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5032" w:rsidRPr="009E56B2" w:rsidRDefault="00615032">
      <w:pPr>
        <w:rPr>
          <w:rFonts w:ascii="Montserrat" w:hAnsi="Montserrat"/>
          <w:sz w:val="24"/>
        </w:rPr>
      </w:pPr>
      <w:r w:rsidRPr="009E56B2">
        <w:rPr>
          <w:rFonts w:ascii="Montserrat" w:hAnsi="Montserrat"/>
          <w:sz w:val="24"/>
        </w:rPr>
        <w:t>AV-0000-D-DaughterSelves</w:t>
      </w: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that led to acts to ban psionics from terrestrial environments and habitats—like planets and space stations. Never mind that such laws leave us nowhere to actually live. Whoever thought up these 'mind-control' fantasies obviously had no psi capability what-so-ever."</w:t>
      </w:r>
    </w:p>
    <w:p w:rsidR="00615032" w:rsidRPr="009E56B2" w:rsidRDefault="00615032">
      <w:pPr>
        <w:rPr>
          <w:rFonts w:ascii="Montserrat" w:hAnsi="Montserrat"/>
          <w:sz w:val="24"/>
        </w:rPr>
      </w:pPr>
      <w:r w:rsidRPr="009E56B2">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615032" w:rsidRPr="009E56B2" w:rsidRDefault="00615032">
      <w:pPr>
        <w:rPr>
          <w:rFonts w:ascii="Montserrat" w:hAnsi="Montserrat"/>
          <w:sz w:val="24"/>
        </w:rPr>
      </w:pPr>
      <w:r w:rsidRPr="009E56B2">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rsidR="00615032" w:rsidRPr="009E56B2" w:rsidRDefault="00615032">
      <w:pPr>
        <w:rPr>
          <w:rFonts w:ascii="Montserrat" w:hAnsi="Montserrat"/>
          <w:sz w:val="24"/>
        </w:rPr>
      </w:pPr>
      <w:r w:rsidRPr="009E56B2">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rsidR="00615032" w:rsidRPr="009E56B2" w:rsidRDefault="00615032">
      <w:pPr>
        <w:rPr>
          <w:rFonts w:ascii="Montserrat" w:hAnsi="Montserrat"/>
          <w:sz w:val="24"/>
        </w:rPr>
      </w:pPr>
      <w:r w:rsidRPr="009E56B2">
        <w:rPr>
          <w:rFonts w:ascii="Montserrat" w:hAnsi="Montserrat"/>
          <w:sz w:val="24"/>
        </w:rPr>
        <w:tab/>
        <w:t>"So what was the Secretary of State's response?" Phoenix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615032" w:rsidRPr="009E56B2" w:rsidRDefault="00615032">
      <w:pPr>
        <w:rPr>
          <w:rFonts w:ascii="Montserrat" w:hAnsi="Montserrat"/>
          <w:sz w:val="24"/>
        </w:rPr>
      </w:pPr>
      <w:r w:rsidRPr="009E56B2">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9E56B2">
        <w:rPr>
          <w:rFonts w:ascii="Montserrat" w:hAnsi="Montserrat"/>
          <w:i/>
          <w:sz w:val="24"/>
        </w:rPr>
        <w:t>ask</w:t>
      </w:r>
      <w:r w:rsidRPr="009E56B2">
        <w:rPr>
          <w:rFonts w:ascii="Montserrat" w:hAnsi="Montserrat"/>
          <w:sz w:val="24"/>
        </w:rPr>
        <w:t xml:space="preserve"> you to come back." He held my eyes with his as he asked, "Will you come back?" He maintained eye contact as he finally took a sip of his tea.</w:t>
      </w:r>
    </w:p>
    <w:p w:rsidR="00615032" w:rsidRPr="009E56B2" w:rsidRDefault="00615032">
      <w:pPr>
        <w:rPr>
          <w:rFonts w:ascii="Montserrat" w:hAnsi="Montserrat"/>
          <w:sz w:val="24"/>
        </w:rPr>
      </w:pPr>
      <w:r w:rsidRPr="009E56B2">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615032" w:rsidRPr="009E56B2" w:rsidRDefault="00615032">
      <w:pPr>
        <w:rPr>
          <w:rFonts w:ascii="Montserrat" w:hAnsi="Montserrat"/>
          <w:sz w:val="24"/>
        </w:rPr>
      </w:pPr>
      <w:r w:rsidRPr="009E56B2">
        <w:rPr>
          <w:rFonts w:ascii="Montserrat" w:hAnsi="Montserrat"/>
          <w:sz w:val="24"/>
        </w:rPr>
        <w:tab/>
        <w:t>"Arden,"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rsidR="00615032" w:rsidRPr="009E56B2" w:rsidRDefault="00615032">
      <w:pPr>
        <w:rPr>
          <w:rFonts w:ascii="Montserrat" w:hAnsi="Montserrat"/>
          <w:sz w:val="24"/>
        </w:rPr>
      </w:pPr>
      <w:r w:rsidRPr="009E56B2">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9E56B2">
        <w:rPr>
          <w:rFonts w:ascii="Montserrat" w:hAnsi="Montserrat"/>
          <w:i/>
          <w:sz w:val="24"/>
        </w:rPr>
        <w:t>me</w:t>
      </w:r>
      <w:r w:rsidRPr="009E56B2">
        <w:rPr>
          <w:rFonts w:ascii="Montserrat" w:hAnsi="Montserrat"/>
          <w:sz w:val="24"/>
        </w:rPr>
        <w:t>. I'd had no idea that I was special. I never realized I existed in a controlled environment. I was trained, like all the other children 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615032" w:rsidRPr="009E56B2" w:rsidRDefault="00615032">
      <w:pPr>
        <w:rPr>
          <w:rFonts w:ascii="Montserrat" w:hAnsi="Montserrat"/>
          <w:sz w:val="24"/>
        </w:rPr>
      </w:pPr>
      <w:r w:rsidRPr="009E56B2">
        <w:rPr>
          <w:rFonts w:ascii="Montserrat" w:hAnsi="Montserrat"/>
          <w:sz w:val="24"/>
        </w:rPr>
        <w:tab/>
        <w:t>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p>
    <w:p w:rsidR="00615032" w:rsidRPr="009E56B2" w:rsidRDefault="00615032">
      <w:pPr>
        <w:rPr>
          <w:rFonts w:ascii="Montserrat" w:hAnsi="Montserrat"/>
          <w:sz w:val="24"/>
        </w:rPr>
      </w:pPr>
      <w:r w:rsidRPr="009E56B2">
        <w:rPr>
          <w:rFonts w:ascii="Montserrat" w:hAnsi="Montserrat"/>
          <w:sz w:val="24"/>
        </w:rPr>
        <w:tab/>
        <w:t xml:space="preserve">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w:t>
      </w:r>
    </w:p>
    <w:p w:rsidR="00615032" w:rsidRPr="009E56B2" w:rsidRDefault="00615032">
      <w:pPr>
        <w:rPr>
          <w:rFonts w:ascii="Montserrat" w:hAnsi="Montserrat"/>
          <w:sz w:val="24"/>
        </w:rPr>
      </w:pPr>
      <w:r w:rsidRPr="009E56B2">
        <w:rPr>
          <w:rFonts w:ascii="Montserrat" w:hAnsi="Montserrat"/>
          <w:sz w:val="24"/>
        </w:rP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9E56B2">
        <w:rPr>
          <w:rFonts w:ascii="Montserrat" w:hAnsi="Montserrat"/>
          <w:i/>
          <w:sz w:val="24"/>
        </w:rPr>
        <w:t>Adventure.</w:t>
      </w:r>
      <w:r w:rsidRPr="009E56B2">
        <w:rPr>
          <w:rFonts w:ascii="Montserrat" w:hAnsi="Montserrat"/>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 </w:t>
      </w:r>
    </w:p>
    <w:p w:rsidR="00615032" w:rsidRPr="009E56B2" w:rsidRDefault="00615032">
      <w:pPr>
        <w:rPr>
          <w:rFonts w:ascii="Montserrat" w:hAnsi="Montserrat"/>
          <w:sz w:val="24"/>
        </w:rPr>
      </w:pPr>
      <w:r w:rsidRPr="009E56B2">
        <w:rPr>
          <w:rFonts w:ascii="Montserrat" w:hAnsi="Montserrat"/>
          <w:sz w:val="24"/>
        </w:rPr>
        <w:tab/>
        <w:t xml:space="preserve">I also wonder what they were thinking when they dragged that same girl in front of cameras, six years later, to relate the details of the first-contact disaster to the world? I know </w:t>
      </w:r>
      <w:r w:rsidRPr="009E56B2">
        <w:rPr>
          <w:rFonts w:ascii="Montserrat" w:hAnsi="Montserrat"/>
          <w:i/>
          <w:sz w:val="24"/>
        </w:rPr>
        <w:t>why</w:t>
      </w:r>
      <w:r w:rsidRPr="009E56B2">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some credentials to establish with the public; I had to demonstrate and define some of my abilities. Thus, our carefully guarded existence was traded to win support for an accelerated space colonization and militarization effort. I have no notion of whether my keepers gave any thought to how the event would make me feel. It sure made for great journalism, though; a tragic figure bravely describing the last moments of the deep space explorer </w:t>
      </w:r>
      <w:r w:rsidRPr="009E56B2">
        <w:rPr>
          <w:rFonts w:ascii="Montserrat" w:hAnsi="Montserrat"/>
          <w:i/>
          <w:sz w:val="24"/>
        </w:rPr>
        <w:t>Adventure</w:t>
      </w:r>
      <w:r w:rsidRPr="009E56B2">
        <w:rPr>
          <w:rFonts w:ascii="Montserrat" w:hAnsi="Montserrat"/>
          <w:sz w:val="24"/>
        </w:rPr>
        <w:t xml:space="preserve">, quietly dying her mother's death in her memory. </w:t>
      </w:r>
    </w:p>
    <w:p w:rsidR="00615032" w:rsidRPr="009E56B2" w:rsidRDefault="00615032">
      <w:pPr>
        <w:rPr>
          <w:rFonts w:ascii="Montserrat" w:hAnsi="Montserrat"/>
          <w:sz w:val="24"/>
        </w:rPr>
      </w:pPr>
      <w:r w:rsidRPr="009E56B2">
        <w:rPr>
          <w:rFonts w:ascii="Montserrat" w:hAnsi="Montserrat"/>
          <w:sz w:val="24"/>
        </w:rPr>
        <w:tab/>
        <w:t>Maybe the wound healed better for being reopened and liberally bled.</w:t>
      </w:r>
    </w:p>
    <w:p w:rsidR="00615032" w:rsidRPr="009E56B2" w:rsidRDefault="00615032">
      <w:pPr>
        <w:rPr>
          <w:rFonts w:ascii="Montserrat" w:hAnsi="Montserrat"/>
          <w:sz w:val="24"/>
        </w:rPr>
      </w:pPr>
      <w:r w:rsidRPr="009E56B2">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615032" w:rsidRPr="009E56B2" w:rsidRDefault="00615032">
      <w:pPr>
        <w:rPr>
          <w:rFonts w:ascii="Montserrat" w:hAnsi="Montserrat"/>
          <w:sz w:val="24"/>
        </w:rPr>
      </w:pPr>
      <w:r w:rsidRPr="009E56B2">
        <w:rPr>
          <w:rFonts w:ascii="Montserrat" w:hAnsi="Montserrat"/>
          <w:sz w:val="24"/>
        </w:rPr>
        <w:tab/>
        <w:t>Imagine my surprise. I had been out of contact for some time, so he had to track me down at my current home in Scotland. I was there alone. And now that the past, in the form of one Captain O'Neal, had intruded on my isolation, I was forced to realize that I was lonely. 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615032" w:rsidRPr="009E56B2" w:rsidRDefault="00615032">
      <w:pPr>
        <w:rPr>
          <w:rFonts w:ascii="Montserrat" w:hAnsi="Montserrat"/>
          <w:sz w:val="24"/>
        </w:rPr>
      </w:pPr>
      <w:r w:rsidRPr="009E56B2">
        <w:rPr>
          <w:rFonts w:ascii="Montserrat" w:hAnsi="Montserrat"/>
          <w:sz w:val="24"/>
        </w:rPr>
        <w:tab/>
        <w:t xml:space="preserve">"Arden," he interrupted my reflection. I flushed slightly, wondering how long a silence had passed. Seeing that he had my attention again, he continued. "I understand how you feel, but that is history now. We really need you now. </w:t>
      </w:r>
      <w:r w:rsidRPr="009E56B2">
        <w:rPr>
          <w:rFonts w:ascii="Montserrat" w:hAnsi="Montserrat"/>
          <w:i/>
          <w:sz w:val="24"/>
        </w:rPr>
        <w:t xml:space="preserve">I </w:t>
      </w:r>
      <w:r w:rsidRPr="009E56B2">
        <w:rPr>
          <w:rFonts w:ascii="Montserrat" w:hAnsi="Montserrat"/>
          <w:sz w:val="24"/>
        </w:rPr>
        <w:t xml:space="preserve">need you," he emphasized. </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i/>
          <w:sz w:val="24"/>
        </w:rPr>
        <w:t xml:space="preserve">You </w:t>
      </w:r>
      <w:r w:rsidRPr="009E56B2">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9E56B2">
        <w:rPr>
          <w:rFonts w:ascii="Montserrat" w:hAnsi="Montserrat"/>
          <w:i/>
          <w:sz w:val="24"/>
        </w:rPr>
        <w:t xml:space="preserve">was </w:t>
      </w:r>
      <w:r w:rsidRPr="009E56B2">
        <w:rPr>
          <w:rFonts w:ascii="Montserrat" w:hAnsi="Montserrat"/>
          <w:sz w:val="24"/>
        </w:rPr>
        <w:t xml:space="preserve">indispensable. That doesn't mean I'm qualified to complete her work for the project," I pointed out. </w:t>
      </w:r>
    </w:p>
    <w:p w:rsidR="00615032" w:rsidRPr="009E56B2" w:rsidRDefault="00615032">
      <w:pPr>
        <w:rPr>
          <w:rFonts w:ascii="Montserrat" w:hAnsi="Montserrat"/>
          <w:sz w:val="24"/>
        </w:rPr>
      </w:pPr>
      <w:r w:rsidRPr="009E56B2">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615032" w:rsidRPr="009E56B2" w:rsidRDefault="00615032">
      <w:pPr>
        <w:rPr>
          <w:rFonts w:ascii="Montserrat" w:hAnsi="Montserrat"/>
          <w:sz w:val="24"/>
        </w:rPr>
      </w:pPr>
      <w:r w:rsidRPr="009E56B2">
        <w:rPr>
          <w:rFonts w:ascii="Montserrat" w:hAnsi="Montserrat"/>
          <w:sz w:val="24"/>
        </w:rPr>
        <w:tab/>
        <w:t xml:space="preserve">"Curiouser and curiouser," I murmured. I rubbed a thoughtful finger over my lips. "You said </w:t>
      </w:r>
      <w:r w:rsidRPr="009E56B2">
        <w:rPr>
          <w:rFonts w:ascii="Montserrat" w:hAnsi="Montserrat"/>
          <w:i/>
          <w:sz w:val="24"/>
        </w:rPr>
        <w:t xml:space="preserve">they </w:t>
      </w:r>
      <w:r w:rsidRPr="009E56B2">
        <w:rPr>
          <w:rFonts w:ascii="Montserrat" w:hAnsi="Montserrat"/>
          <w:sz w:val="24"/>
        </w:rPr>
        <w:t xml:space="preserve">want me back; </w:t>
      </w:r>
      <w:r w:rsidRPr="009E56B2">
        <w:rPr>
          <w:rFonts w:ascii="Montserrat" w:hAnsi="Montserrat"/>
          <w:i/>
          <w:sz w:val="24"/>
        </w:rPr>
        <w:t>you</w:t>
      </w:r>
      <w:r w:rsidRPr="009E56B2">
        <w:rPr>
          <w:rFonts w:ascii="Montserrat" w:hAnsi="Montserrat"/>
          <w:sz w:val="24"/>
        </w:rPr>
        <w:t xml:space="preserve"> need me. Why?" I prompted. "Give me an answer that makes sense."</w:t>
      </w:r>
    </w:p>
    <w:p w:rsidR="00615032" w:rsidRPr="009E56B2" w:rsidRDefault="00615032">
      <w:pPr>
        <w:rPr>
          <w:rFonts w:ascii="Montserrat" w:hAnsi="Montserrat"/>
          <w:sz w:val="24"/>
        </w:rPr>
      </w:pPr>
      <w:r w:rsidRPr="009E56B2">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615032" w:rsidRPr="009E56B2" w:rsidRDefault="00615032">
      <w:pPr>
        <w:rPr>
          <w:rFonts w:ascii="Montserrat" w:hAnsi="Montserrat"/>
          <w:sz w:val="24"/>
        </w:rPr>
      </w:pPr>
      <w:r w:rsidRPr="009E56B2">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615032" w:rsidRPr="009E56B2" w:rsidRDefault="00615032">
      <w:pPr>
        <w:rPr>
          <w:rFonts w:ascii="Montserrat" w:hAnsi="Montserrat"/>
          <w:sz w:val="24"/>
        </w:rPr>
      </w:pPr>
      <w:r w:rsidRPr="009E56B2">
        <w:rPr>
          <w:rFonts w:ascii="Montserrat" w:hAnsi="Montserrat"/>
          <w:sz w:val="24"/>
        </w:rPr>
        <w:tab/>
        <w:t>"They would never get me on one of those ships if I didn't want to be there," I growled.</w:t>
      </w:r>
    </w:p>
    <w:p w:rsidR="00615032" w:rsidRPr="009E56B2" w:rsidRDefault="00615032">
      <w:pPr>
        <w:rPr>
          <w:rFonts w:ascii="Montserrat" w:hAnsi="Montserrat"/>
          <w:sz w:val="24"/>
        </w:rPr>
      </w:pPr>
      <w:r w:rsidRPr="009E56B2">
        <w:rPr>
          <w:rFonts w:ascii="Montserrat" w:hAnsi="Montserrat"/>
          <w:sz w:val="24"/>
        </w:rPr>
        <w:tab/>
        <w:t>He turned a flat look in my direction and said, "If it came to that I wish it were true."</w:t>
      </w:r>
    </w:p>
    <w:p w:rsidR="00615032" w:rsidRPr="009E56B2" w:rsidRDefault="00615032">
      <w:pPr>
        <w:rPr>
          <w:rFonts w:ascii="Montserrat" w:hAnsi="Montserrat"/>
          <w:sz w:val="24"/>
        </w:rPr>
      </w:pPr>
      <w:r w:rsidRPr="009E56B2">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615032" w:rsidRPr="009E56B2" w:rsidRDefault="00615032">
      <w:pPr>
        <w:rPr>
          <w:rFonts w:ascii="Montserrat" w:hAnsi="Montserrat"/>
          <w:sz w:val="24"/>
        </w:rPr>
      </w:pPr>
      <w:r w:rsidRPr="009E56B2">
        <w:rPr>
          <w:rFonts w:ascii="Montserrat" w:hAnsi="Montserrat"/>
          <w:sz w:val="24"/>
        </w:rPr>
        <w:tab/>
        <w:t>He returned the slightest of nods.</w:t>
      </w:r>
    </w:p>
    <w:p w:rsidR="00615032" w:rsidRPr="009E56B2" w:rsidRDefault="00615032">
      <w:pPr>
        <w:rPr>
          <w:rFonts w:ascii="Montserrat" w:hAnsi="Montserrat"/>
          <w:sz w:val="24"/>
        </w:rPr>
      </w:pPr>
      <w:r w:rsidRPr="009E56B2">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615032" w:rsidRPr="009E56B2" w:rsidRDefault="00615032">
      <w:pPr>
        <w:rPr>
          <w:rFonts w:ascii="Montserrat" w:hAnsi="Montserrat"/>
          <w:sz w:val="24"/>
        </w:rPr>
      </w:pPr>
      <w:r w:rsidRPr="009E56B2">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615032" w:rsidRPr="009E56B2" w:rsidRDefault="00615032">
      <w:pPr>
        <w:rPr>
          <w:rFonts w:ascii="Montserrat" w:hAnsi="Montserrat"/>
          <w:sz w:val="24"/>
        </w:rPr>
      </w:pPr>
      <w:r w:rsidRPr="009E56B2">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615032" w:rsidRPr="009E56B2" w:rsidRDefault="00615032">
      <w:pPr>
        <w:rPr>
          <w:rFonts w:ascii="Montserrat" w:hAnsi="Montserrat"/>
          <w:sz w:val="24"/>
        </w:rPr>
      </w:pPr>
      <w:r w:rsidRPr="009E56B2">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9E56B2">
        <w:rPr>
          <w:rFonts w:ascii="Montserrat" w:hAnsi="Montserrat"/>
          <w:i/>
          <w:sz w:val="24"/>
        </w:rPr>
        <w:t xml:space="preserve">faux pas. </w:t>
      </w:r>
      <w:r w:rsidRPr="009E56B2">
        <w:rPr>
          <w:rFonts w:ascii="Montserrat" w:hAnsi="Montserrat"/>
          <w:sz w:val="24"/>
        </w:rPr>
        <w:t>At first I just looked and studied what could be seen from my perspective.</w:t>
      </w:r>
    </w:p>
    <w:p w:rsidR="00615032" w:rsidRPr="009E56B2" w:rsidRDefault="00615032">
      <w:pPr>
        <w:rPr>
          <w:rFonts w:ascii="Montserrat" w:hAnsi="Montserrat"/>
          <w:sz w:val="24"/>
        </w:rPr>
      </w:pPr>
      <w:r w:rsidRPr="009E56B2">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9E56B2">
        <w:rPr>
          <w:rFonts w:ascii="Montserrat" w:hAnsi="Montserrat"/>
          <w:i/>
          <w:sz w:val="24"/>
        </w:rPr>
        <w:t>Actually, psi potential often continues growing even in latents like myself. The problem is that integrating that potential with my adult mind would unhinge or shatter my perception of reality.</w:t>
      </w:r>
      <w:r w:rsidRPr="009E56B2">
        <w:rPr>
          <w:rFonts w:ascii="Montserrat" w:hAnsi="Montserrat"/>
          <w:sz w:val="24"/>
        </w:rPr>
        <w:t xml:space="preserve"> </w:t>
      </w:r>
    </w:p>
    <w:p w:rsidR="00615032" w:rsidRPr="009E56B2" w:rsidRDefault="00615032">
      <w:pPr>
        <w:rPr>
          <w:rFonts w:ascii="Montserrat" w:hAnsi="Montserrat"/>
          <w:sz w:val="24"/>
        </w:rPr>
      </w:pPr>
      <w:r w:rsidRPr="009E56B2">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615032" w:rsidRPr="009E56B2" w:rsidRDefault="00615032">
      <w:pPr>
        <w:rPr>
          <w:rFonts w:ascii="Montserrat" w:hAnsi="Montserrat"/>
          <w:sz w:val="24"/>
        </w:rPr>
      </w:pPr>
      <w:r w:rsidRPr="009E56B2">
        <w:rPr>
          <w:rFonts w:ascii="Montserrat" w:hAnsi="Montserrat"/>
          <w:sz w:val="24"/>
        </w:rPr>
        <w:tab/>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615032" w:rsidRPr="009E56B2" w:rsidRDefault="00615032">
      <w:pPr>
        <w:rPr>
          <w:rFonts w:ascii="Montserrat" w:hAnsi="Montserrat"/>
          <w:sz w:val="24"/>
        </w:rPr>
      </w:pPr>
      <w:r w:rsidRPr="009E56B2">
        <w:rPr>
          <w:rFonts w:ascii="Montserrat" w:hAnsi="Montserrat"/>
          <w:sz w:val="24"/>
        </w:rPr>
        <w:tab/>
        <w:t xml:space="preserve">I understood that he was afraid. I did not understand his fear. "How do you deal with it?" I asked in a subdued tone. </w:t>
      </w:r>
    </w:p>
    <w:p w:rsidR="00615032" w:rsidRPr="009E56B2" w:rsidRDefault="00615032">
      <w:pPr>
        <w:rPr>
          <w:rFonts w:ascii="Montserrat" w:hAnsi="Montserrat"/>
          <w:sz w:val="24"/>
        </w:rPr>
      </w:pPr>
      <w:r w:rsidRPr="009E56B2">
        <w:rPr>
          <w:rFonts w:ascii="Montserrat" w:hAnsi="Montserrat"/>
          <w:sz w:val="24"/>
        </w:rPr>
        <w:tab/>
        <w:t xml:space="preserve">"That is simple," he said, "I </w:t>
      </w:r>
      <w:r w:rsidRPr="009E56B2">
        <w:rPr>
          <w:rFonts w:ascii="Montserrat" w:hAnsi="Montserrat"/>
          <w:i/>
          <w:sz w:val="24"/>
        </w:rPr>
        <w:t>deal</w:t>
      </w:r>
      <w:r w:rsidRPr="009E56B2">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615032" w:rsidRPr="009E56B2" w:rsidRDefault="00615032">
      <w:pPr>
        <w:rPr>
          <w:rFonts w:ascii="Montserrat" w:hAnsi="Montserrat"/>
          <w:sz w:val="24"/>
        </w:rPr>
      </w:pPr>
      <w:r w:rsidRPr="009E56B2">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9E56B2">
        <w:rPr>
          <w:rFonts w:ascii="Montserrat" w:hAnsi="Montserrat"/>
          <w:i/>
          <w:sz w:val="24"/>
        </w:rPr>
        <w:t xml:space="preserve">had </w:t>
      </w:r>
      <w:r w:rsidRPr="009E56B2">
        <w:rPr>
          <w:rFonts w:ascii="Montserrat" w:hAnsi="Montserrat"/>
          <w:sz w:val="24"/>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615032" w:rsidRPr="009E56B2" w:rsidRDefault="00615032">
      <w:pPr>
        <w:rPr>
          <w:rFonts w:ascii="Montserrat" w:hAnsi="Montserrat"/>
          <w:sz w:val="24"/>
        </w:rPr>
      </w:pPr>
      <w:r w:rsidRPr="009E56B2">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615032" w:rsidRPr="009E56B2" w:rsidRDefault="00615032">
      <w:pPr>
        <w:rPr>
          <w:rFonts w:ascii="Montserrat" w:hAnsi="Montserrat"/>
          <w:sz w:val="24"/>
        </w:rPr>
      </w:pPr>
      <w:r w:rsidRPr="009E56B2">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615032" w:rsidRPr="009E56B2" w:rsidRDefault="00615032">
      <w:pPr>
        <w:rPr>
          <w:rFonts w:ascii="Montserrat" w:hAnsi="Montserrat"/>
          <w:sz w:val="24"/>
        </w:rPr>
      </w:pPr>
      <w:r w:rsidRPr="009E56B2">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615032" w:rsidRPr="009E56B2" w:rsidRDefault="00615032">
      <w:pPr>
        <w:rPr>
          <w:rFonts w:ascii="Montserrat" w:hAnsi="Montserrat"/>
          <w:sz w:val="24"/>
        </w:rPr>
      </w:pPr>
      <w:r w:rsidRPr="009E56B2">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"assigning "what prophesy. "how </w:t>
      </w:r>
      <w:r w:rsidRPr="009E56B2">
        <w:rPr>
          <w:rFonts w:ascii="Montserrat" w:hAnsi="Montserrat"/>
          <w:sz w:val="24"/>
        </w:rPr>
        <w:tab/>
        <w:t xml:space="preserve">he </w:t>
      </w:r>
      <w:r w:rsidRPr="009E56B2">
        <w:rPr>
          <w:rFonts w:ascii="Montserrat" w:hAnsi="Montserrat"/>
          <w:sz w:val="24"/>
        </w:rPr>
        <w:tab/>
        <w:t xml:space="preserve"> "so</w:t>
      </w:r>
      <w:r w:rsidRPr="009E56B2">
        <w:rPr>
          <w:rFonts w:ascii="Montserrat" w:hAnsi="Montserrat"/>
          <w:sz w:val="24"/>
        </w:rPr>
        <w:tab/>
        <w:t xml:space="preserve">he"you </w:t>
      </w:r>
      <w:r w:rsidRPr="009E56B2">
        <w:rPr>
          <w:rFonts w:ascii="Montserrat" w:hAnsi="Montserrat"/>
          <w:sz w:val="24"/>
        </w:rPr>
        <w:tab/>
        <w:t>"so,</w:t>
      </w:r>
      <w:r w:rsidRPr="009E56B2">
        <w:rPr>
          <w:rFonts w:ascii="Montserrat" w:hAnsi="Montserrat"/>
          <w:sz w:val="24"/>
        </w:rPr>
        <w:tab/>
        <w:t xml:space="preserve">"what!?" "well, the can not </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 xml:space="preserve">Most nerve twisting glue-—some </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/—0 - 7—/</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rsidR="00615032" w:rsidRPr="009E56B2" w:rsidRDefault="00615032">
      <w:pPr>
        <w:rPr>
          <w:rFonts w:ascii="Montserrat" w:hAnsi="Montserrat"/>
          <w:sz w:val="24"/>
        </w:rPr>
      </w:pPr>
      <w:r w:rsidRPr="009E56B2">
        <w:rPr>
          <w:rFonts w:ascii="Montserrat" w:hAnsi="Montserrat"/>
          <w:caps/>
          <w:sz w:val="24"/>
        </w:rPr>
        <w:tab/>
      </w:r>
      <w:r w:rsidRPr="009E56B2">
        <w:rPr>
          <w:rFonts w:ascii="Montserrat" w:hAnsi="Montserrat"/>
          <w:sz w:val="24"/>
        </w:rPr>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rsidR="00615032" w:rsidRPr="009E56B2" w:rsidRDefault="00615032">
      <w:pPr>
        <w:rPr>
          <w:rFonts w:ascii="Montserrat" w:hAnsi="Montserrat"/>
          <w:sz w:val="24"/>
        </w:rPr>
      </w:pPr>
      <w:r w:rsidRPr="009E56B2">
        <w:rPr>
          <w:rFonts w:ascii="Montserrat" w:hAnsi="Montserrat"/>
          <w:sz w:val="24"/>
        </w:rPr>
        <w:t>/—7 - 11—/</w:t>
      </w:r>
    </w:p>
    <w:p w:rsidR="00615032" w:rsidRPr="009E56B2" w:rsidRDefault="00615032">
      <w:pPr>
        <w:rPr>
          <w:rFonts w:ascii="Montserrat" w:hAnsi="Montserrat"/>
          <w:sz w:val="24"/>
        </w:rPr>
      </w:pPr>
      <w:r w:rsidRPr="009E56B2">
        <w:rPr>
          <w:rFonts w:ascii="Montserrat" w:hAnsi="Montserrat"/>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r w:rsidRPr="009E56B2">
        <w:rPr>
          <w:rFonts w:ascii="Montserrat" w:hAnsi="Montserrat"/>
          <w:sz w:val="24"/>
        </w:rPr>
        <w:br w:type="page"/>
      </w: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 xml:space="preserve">(^_^) </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Loose threads: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Arthur Remmington, acting through a slip-puppet that was tortured and killed, remains alive and in the shadows.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Thorn, (Arkham) the hacker who managed to become a Senator for the State of California, and his lieutenants, Diamond and Ariadne, pull up their roots and relocate to Ao'Ajeo to pursue their interest in Phoenix.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Naomi and Connie accompany Phoenix, her father and Athena to Ao'Ajeo, remaining in contact with Phoenix until her exile.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(^_^) </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 xml:space="preserve">The terrible news aired the next morning. </w:t>
      </w:r>
    </w:p>
    <w:p w:rsidR="00615032" w:rsidRPr="009E56B2" w:rsidRDefault="00615032">
      <w:pPr>
        <w:rPr>
          <w:rFonts w:ascii="Montserrat" w:hAnsi="Montserrat"/>
          <w:sz w:val="24"/>
        </w:rPr>
      </w:pPr>
      <w:r w:rsidRPr="009E56B2">
        <w:rPr>
          <w:rFonts w:ascii="Montserrat" w:hAnsi="Montserrat"/>
          <w:sz w:val="24"/>
        </w:rPr>
        <w:tab/>
        <w:t xml:space="preserve">A body, matching hers in every detail had appeared in a police morgue, and </w:t>
      </w:r>
    </w:p>
    <w:p w:rsidR="00615032" w:rsidRPr="009E56B2" w:rsidRDefault="00615032">
      <w:pPr>
        <w:rPr>
          <w:rFonts w:ascii="Montserrat" w:hAnsi="Montserrat"/>
          <w:sz w:val="24"/>
        </w:rPr>
      </w:pPr>
      <w:r w:rsidRPr="009E56B2">
        <w:rPr>
          <w:rFonts w:ascii="Montserrat" w:hAnsi="Montserrat"/>
          <w:sz w:val="24"/>
        </w:rPr>
        <w:tab/>
        <w:t>… at home when they came to inform her hosts of what they had assumed to be her death. Phoenix offered no explanation, when she was asked.</w:t>
      </w:r>
    </w:p>
    <w:p w:rsidR="00615032" w:rsidRPr="009E56B2" w:rsidRDefault="00615032">
      <w:pPr>
        <w:rPr>
          <w:rFonts w:ascii="Montserrat" w:hAnsi="Montserrat"/>
          <w:sz w:val="24"/>
        </w:rPr>
      </w:pPr>
      <w:r w:rsidRPr="009E56B2">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615032" w:rsidRPr="009E56B2" w:rsidRDefault="00615032">
      <w:pPr>
        <w:rPr>
          <w:rFonts w:ascii="Montserrat" w:hAnsi="Montserrat"/>
          <w:sz w:val="24"/>
        </w:rPr>
      </w:pPr>
      <w:r w:rsidRPr="009E56B2">
        <w:rPr>
          <w:rFonts w:ascii="Montserrat" w:hAnsi="Montserrat"/>
          <w:sz w:val="24"/>
        </w:rPr>
        <w:tab/>
        <w:t xml:space="preserve">So had whoever killed her. The body had been altered to appear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Anastasia Neve Kohler: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Morgan Erin Wildmuir: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Christian Allan Temple: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Mason Damon Drake: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Michael Thomas Kinkade: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Phoenixander James Maxwell: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"thank you, lieutenant," the x said dismissing the officer who had announced them. As the group filed in the x urged them to take their seats. I held my breath as the x waved </w:t>
      </w:r>
      <w:r w:rsidRPr="009E56B2">
        <w:rPr>
          <w:rFonts w:ascii="Montserrat" w:hAnsi="Montserrat"/>
          <w:i/>
          <w:sz w:val="24"/>
        </w:rPr>
        <w:t xml:space="preserve">him </w:t>
      </w:r>
      <w:r w:rsidRPr="009E56B2">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615032" w:rsidRPr="009E56B2" w:rsidRDefault="00615032">
      <w:pPr>
        <w:rPr>
          <w:rFonts w:ascii="Montserrat" w:hAnsi="Montserrat"/>
          <w:sz w:val="24"/>
        </w:rPr>
      </w:pPr>
      <w:r w:rsidRPr="009E56B2">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rsidR="00615032" w:rsidRPr="009E56B2" w:rsidRDefault="00615032">
      <w:pPr>
        <w:rPr>
          <w:rFonts w:ascii="Montserrat" w:hAnsi="Montserrat"/>
          <w:sz w:val="24"/>
        </w:rPr>
      </w:pPr>
      <w:r w:rsidRPr="009E56B2">
        <w:rPr>
          <w:rFonts w:ascii="Montserrat" w:hAnsi="Montserrat"/>
          <w:sz w:val="24"/>
        </w:rPr>
        <w:tab/>
        <w:t xml:space="preserve">I quirked an eyebrow and frowned as he paused to regard me. I searched my memory—a part acquired from my mother's mind—and recalled the early drafts of the </w:t>
      </w:r>
      <w:r w:rsidRPr="009E56B2">
        <w:rPr>
          <w:rFonts w:ascii="Montserrat" w:hAnsi="Montserrat"/>
          <w:i/>
          <w:sz w:val="24"/>
        </w:rPr>
        <w:t>explorer</w:t>
      </w:r>
      <w:r w:rsidRPr="009E56B2">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9E56B2">
        <w:rPr>
          <w:rFonts w:ascii="Montserrat" w:hAnsi="Montserrat"/>
          <w:i/>
          <w:sz w:val="24"/>
        </w:rPr>
        <w:t>Adventure.</w:t>
      </w:r>
      <w:r w:rsidRPr="009E56B2">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615032" w:rsidRPr="009E56B2" w:rsidRDefault="00615032">
      <w:pPr>
        <w:rPr>
          <w:rFonts w:ascii="Montserrat" w:hAnsi="Montserrat"/>
          <w:sz w:val="24"/>
        </w:rPr>
      </w:pPr>
      <w:r w:rsidRPr="009E56B2">
        <w:rPr>
          <w:rFonts w:ascii="Montserrat" w:hAnsi="Montserrat"/>
          <w:sz w:val="24"/>
        </w:rPr>
        <w:tab/>
        <w:t>the x smiled.</w:t>
      </w:r>
    </w:p>
    <w:p w:rsidR="00615032" w:rsidRPr="009E56B2" w:rsidRDefault="00615032">
      <w:pPr>
        <w:rPr>
          <w:rFonts w:ascii="Montserrat" w:hAnsi="Montserrat"/>
          <w:sz w:val="24"/>
        </w:rPr>
      </w:pPr>
      <w:r w:rsidRPr="009E56B2">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615032" w:rsidRPr="009E56B2" w:rsidRDefault="00615032">
      <w:pPr>
        <w:rPr>
          <w:rFonts w:ascii="Montserrat" w:hAnsi="Montserrat"/>
          <w:sz w:val="24"/>
        </w:rPr>
      </w:pPr>
      <w:r w:rsidRPr="009E56B2">
        <w:rPr>
          <w:rFonts w:ascii="Montserrat" w:hAnsi="Montserrat"/>
          <w:sz w:val="24"/>
        </w:rPr>
        <w:tab/>
        <w:t>I think I held my breath. My mother's dream, and the cause of her death.</w:t>
      </w:r>
    </w:p>
    <w:p w:rsidR="00615032" w:rsidRPr="009E56B2" w:rsidRDefault="00615032">
      <w:pPr>
        <w:rPr>
          <w:rFonts w:ascii="Montserrat" w:hAnsi="Montserrat"/>
          <w:sz w:val="24"/>
        </w:rPr>
      </w:pPr>
      <w:r w:rsidRPr="009E56B2">
        <w:rPr>
          <w:rFonts w:ascii="Montserrat" w:hAnsi="Montserrat"/>
          <w:sz w:val="24"/>
        </w:rPr>
        <w:tab/>
        <w:t xml:space="preserve">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 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615032" w:rsidRPr="009E56B2" w:rsidRDefault="00615032">
      <w:pPr>
        <w:rPr>
          <w:rFonts w:ascii="Montserrat" w:hAnsi="Montserrat"/>
          <w:sz w:val="24"/>
        </w:rPr>
      </w:pPr>
      <w:r w:rsidRPr="009E56B2">
        <w:rPr>
          <w:rFonts w:ascii="Montserrat" w:hAnsi="Montserrat"/>
          <w:sz w:val="24"/>
        </w:rPr>
        <w:tab/>
        <w:t>"our intentions," he returned to the specifics of our briefing, "broadly put, are to make sure that they understand that we will not be intimidated or turned from our objectives in space. Since we can't talk to them, we have to accomplish this through our actions. So, it going get hairy out there on occasions.</w:t>
      </w:r>
    </w:p>
    <w:p w:rsidR="00615032" w:rsidRPr="009E56B2" w:rsidRDefault="00615032">
      <w:pPr>
        <w:rPr>
          <w:rFonts w:ascii="Montserrat" w:hAnsi="Montserrat"/>
          <w:sz w:val="24"/>
        </w:rPr>
      </w:pPr>
      <w:r w:rsidRPr="009E56B2">
        <w:rPr>
          <w:rFonts w:ascii="Montserrat" w:hAnsi="Montserrat"/>
          <w:sz w:val="24"/>
        </w:rPr>
        <w:tab/>
        <w:t>"if, when we deploy, we come across hostiles Û 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615032" w:rsidRPr="009E56B2" w:rsidRDefault="00615032">
      <w:pPr>
        <w:rPr>
          <w:rFonts w:ascii="Montserrat" w:hAnsi="Montserrat"/>
          <w:sz w:val="24"/>
        </w:rPr>
      </w:pPr>
      <w:r w:rsidRPr="009E56B2">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615032" w:rsidRPr="009E56B2" w:rsidRDefault="00615032">
      <w:pPr>
        <w:rPr>
          <w:rFonts w:ascii="Montserrat" w:hAnsi="Montserrat"/>
          <w:sz w:val="24"/>
        </w:rPr>
      </w:pPr>
      <w:r w:rsidRPr="009E56B2">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615032" w:rsidRPr="009E56B2" w:rsidRDefault="00615032">
      <w:pPr>
        <w:rPr>
          <w:rFonts w:ascii="Montserrat" w:hAnsi="Montserrat"/>
          <w:sz w:val="24"/>
        </w:rPr>
      </w:pPr>
      <w:r w:rsidRPr="009E56B2">
        <w:rPr>
          <w:rFonts w:ascii="Montserrat" w:hAnsi="Montserrat"/>
          <w:sz w:val="24"/>
        </w:rPr>
        <w:tab/>
        <w:t>i'm pretty sure I was blushing. Ember and x shared a smile and connor just looked innocent.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rsidR="00615032" w:rsidRPr="009E56B2" w:rsidRDefault="00615032">
      <w:pPr>
        <w:rPr>
          <w:rFonts w:ascii="Montserrat" w:hAnsi="Montserrat"/>
          <w:sz w:val="24"/>
        </w:rPr>
      </w:pPr>
      <w:r w:rsidRPr="009E56B2">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rsidR="00615032" w:rsidRPr="009E56B2" w:rsidRDefault="00615032">
      <w:pPr>
        <w:rPr>
          <w:rFonts w:ascii="Montserrat" w:hAnsi="Montserrat"/>
          <w:sz w:val="24"/>
        </w:rPr>
      </w:pPr>
      <w:r w:rsidRPr="009E56B2">
        <w:rPr>
          <w:rFonts w:ascii="Montserrat" w:hAnsi="Montserrat"/>
          <w:sz w:val="24"/>
        </w:rPr>
        <w:tab/>
        <w:t>"So, now the military is having doubts, eh?" she asked.</w:t>
      </w:r>
    </w:p>
    <w:p w:rsidR="00615032" w:rsidRPr="009E56B2" w:rsidRDefault="00615032">
      <w:pPr>
        <w:rPr>
          <w:rFonts w:ascii="Montserrat" w:hAnsi="Montserrat"/>
          <w:sz w:val="24"/>
        </w:rPr>
      </w:pPr>
      <w:r w:rsidRPr="009E56B2">
        <w:rPr>
          <w:rFonts w:ascii="Montserrat" w:hAnsi="Montserrat"/>
          <w:sz w:val="24"/>
        </w:rP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these objections were overruled, but some of the allegations they are making do worry some of the brass higher up."</w:t>
      </w:r>
    </w:p>
    <w:p w:rsidR="00615032" w:rsidRPr="009E56B2" w:rsidRDefault="00615032">
      <w:pPr>
        <w:rPr>
          <w:rFonts w:ascii="Montserrat" w:hAnsi="Montserrat"/>
          <w:sz w:val="24"/>
        </w:rPr>
      </w:pPr>
      <w:r w:rsidRPr="009E56B2">
        <w:rPr>
          <w:rFonts w:ascii="Montserrat" w:hAnsi="Montserrat"/>
          <w:sz w:val="24"/>
        </w:rPr>
        <w:tab/>
        <w:t>"You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 obviously had no psi capability what-so-ever."</w:t>
      </w:r>
    </w:p>
    <w:p w:rsidR="00615032" w:rsidRPr="009E56B2" w:rsidRDefault="00615032">
      <w:pPr>
        <w:rPr>
          <w:rFonts w:ascii="Montserrat" w:hAnsi="Montserrat"/>
          <w:sz w:val="24"/>
        </w:rPr>
      </w:pPr>
      <w:r w:rsidRPr="009E56B2">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615032" w:rsidRPr="009E56B2" w:rsidRDefault="00615032">
      <w:pPr>
        <w:rPr>
          <w:rFonts w:ascii="Montserrat" w:hAnsi="Montserrat"/>
          <w:sz w:val="24"/>
        </w:rPr>
      </w:pPr>
      <w:r w:rsidRPr="009E56B2">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rsidR="00615032" w:rsidRPr="009E56B2" w:rsidRDefault="00615032">
      <w:pPr>
        <w:rPr>
          <w:rFonts w:ascii="Montserrat" w:hAnsi="Montserrat"/>
          <w:sz w:val="24"/>
        </w:rPr>
      </w:pPr>
      <w:r w:rsidRPr="009E56B2">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rsidR="00615032" w:rsidRPr="009E56B2" w:rsidRDefault="00615032">
      <w:pPr>
        <w:rPr>
          <w:rFonts w:ascii="Montserrat" w:hAnsi="Montserrat"/>
          <w:sz w:val="24"/>
        </w:rPr>
      </w:pPr>
      <w:r w:rsidRPr="009E56B2">
        <w:rPr>
          <w:rFonts w:ascii="Montserrat" w:hAnsi="Montserrat"/>
          <w:sz w:val="24"/>
        </w:rPr>
        <w:tab/>
        <w:t>"So what was the Secretary of State's response?" Phoenix asked while he laughed softly at the expression on her face. He took a deep breath to calm himself and ran his hands through his hair. When he started chuckling again, she snarled, "Well? What did they say?"</w:t>
      </w:r>
    </w:p>
    <w:p w:rsidR="00615032" w:rsidRPr="009E56B2" w:rsidRDefault="00615032">
      <w:pPr>
        <w:rPr>
          <w:rFonts w:ascii="Montserrat" w:hAnsi="Montserrat"/>
          <w:sz w:val="24"/>
        </w:rPr>
      </w:pPr>
      <w:r w:rsidRPr="009E56B2">
        <w:rPr>
          <w:rFonts w:ascii="Montserrat" w:hAnsi="Montserrat"/>
          <w:sz w:val="24"/>
        </w:rPr>
        <w:tab/>
        <w:t>Phoenix  didn't get an answer, as Athena showed up right then with Connie and Naomi.</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Passages</w:t>
      </w:r>
      <w:r w:rsidRPr="009E56B2">
        <w:rPr>
          <w:rFonts w:ascii="Montserrat" w:hAnsi="Montserrat"/>
          <w:sz w:val="24"/>
        </w:rPr>
        <w:tab/>
        <w:t xml:space="preserve"> of  Book One—————————————————————————————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Other things...</w:t>
      </w:r>
    </w:p>
    <w:p w:rsidR="00615032" w:rsidRPr="009E56B2" w:rsidRDefault="00615032">
      <w:pPr>
        <w:rPr>
          <w:rFonts w:ascii="Montserrat" w:hAnsi="Montserrat"/>
          <w:sz w:val="24"/>
        </w:rPr>
      </w:pPr>
      <w:r w:rsidRPr="009E56B2">
        <w:rPr>
          <w:rFonts w:ascii="Montserrat" w:hAnsi="Montserrat"/>
          <w:sz w:val="24"/>
        </w:rPr>
        <w:t>the mike before he greeted the press. "Never, in the history of the Human Race, has a head of state had to come before his or her people with as dire an announcement as I am compelled to make today."</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 </w:t>
      </w:r>
    </w:p>
    <w:p w:rsidR="00615032" w:rsidRPr="009E56B2" w:rsidRDefault="00615032">
      <w:pPr>
        <w:rPr>
          <w:rFonts w:ascii="Montserrat" w:hAnsi="Montserrat"/>
          <w:sz w:val="24"/>
        </w:rPr>
      </w:pPr>
      <w:r w:rsidRPr="009E56B2">
        <w:rPr>
          <w:rFonts w:ascii="Montserrat" w:hAnsi="Montserrat"/>
          <w:sz w:val="24"/>
        </w:rPr>
        <w:tab/>
        <w:t xml:space="preserve">"This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9E56B2">
        <w:rPr>
          <w:rFonts w:ascii="Montserrat" w:hAnsi="Montserrat"/>
          <w:i/>
          <w:sz w:val="24"/>
        </w:rPr>
        <w:t xml:space="preserve">Adventure's </w:t>
      </w:r>
      <w:r w:rsidRPr="009E56B2">
        <w:rPr>
          <w:rFonts w:ascii="Montserrat" w:hAnsi="Montserrat"/>
          <w:sz w:val="24"/>
        </w:rPr>
        <w:t xml:space="preserve">destruction to that of the </w:t>
      </w:r>
      <w:r w:rsidRPr="009E56B2">
        <w:rPr>
          <w:rFonts w:ascii="Montserrat" w:hAnsi="Montserrat"/>
          <w:i/>
          <w:sz w:val="24"/>
        </w:rPr>
        <w:t xml:space="preserve">Intrepid, </w:t>
      </w:r>
      <w:r w:rsidRPr="009E56B2">
        <w:rPr>
          <w:rFonts w:ascii="Montserrat" w:hAnsi="Montserrat"/>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rsidR="00615032" w:rsidRPr="009E56B2" w:rsidRDefault="00615032">
      <w:pPr>
        <w:rPr>
          <w:rFonts w:ascii="Montserrat" w:hAnsi="Montserrat"/>
          <w:sz w:val="24"/>
        </w:rPr>
      </w:pPr>
      <w:r w:rsidRPr="009E56B2">
        <w:rPr>
          <w:rFonts w:ascii="Montserrat" w:hAnsi="Montserrat"/>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9E56B2">
        <w:rPr>
          <w:rFonts w:ascii="Montserrat" w:hAnsi="Montserrat"/>
          <w:i/>
          <w:sz w:val="24"/>
        </w:rPr>
        <w:t>Adventure.</w:t>
      </w:r>
      <w:r w:rsidRPr="009E56B2">
        <w:rPr>
          <w:rFonts w:ascii="Montserrat" w:hAnsi="Montserrat"/>
          <w:sz w:val="24"/>
        </w:rPr>
        <w:t xml:space="preserv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 Disclosure </w:t>
      </w:r>
    </w:p>
    <w:p w:rsidR="00615032" w:rsidRPr="009E56B2" w:rsidRDefault="00615032">
      <w:pPr>
        <w:rPr>
          <w:rFonts w:ascii="Montserrat" w:hAnsi="Montserrat"/>
          <w:sz w:val="24"/>
        </w:rPr>
      </w:pPr>
      <w:r w:rsidRPr="009E56B2">
        <w:rPr>
          <w:rFonts w:ascii="Montserrat" w:hAnsi="Montserrat"/>
          <w:sz w:val="24"/>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9E56B2">
        <w:rPr>
          <w:rFonts w:ascii="Montserrat" w:hAnsi="Montserrat"/>
          <w:i/>
          <w:sz w:val="24"/>
        </w:rPr>
        <w:t xml:space="preserve">had </w:t>
      </w:r>
      <w:r w:rsidRPr="009E56B2">
        <w:rPr>
          <w:rFonts w:ascii="Montserrat" w:hAnsi="Montserrat"/>
          <w:sz w:val="24"/>
        </w:rPr>
        <w:t>to be told. And I had been chosen to tell them.</w:t>
      </w:r>
    </w:p>
    <w:p w:rsidR="00615032" w:rsidRPr="009E56B2" w:rsidRDefault="00615032">
      <w:pPr>
        <w:rPr>
          <w:rFonts w:ascii="Montserrat" w:hAnsi="Montserrat"/>
          <w:sz w:val="24"/>
        </w:rPr>
      </w:pPr>
      <w:r w:rsidRPr="009E56B2">
        <w:rPr>
          <w:rFonts w:ascii="Montserrat" w:hAnsi="Montserrat"/>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9E56B2">
        <w:rPr>
          <w:rFonts w:ascii="Montserrat" w:hAnsi="Montserrat"/>
          <w:i/>
          <w:sz w:val="24"/>
        </w:rPr>
        <w:t>test</w:t>
      </w:r>
      <w:r w:rsidRPr="009E56B2">
        <w:rPr>
          <w:rFonts w:ascii="Montserrat" w:hAnsi="Montserrat"/>
          <w:sz w:val="24"/>
        </w:rPr>
        <w:t xml:space="preserve"> of my rehabilitation. It doesn't take much for a telepath to recognize a veiled threat. I was well aware of the fate of an unstable psi. </w:t>
      </w:r>
    </w:p>
    <w:p w:rsidR="00615032" w:rsidRPr="009E56B2" w:rsidRDefault="00615032">
      <w:pPr>
        <w:rPr>
          <w:rFonts w:ascii="Montserrat" w:hAnsi="Montserrat"/>
          <w:sz w:val="24"/>
        </w:rPr>
      </w:pPr>
      <w:r w:rsidRPr="009E56B2">
        <w:rPr>
          <w:rFonts w:ascii="Montserrat" w:hAnsi="Montserrat"/>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rsidR="00615032" w:rsidRPr="009E56B2" w:rsidRDefault="00615032">
      <w:pPr>
        <w:rPr>
          <w:rFonts w:ascii="Montserrat" w:hAnsi="Montserrat"/>
          <w:sz w:val="24"/>
        </w:rPr>
      </w:pPr>
      <w:r w:rsidRPr="009E56B2">
        <w:rPr>
          <w:rFonts w:ascii="Montserrat" w:hAnsi="Montserrat"/>
          <w:sz w:val="24"/>
        </w:rPr>
        <w:tab/>
        <w:t>I was already being devoured by my angst.</w:t>
      </w:r>
    </w:p>
    <w:p w:rsidR="00615032" w:rsidRPr="009E56B2" w:rsidRDefault="00615032">
      <w:pPr>
        <w:rPr>
          <w:rFonts w:ascii="Montserrat" w:hAnsi="Montserrat"/>
          <w:sz w:val="24"/>
        </w:rPr>
      </w:pPr>
      <w:r w:rsidRPr="009E56B2">
        <w:rPr>
          <w:rFonts w:ascii="Montserrat" w:hAnsi="Montserrat"/>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rsidR="00615032" w:rsidRPr="009E56B2" w:rsidRDefault="00615032">
      <w:pPr>
        <w:rPr>
          <w:rFonts w:ascii="Montserrat" w:hAnsi="Montserrat"/>
          <w:sz w:val="24"/>
        </w:rPr>
      </w:pPr>
      <w:r w:rsidRPr="009E56B2">
        <w:rPr>
          <w:rFonts w:ascii="Montserrat" w:hAnsi="Montserrat"/>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rsidR="00615032" w:rsidRPr="009E56B2" w:rsidRDefault="00615032">
      <w:pPr>
        <w:rPr>
          <w:rFonts w:ascii="Montserrat" w:hAnsi="Montserrat"/>
          <w:sz w:val="24"/>
        </w:rPr>
      </w:pPr>
      <w:r w:rsidRPr="009E56B2">
        <w:rPr>
          <w:rFonts w:ascii="Montserrat" w:hAnsi="Montserrat"/>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rsidR="00615032" w:rsidRPr="009E56B2" w:rsidRDefault="00615032">
      <w:pPr>
        <w:rPr>
          <w:rFonts w:ascii="Montserrat" w:hAnsi="Montserrat"/>
          <w:sz w:val="24"/>
        </w:rPr>
      </w:pPr>
      <w:r w:rsidRPr="009E56B2">
        <w:rPr>
          <w:rFonts w:ascii="Montserrat" w:hAnsi="Montserrat"/>
          <w:sz w:val="24"/>
        </w:rPr>
        <w:tab/>
        <w:t xml:space="preserve">"I have to explain a few things to establish the nature of my involvement in the final mission of the deep space explorer </w:t>
      </w:r>
      <w:r w:rsidRPr="009E56B2">
        <w:rPr>
          <w:rFonts w:ascii="Montserrat" w:hAnsi="Montserrat"/>
          <w:i/>
          <w:sz w:val="24"/>
        </w:rPr>
        <w:t>Adventure.</w:t>
      </w:r>
      <w:r w:rsidRPr="009E56B2">
        <w:rPr>
          <w:rFonts w:ascii="Montserrat" w:hAnsi="Montserrat"/>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9E56B2">
        <w:rPr>
          <w:rFonts w:ascii="Montserrat" w:hAnsi="Montserrat"/>
          <w:i/>
          <w:sz w:val="24"/>
        </w:rPr>
        <w:t>Adventure</w:t>
      </w:r>
      <w:r w:rsidRPr="009E56B2">
        <w:rPr>
          <w:rFonts w:ascii="Montserrat" w:hAnsi="Montserrat"/>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rsidR="00615032" w:rsidRPr="009E56B2" w:rsidRDefault="00615032">
      <w:pPr>
        <w:rPr>
          <w:rFonts w:ascii="Montserrat" w:hAnsi="Montserrat"/>
          <w:sz w:val="24"/>
        </w:rPr>
      </w:pPr>
      <w:r w:rsidRPr="009E56B2">
        <w:rPr>
          <w:rFonts w:ascii="Montserrat" w:hAnsi="Montserrat"/>
          <w:sz w:val="24"/>
        </w:rPr>
        <w:tab/>
        <w:t xml:space="preserve">"At the time that the </w:t>
      </w:r>
      <w:r w:rsidRPr="009E56B2">
        <w:rPr>
          <w:rFonts w:ascii="Montserrat" w:hAnsi="Montserrat"/>
          <w:i/>
          <w:sz w:val="24"/>
        </w:rPr>
        <w:t xml:space="preserve">Adventure </w:t>
      </w:r>
      <w:r w:rsidRPr="009E56B2">
        <w:rPr>
          <w:rFonts w:ascii="Montserrat" w:hAnsi="Montserrat"/>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9E56B2">
        <w:rPr>
          <w:rFonts w:ascii="Montserrat" w:hAnsi="Montserrat"/>
          <w:i/>
          <w:sz w:val="24"/>
        </w:rPr>
        <w:t>Adventure</w:t>
      </w:r>
      <w:r w:rsidRPr="009E56B2">
        <w:rPr>
          <w:rFonts w:ascii="Montserrat" w:hAnsi="Montserrat"/>
          <w:sz w:val="24"/>
        </w:rPr>
        <w:t xml:space="preserve">, while quietly dying her mother's death in her memory. </w:t>
      </w:r>
    </w:p>
    <w:p w:rsidR="00615032" w:rsidRPr="009E56B2" w:rsidRDefault="00615032">
      <w:pPr>
        <w:rPr>
          <w:rFonts w:ascii="Montserrat" w:hAnsi="Montserrat"/>
          <w:sz w:val="24"/>
        </w:rPr>
      </w:pPr>
      <w:r w:rsidRPr="009E56B2">
        <w:rPr>
          <w:rFonts w:ascii="Montserrat" w:hAnsi="Montserrat"/>
          <w:sz w:val="24"/>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rsidR="00615032" w:rsidRPr="009E56B2" w:rsidRDefault="00615032">
      <w:pPr>
        <w:rPr>
          <w:rFonts w:ascii="Montserrat" w:hAnsi="Montserrat"/>
          <w:sz w:val="24"/>
        </w:rPr>
      </w:pPr>
      <w:r w:rsidRPr="009E56B2">
        <w:rPr>
          <w:rFonts w:ascii="Montserrat" w:hAnsi="Montserrat"/>
          <w:sz w:val="24"/>
        </w:rPr>
        <w:tab/>
        <w:t xml:space="preserve">I would not have thought it could have been re-opened at this late a date, but confronted with this impossibly human alien, and her terrifying first words, I had learned otherwise. I had always need to know </w:t>
      </w:r>
      <w:r w:rsidRPr="009E56B2">
        <w:rPr>
          <w:rFonts w:ascii="Montserrat" w:hAnsi="Montserrat"/>
          <w:i/>
          <w:sz w:val="24"/>
        </w:rPr>
        <w:t xml:space="preserve">why </w:t>
      </w:r>
      <w:r w:rsidRPr="009E56B2">
        <w:rPr>
          <w:rFonts w:ascii="Montserrat" w:hAnsi="Montserrat"/>
          <w:sz w:val="24"/>
        </w:rPr>
        <w:t>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Reflection</w:t>
      </w:r>
    </w:p>
    <w:p w:rsidR="00615032" w:rsidRPr="009E56B2" w:rsidRDefault="00615032">
      <w:pPr>
        <w:rPr>
          <w:rFonts w:ascii="Montserrat" w:hAnsi="Montserrat"/>
          <w:sz w:val="24"/>
        </w:rPr>
      </w:pPr>
      <w:r w:rsidRPr="009E56B2">
        <w:rPr>
          <w:rFonts w:ascii="Montserrat" w:hAnsi="Montserrat"/>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615032" w:rsidRPr="009E56B2" w:rsidRDefault="00615032">
      <w:pPr>
        <w:rPr>
          <w:rFonts w:ascii="Montserrat" w:hAnsi="Montserrat"/>
          <w:sz w:val="24"/>
        </w:rPr>
      </w:pPr>
      <w:r w:rsidRPr="009E56B2">
        <w:rPr>
          <w:rFonts w:ascii="Montserrat" w:hAnsi="Montserrat"/>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rsidR="00615032" w:rsidRPr="009E56B2" w:rsidRDefault="00615032">
      <w:pPr>
        <w:rPr>
          <w:rFonts w:ascii="Montserrat" w:hAnsi="Montserrat"/>
          <w:color w:val="0000FF"/>
          <w:sz w:val="24"/>
        </w:rPr>
      </w:pPr>
      <w:r w:rsidRPr="009E56B2">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w:t>
      </w:r>
      <w:r w:rsidRPr="009E56B2">
        <w:rPr>
          <w:rFonts w:ascii="Montserrat" w:hAnsi="Montserrat"/>
          <w:color w:val="0000FF"/>
          <w:sz w:val="24"/>
        </w:rPr>
        <w:tab/>
        <w:t xml:space="preserve">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9E56B2">
        <w:rPr>
          <w:rFonts w:ascii="Montserrat" w:hAnsi="Montserrat"/>
          <w:i/>
          <w:color w:val="0000FF"/>
          <w:sz w:val="24"/>
        </w:rPr>
        <w:t xml:space="preserve">God, it has been such a long time! I had forgotten what a shock it is to get through class three shielding. </w:t>
      </w:r>
      <w:r w:rsidRPr="009E56B2">
        <w:rPr>
          <w:rFonts w:ascii="Montserrat" w:hAnsi="Montserrat"/>
          <w:color w:val="0000FF"/>
          <w:sz w:val="24"/>
        </w:rPr>
        <w:t xml:space="preserve">She geared down her thoughts, dimming the force and density of her attention until her awareness fit comfortably within its new limits. </w:t>
      </w:r>
    </w:p>
    <w:p w:rsidR="00615032" w:rsidRPr="009E56B2" w:rsidRDefault="00615032">
      <w:pPr>
        <w:rPr>
          <w:rFonts w:ascii="Montserrat" w:hAnsi="Montserrat"/>
          <w:sz w:val="24"/>
        </w:rPr>
      </w:pPr>
      <w:r w:rsidRPr="009E56B2">
        <w:rPr>
          <w:rFonts w:ascii="Montserrat" w:hAnsi="Montserrat"/>
          <w:sz w:val="24"/>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9E56B2">
        <w:rPr>
          <w:rFonts w:ascii="Montserrat" w:hAnsi="Montserrat"/>
          <w:i/>
          <w:sz w:val="24"/>
        </w:rPr>
        <w:t xml:space="preserve">see </w:t>
      </w:r>
      <w:r w:rsidRPr="009E56B2">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rsidR="00615032" w:rsidRPr="009E56B2" w:rsidRDefault="00615032">
      <w:pPr>
        <w:rPr>
          <w:rFonts w:ascii="Montserrat" w:hAnsi="Montserrat"/>
          <w:sz w:val="24"/>
        </w:rPr>
      </w:pPr>
      <w:r w:rsidRPr="009E56B2">
        <w:rPr>
          <w:rFonts w:ascii="Montserrat" w:hAnsi="Montserrat"/>
          <w:sz w:val="24"/>
        </w:rP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rsidR="00615032" w:rsidRPr="009E56B2" w:rsidRDefault="00615032">
      <w:pPr>
        <w:rPr>
          <w:rFonts w:ascii="Montserrat" w:hAnsi="Montserrat"/>
          <w:sz w:val="24"/>
        </w:rPr>
      </w:pPr>
      <w:r w:rsidRPr="009E56B2">
        <w:rPr>
          <w:rFonts w:ascii="Montserrat" w:hAnsi="Montserrat"/>
          <w:sz w:val="24"/>
        </w:rPr>
        <w:tab/>
        <w:t xml:space="preserve">"It's been a long time Miss Nin," spoke Director Powers. </w:t>
      </w:r>
    </w:p>
    <w:p w:rsidR="00615032" w:rsidRPr="009E56B2" w:rsidRDefault="00615032">
      <w:pPr>
        <w:rPr>
          <w:rFonts w:ascii="Montserrat" w:hAnsi="Montserrat"/>
          <w:sz w:val="24"/>
        </w:rPr>
      </w:pPr>
      <w:r w:rsidRPr="009E56B2">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615032" w:rsidRPr="009E56B2" w:rsidRDefault="00615032">
      <w:pPr>
        <w:rPr>
          <w:rFonts w:ascii="Montserrat" w:hAnsi="Montserrat"/>
          <w:sz w:val="24"/>
        </w:rPr>
      </w:pPr>
      <w:r w:rsidRPr="009E56B2">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rsidR="00615032" w:rsidRPr="009E56B2" w:rsidRDefault="00615032">
      <w:pPr>
        <w:rPr>
          <w:rFonts w:ascii="Montserrat" w:hAnsi="Montserrat"/>
          <w:sz w:val="24"/>
        </w:rPr>
      </w:pPr>
      <w:r w:rsidRPr="009E56B2">
        <w:rPr>
          <w:rFonts w:ascii="Montserrat" w:hAnsi="Montserrat"/>
          <w:sz w:val="24"/>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9E56B2">
        <w:rPr>
          <w:rFonts w:ascii="Montserrat" w:hAnsi="Montserrat"/>
          <w:i/>
          <w:sz w:val="24"/>
        </w:rPr>
        <w:t>remarkable progress</w:t>
      </w:r>
      <w:r w:rsidRPr="009E56B2">
        <w:rPr>
          <w:rFonts w:ascii="Montserrat" w:hAnsi="Montserrat"/>
          <w:sz w:val="24"/>
        </w:rPr>
        <w:t>, but you have been completely out of circulation." He looked at the two other men, adding, "I truly do hope you have yourself put back together. We cannot wait any longer, I'm afraid."</w:t>
      </w:r>
    </w:p>
    <w:p w:rsidR="00615032" w:rsidRPr="009E56B2" w:rsidRDefault="00615032">
      <w:pPr>
        <w:rPr>
          <w:rFonts w:ascii="Montserrat" w:hAnsi="Montserrat"/>
          <w:sz w:val="24"/>
        </w:rPr>
      </w:pPr>
      <w:r w:rsidRPr="009E56B2">
        <w:rPr>
          <w:rFonts w:ascii="Montserrat" w:hAnsi="Montserrat"/>
          <w:sz w:val="24"/>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rsidR="00615032" w:rsidRPr="009E56B2" w:rsidRDefault="00615032">
      <w:pPr>
        <w:rPr>
          <w:rFonts w:ascii="Montserrat" w:hAnsi="Montserrat"/>
          <w:sz w:val="24"/>
        </w:rPr>
      </w:pPr>
      <w:r w:rsidRPr="009E56B2">
        <w:rPr>
          <w:rFonts w:ascii="Montserrat" w:hAnsi="Montserrat"/>
          <w:sz w:val="24"/>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615032" w:rsidRPr="009E56B2" w:rsidRDefault="00615032">
      <w:pPr>
        <w:rPr>
          <w:rFonts w:ascii="Montserrat" w:hAnsi="Montserrat"/>
          <w:sz w:val="24"/>
        </w:rPr>
      </w:pPr>
      <w:r w:rsidRPr="009E56B2">
        <w:rPr>
          <w:rFonts w:ascii="Montserrat" w:hAnsi="Montserrat"/>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615032" w:rsidRPr="009E56B2" w:rsidRDefault="00615032">
      <w:pPr>
        <w:rPr>
          <w:rFonts w:ascii="Montserrat" w:hAnsi="Montserrat"/>
          <w:sz w:val="24"/>
        </w:rPr>
      </w:pPr>
      <w:r w:rsidRPr="009E56B2">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615032" w:rsidRPr="009E56B2" w:rsidRDefault="00615032">
      <w:pPr>
        <w:rPr>
          <w:rFonts w:ascii="Montserrat" w:hAnsi="Montserrat"/>
          <w:sz w:val="24"/>
        </w:rPr>
      </w:pPr>
      <w:r w:rsidRPr="009E56B2">
        <w:rPr>
          <w:rFonts w:ascii="Montserrat" w:hAnsi="Montserrat"/>
          <w:sz w:val="24"/>
        </w:rPr>
        <w:tab/>
        <w:t xml:space="preserve">"But, you didn't bring me here to ask me to come back to ISP, Director Craig," she said to him. </w:t>
      </w:r>
      <w:r w:rsidRPr="009E56B2">
        <w:rPr>
          <w:rFonts w:ascii="Montserrat" w:hAnsi="Montserrat"/>
          <w:i/>
          <w:sz w:val="24"/>
        </w:rPr>
        <w:t xml:space="preserve">Good Lord in Heaven! </w:t>
      </w:r>
      <w:r w:rsidRPr="009E56B2">
        <w:rPr>
          <w:rFonts w:ascii="Montserrat" w:hAnsi="Montserrat"/>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615032" w:rsidRPr="009E56B2" w:rsidRDefault="00615032">
      <w:pPr>
        <w:rPr>
          <w:rFonts w:ascii="Montserrat" w:hAnsi="Montserrat"/>
          <w:sz w:val="24"/>
        </w:rPr>
      </w:pPr>
      <w:r w:rsidRPr="009E56B2">
        <w:rPr>
          <w:rFonts w:ascii="Montserrat" w:hAnsi="Montserrat"/>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615032" w:rsidRPr="009E56B2" w:rsidRDefault="00615032">
      <w:pPr>
        <w:rPr>
          <w:rFonts w:ascii="Montserrat" w:hAnsi="Montserrat"/>
          <w:sz w:val="24"/>
        </w:rPr>
      </w:pPr>
      <w:r w:rsidRPr="009E56B2">
        <w:rPr>
          <w:rFonts w:ascii="Montserrat" w:hAnsi="Montserrat"/>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615032" w:rsidRPr="009E56B2" w:rsidRDefault="00615032">
      <w:pPr>
        <w:rPr>
          <w:rFonts w:ascii="Montserrat" w:hAnsi="Montserrat"/>
          <w:sz w:val="24"/>
        </w:rPr>
      </w:pPr>
      <w:r w:rsidRPr="009E56B2">
        <w:rPr>
          <w:rFonts w:ascii="Montserrat" w:hAnsi="Montserrat"/>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9E56B2">
        <w:rPr>
          <w:rFonts w:ascii="Montserrat" w:hAnsi="Montserrat"/>
          <w:i/>
          <w:sz w:val="24"/>
        </w:rPr>
        <w:t xml:space="preserve">Adventure, </w:t>
      </w:r>
      <w:r w:rsidRPr="009E56B2">
        <w:rPr>
          <w:rFonts w:ascii="Montserrat" w:hAnsi="Montserrat"/>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9E56B2">
        <w:rPr>
          <w:rFonts w:ascii="Montserrat" w:hAnsi="Montserrat"/>
          <w:i/>
          <w:sz w:val="24"/>
        </w:rPr>
        <w:t xml:space="preserve">Intrepid. </w:t>
      </w:r>
      <w:r w:rsidRPr="009E56B2">
        <w:rPr>
          <w:rFonts w:ascii="Montserrat" w:hAnsi="Montserrat"/>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rsidR="00615032" w:rsidRPr="009E56B2" w:rsidRDefault="00615032">
      <w:pPr>
        <w:rPr>
          <w:rFonts w:ascii="Montserrat" w:hAnsi="Montserrat"/>
          <w:sz w:val="24"/>
        </w:rPr>
      </w:pPr>
      <w:r w:rsidRPr="009E56B2">
        <w:rPr>
          <w:rFonts w:ascii="Montserrat" w:hAnsi="Montserrat"/>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9E56B2">
        <w:rPr>
          <w:rFonts w:ascii="Montserrat" w:hAnsi="Montserrat"/>
          <w:i/>
          <w:sz w:val="24"/>
        </w:rPr>
        <w:t xml:space="preserve">Adventure </w:t>
      </w:r>
      <w:r w:rsidRPr="009E56B2">
        <w:rPr>
          <w:rFonts w:ascii="Montserrat" w:hAnsi="Montserrat"/>
          <w:sz w:val="24"/>
        </w:rPr>
        <w:t>was destroyed, there is a window of opportunity in each case where interception by the contact was possible." There was a moment of silence before he asked, "You do understand what this means, don't you?"</w:t>
      </w:r>
    </w:p>
    <w:p w:rsidR="00615032" w:rsidRPr="009E56B2" w:rsidRDefault="00615032">
      <w:pPr>
        <w:rPr>
          <w:rFonts w:ascii="Montserrat" w:hAnsi="Montserrat"/>
          <w:sz w:val="24"/>
        </w:rPr>
      </w:pPr>
      <w:r w:rsidRPr="009E56B2">
        <w:rPr>
          <w:rFonts w:ascii="Montserrat" w:hAnsi="Montserrat"/>
          <w:sz w:val="24"/>
        </w:rPr>
        <w:tab/>
        <w:t>Phoenix's hand had risen to her mouth, and pain pulled at the corner of her eyes. There was a fevered light in her face as the implications roared through her mind. "It's back-tracking. It's looking for us," she said in a stricken whisper.</w:t>
      </w:r>
    </w:p>
    <w:p w:rsidR="00615032" w:rsidRPr="009E56B2" w:rsidRDefault="00615032">
      <w:pPr>
        <w:rPr>
          <w:rFonts w:ascii="Montserrat" w:hAnsi="Montserrat"/>
          <w:sz w:val="24"/>
        </w:rPr>
      </w:pPr>
      <w:r w:rsidRPr="009E56B2">
        <w:rPr>
          <w:rFonts w:ascii="Montserrat" w:hAnsi="Montserrat"/>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615032" w:rsidRPr="009E56B2" w:rsidRDefault="00615032">
      <w:pPr>
        <w:rPr>
          <w:rFonts w:ascii="Montserrat" w:hAnsi="Montserrat"/>
          <w:sz w:val="24"/>
        </w:rPr>
      </w:pPr>
      <w:r w:rsidRPr="009E56B2">
        <w:rPr>
          <w:rFonts w:ascii="Montserrat" w:hAnsi="Montserrat"/>
          <w:sz w:val="24"/>
        </w:rPr>
        <w:tab/>
        <w:t>Phoenix looked at them all and said firmly, "You can count on me."</w:t>
      </w:r>
    </w:p>
    <w:p w:rsidR="00615032" w:rsidRPr="009E56B2" w:rsidRDefault="00615032">
      <w:pPr>
        <w:rPr>
          <w:rFonts w:ascii="Montserrat" w:hAnsi="Montserrat"/>
          <w:sz w:val="24"/>
        </w:rPr>
      </w:pPr>
      <w:r w:rsidRPr="009E56B2">
        <w:rPr>
          <w:rFonts w:ascii="Montserrat" w:hAnsi="Montserrat"/>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9E56B2">
        <w:rPr>
          <w:rFonts w:ascii="Montserrat" w:hAnsi="Montserrat"/>
          <w:i/>
          <w:sz w:val="24"/>
        </w:rPr>
        <w:t xml:space="preserve">you </w:t>
      </w:r>
      <w:r w:rsidRPr="009E56B2">
        <w:rPr>
          <w:rFonts w:ascii="Montserrat" w:hAnsi="Montserrat"/>
          <w:sz w:val="24"/>
        </w:rPr>
        <w:t>had to be brought here today," he finished. He handed her a binder. "This contains the details of the presentation we want you to make to the media," he explained.</w:t>
      </w:r>
    </w:p>
    <w:p w:rsidR="00615032" w:rsidRPr="009E56B2" w:rsidRDefault="00615032">
      <w:pPr>
        <w:rPr>
          <w:rFonts w:ascii="Montserrat" w:hAnsi="Montserrat"/>
          <w:sz w:val="24"/>
        </w:rPr>
      </w:pPr>
      <w:r w:rsidRPr="009E56B2">
        <w:rPr>
          <w:rFonts w:ascii="Montserrat" w:hAnsi="Montserrat"/>
          <w:sz w:val="24"/>
        </w:rPr>
        <w:tab/>
        <w:t>"Me?!" she retorted. She flipped the binder open and scanned the pages within, hand at her throat. As she saw the gist of it, her throat clenched strangling her words, "No. No, no, no. I can't do this." She tried to give the binder back.</w:t>
      </w:r>
    </w:p>
    <w:p w:rsidR="00615032" w:rsidRPr="009E56B2" w:rsidRDefault="00615032">
      <w:pPr>
        <w:rPr>
          <w:rFonts w:ascii="Montserrat" w:hAnsi="Montserrat"/>
          <w:sz w:val="24"/>
        </w:rPr>
      </w:pPr>
      <w:r w:rsidRPr="009E56B2">
        <w:rPr>
          <w:rFonts w:ascii="Montserrat" w:hAnsi="Montserrat"/>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615032" w:rsidRPr="009E56B2" w:rsidRDefault="00615032">
      <w:pPr>
        <w:rPr>
          <w:rFonts w:ascii="Montserrat" w:hAnsi="Montserrat"/>
          <w:sz w:val="24"/>
        </w:rPr>
      </w:pPr>
      <w:r w:rsidRPr="009E56B2">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615032" w:rsidRPr="009E56B2" w:rsidRDefault="00615032">
      <w:pPr>
        <w:rPr>
          <w:rFonts w:ascii="Montserrat" w:hAnsi="Montserrat"/>
          <w:sz w:val="24"/>
        </w:rPr>
      </w:pPr>
      <w:r w:rsidRPr="009E56B2">
        <w:rPr>
          <w:rFonts w:ascii="Montserrat" w:hAnsi="Montserrat"/>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615032" w:rsidRPr="009E56B2" w:rsidRDefault="00615032">
      <w:pPr>
        <w:rPr>
          <w:rFonts w:ascii="Montserrat" w:hAnsi="Montserrat"/>
          <w:sz w:val="24"/>
        </w:rPr>
      </w:pPr>
      <w:r w:rsidRPr="009E56B2">
        <w:rPr>
          <w:rFonts w:ascii="Montserrat" w:hAnsi="Montserrat"/>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615032" w:rsidRPr="009E56B2" w:rsidRDefault="00615032">
      <w:pPr>
        <w:rPr>
          <w:rFonts w:ascii="Montserrat" w:hAnsi="Montserrat"/>
          <w:sz w:val="24"/>
        </w:rPr>
      </w:pPr>
      <w:r w:rsidRPr="009E56B2">
        <w:rPr>
          <w:rFonts w:ascii="Montserrat" w:hAnsi="Montserrat"/>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615032" w:rsidRPr="009E56B2" w:rsidRDefault="00615032">
      <w:pPr>
        <w:rPr>
          <w:rFonts w:ascii="Montserrat" w:hAnsi="Montserrat"/>
          <w:sz w:val="24"/>
        </w:rPr>
      </w:pPr>
      <w:r w:rsidRPr="009E56B2">
        <w:rPr>
          <w:rFonts w:ascii="Montserrat" w:hAnsi="Montserrat"/>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615032" w:rsidRPr="009E56B2" w:rsidRDefault="00615032">
      <w:pPr>
        <w:rPr>
          <w:rFonts w:ascii="Montserrat" w:hAnsi="Montserrat"/>
          <w:sz w:val="24"/>
        </w:rPr>
      </w:pPr>
      <w:r w:rsidRPr="009E56B2">
        <w:rPr>
          <w:rFonts w:ascii="Montserrat" w:hAnsi="Montserrat"/>
          <w:sz w:val="24"/>
        </w:rPr>
        <w:tab/>
        <w:t>Arthur came back from the door and laid a hand on his shoulder. "We've got a second perimeter around the building," he reminded Malthus, having overheard the younger man's last remark.</w:t>
      </w:r>
    </w:p>
    <w:p w:rsidR="00615032" w:rsidRPr="009E56B2" w:rsidRDefault="00615032">
      <w:pPr>
        <w:rPr>
          <w:rFonts w:ascii="Montserrat" w:hAnsi="Montserrat"/>
          <w:sz w:val="24"/>
        </w:rPr>
      </w:pPr>
      <w:r w:rsidRPr="009E56B2">
        <w:rPr>
          <w:rFonts w:ascii="Montserrat" w:hAnsi="Montserrat"/>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rsidR="00615032" w:rsidRPr="009E56B2" w:rsidRDefault="00615032">
      <w:pPr>
        <w:rPr>
          <w:rFonts w:ascii="Montserrat" w:hAnsi="Montserrat"/>
          <w:sz w:val="24"/>
        </w:rPr>
      </w:pPr>
      <w:r w:rsidRPr="009E56B2">
        <w:rPr>
          <w:rFonts w:ascii="Montserrat" w:hAnsi="Montserrat"/>
          <w:sz w:val="24"/>
        </w:rPr>
        <w:tab/>
        <w:t>Arthur squeezed his shoulder, saying gently and firmly, "Just do your job, Sam."</w:t>
      </w:r>
    </w:p>
    <w:p w:rsidR="00615032" w:rsidRPr="009E56B2" w:rsidRDefault="00615032">
      <w:pPr>
        <w:rPr>
          <w:rFonts w:ascii="Montserrat" w:hAnsi="Montserrat"/>
          <w:sz w:val="24"/>
        </w:rPr>
      </w:pPr>
      <w:r w:rsidRPr="009E56B2">
        <w:rPr>
          <w:rFonts w:ascii="Montserrat" w:hAnsi="Montserrat"/>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615032" w:rsidRPr="009E56B2" w:rsidRDefault="00615032">
      <w:pPr>
        <w:rPr>
          <w:rFonts w:ascii="Montserrat" w:hAnsi="Montserrat"/>
          <w:sz w:val="24"/>
        </w:rPr>
      </w:pPr>
      <w:r w:rsidRPr="009E56B2">
        <w:rPr>
          <w:rFonts w:ascii="Montserrat" w:hAnsi="Montserrat"/>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615032" w:rsidRPr="009E56B2" w:rsidRDefault="00615032">
      <w:pPr>
        <w:rPr>
          <w:rFonts w:ascii="Montserrat" w:hAnsi="Montserrat"/>
          <w:sz w:val="24"/>
        </w:rPr>
      </w:pPr>
      <w:r w:rsidRPr="009E56B2">
        <w:rPr>
          <w:rFonts w:ascii="Montserrat" w:hAnsi="Montserrat"/>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9E56B2">
        <w:rPr>
          <w:rFonts w:ascii="Montserrat" w:hAnsi="Montserrat"/>
          <w:i/>
          <w:sz w:val="24"/>
        </w:rPr>
        <w:t xml:space="preserve">want </w:t>
      </w:r>
      <w:r w:rsidRPr="009E56B2">
        <w:rPr>
          <w:rFonts w:ascii="Montserrat" w:hAnsi="Montserrat"/>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615032" w:rsidRPr="009E56B2" w:rsidRDefault="00615032">
      <w:pPr>
        <w:rPr>
          <w:rFonts w:ascii="Montserrat" w:hAnsi="Montserrat"/>
          <w:sz w:val="24"/>
        </w:rPr>
      </w:pPr>
      <w:r w:rsidRPr="009E56B2">
        <w:rPr>
          <w:rFonts w:ascii="Montserrat" w:hAnsi="Montserrat"/>
          <w:sz w:val="24"/>
        </w:rPr>
        <w:tab/>
        <w:t>Phoenix looked at him and her mouth worked as she tried to find a response.</w:t>
      </w:r>
    </w:p>
    <w:p w:rsidR="00615032" w:rsidRPr="009E56B2" w:rsidRDefault="00615032">
      <w:pPr>
        <w:rPr>
          <w:rFonts w:ascii="Montserrat" w:hAnsi="Montserrat"/>
          <w:i/>
          <w:sz w:val="24"/>
        </w:rPr>
      </w:pPr>
      <w:r w:rsidRPr="009E56B2">
        <w:rPr>
          <w:rFonts w:ascii="Montserrat" w:hAnsi="Montserrat"/>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9E56B2">
        <w:rPr>
          <w:rFonts w:ascii="Montserrat" w:hAnsi="Montserrat"/>
          <w:i/>
          <w:sz w:val="24"/>
        </w:rPr>
        <w:t xml:space="preserve">are </w:t>
      </w:r>
      <w:r w:rsidRPr="009E56B2">
        <w:rPr>
          <w:rFonts w:ascii="Montserrat" w:hAnsi="Montserrat"/>
          <w:sz w:val="24"/>
        </w:rPr>
        <w:t xml:space="preserve">the evidence. Not just what you know, but what you </w:t>
      </w:r>
      <w:r w:rsidRPr="009E56B2">
        <w:rPr>
          <w:rFonts w:ascii="Montserrat" w:hAnsi="Montserrat"/>
          <w:i/>
          <w:sz w:val="24"/>
        </w:rPr>
        <w:t>are!"</w:t>
      </w:r>
    </w:p>
    <w:p w:rsidR="00615032" w:rsidRPr="009E56B2" w:rsidRDefault="00615032">
      <w:pPr>
        <w:rPr>
          <w:rFonts w:ascii="Montserrat" w:hAnsi="Montserrat"/>
          <w:sz w:val="24"/>
        </w:rPr>
      </w:pPr>
      <w:r w:rsidRPr="009E56B2">
        <w:rPr>
          <w:rFonts w:ascii="Montserrat" w:hAnsi="Montserrat"/>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9E56B2">
        <w:rPr>
          <w:rFonts w:ascii="Montserrat" w:hAnsi="Montserrat"/>
          <w:i/>
          <w:sz w:val="24"/>
        </w:rPr>
        <w:t xml:space="preserve">believe </w:t>
      </w:r>
      <w:r w:rsidRPr="009E56B2">
        <w:rPr>
          <w:rFonts w:ascii="Montserrat" w:hAnsi="Montserrat"/>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615032" w:rsidRPr="009E56B2" w:rsidRDefault="00615032">
      <w:pPr>
        <w:rPr>
          <w:rFonts w:ascii="Montserrat" w:hAnsi="Montserrat"/>
          <w:sz w:val="24"/>
        </w:rPr>
      </w:pPr>
      <w:r w:rsidRPr="009E56B2">
        <w:rPr>
          <w:rFonts w:ascii="Montserrat" w:hAnsi="Montserrat"/>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615032" w:rsidRPr="009E56B2" w:rsidRDefault="00615032">
      <w:pPr>
        <w:rPr>
          <w:rFonts w:ascii="Montserrat" w:hAnsi="Montserrat"/>
          <w:sz w:val="24"/>
        </w:rPr>
      </w:pPr>
      <w:r w:rsidRPr="009E56B2">
        <w:rPr>
          <w:rFonts w:ascii="Montserrat" w:hAnsi="Montserrat"/>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615032" w:rsidRPr="009E56B2" w:rsidRDefault="00615032">
      <w:pPr>
        <w:rPr>
          <w:rFonts w:ascii="Montserrat" w:hAnsi="Montserrat"/>
          <w:sz w:val="24"/>
        </w:rPr>
      </w:pPr>
      <w:r w:rsidRPr="009E56B2">
        <w:rPr>
          <w:rFonts w:ascii="Montserrat" w:hAnsi="Montserrat"/>
          <w:sz w:val="24"/>
        </w:rPr>
        <w:tab/>
        <w:t>"But I don't want to be exposed! God, all I've ever wanted was to be able to go through life like any normal person! You can't do this to me!" she cried.</w:t>
      </w:r>
    </w:p>
    <w:p w:rsidR="00615032" w:rsidRPr="009E56B2" w:rsidRDefault="00615032">
      <w:pPr>
        <w:rPr>
          <w:rFonts w:ascii="Montserrat" w:hAnsi="Montserrat"/>
          <w:sz w:val="24"/>
        </w:rPr>
      </w:pPr>
      <w:r w:rsidRPr="009E56B2">
        <w:rPr>
          <w:rFonts w:ascii="Montserrat" w:hAnsi="Montserrat"/>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615032" w:rsidRPr="009E56B2" w:rsidRDefault="00615032">
      <w:pPr>
        <w:rPr>
          <w:rFonts w:ascii="Montserrat" w:hAnsi="Montserrat"/>
          <w:sz w:val="24"/>
        </w:rPr>
      </w:pPr>
      <w:r w:rsidRPr="009E56B2">
        <w:rPr>
          <w:rFonts w:ascii="Montserrat" w:hAnsi="Montserrat"/>
          <w:sz w:val="24"/>
        </w:rPr>
        <w:tab/>
        <w:t>"You are not giving me any choice!" she accused. "Let me face it on my own, in my own way. You just..." she choked, "you just don't have any idea what you are asking me."</w:t>
      </w:r>
    </w:p>
    <w:p w:rsidR="00615032" w:rsidRPr="009E56B2" w:rsidRDefault="00615032">
      <w:pPr>
        <w:rPr>
          <w:rFonts w:ascii="Montserrat" w:hAnsi="Montserrat"/>
          <w:sz w:val="24"/>
        </w:rPr>
      </w:pPr>
      <w:r w:rsidRPr="009E56B2">
        <w:rPr>
          <w:rFonts w:ascii="Montserrat" w:hAnsi="Montserrat"/>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9E56B2">
        <w:rPr>
          <w:rFonts w:ascii="Montserrat" w:hAnsi="Montserrat"/>
          <w:i/>
          <w:sz w:val="24"/>
        </w:rPr>
        <w:t>test</w:t>
      </w:r>
      <w:r w:rsidRPr="009E56B2">
        <w:rPr>
          <w:rFonts w:ascii="Montserrat" w:hAnsi="Montserrat"/>
          <w:sz w:val="24"/>
        </w:rPr>
        <w:t xml:space="preserve"> of your resolve, and the proof of your rehabilitation."</w:t>
      </w:r>
    </w:p>
    <w:p w:rsidR="00615032" w:rsidRPr="009E56B2" w:rsidRDefault="00615032">
      <w:pPr>
        <w:rPr>
          <w:rFonts w:ascii="Montserrat" w:hAnsi="Montserrat"/>
          <w:sz w:val="24"/>
        </w:rPr>
      </w:pPr>
      <w:r w:rsidRPr="009E56B2">
        <w:rPr>
          <w:rFonts w:ascii="Montserrat" w:hAnsi="Montserrat"/>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615032" w:rsidRPr="009E56B2" w:rsidRDefault="00615032">
      <w:pPr>
        <w:rPr>
          <w:rFonts w:ascii="Montserrat" w:hAnsi="Montserrat"/>
          <w:sz w:val="24"/>
        </w:rPr>
      </w:pPr>
      <w:r w:rsidRPr="009E56B2">
        <w:rPr>
          <w:rFonts w:ascii="Montserrat" w:hAnsi="Montserrat"/>
          <w:sz w:val="24"/>
        </w:rPr>
        <w:tab/>
        <w:t>"What's the status on that thing?" he asked the young woman.</w:t>
      </w:r>
    </w:p>
    <w:p w:rsidR="00615032" w:rsidRPr="009E56B2" w:rsidRDefault="00615032">
      <w:pPr>
        <w:rPr>
          <w:rFonts w:ascii="Montserrat" w:hAnsi="Montserrat"/>
          <w:sz w:val="24"/>
        </w:rPr>
      </w:pPr>
      <w:r w:rsidRPr="009E56B2">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615032" w:rsidRPr="009E56B2" w:rsidRDefault="00615032">
      <w:pPr>
        <w:rPr>
          <w:rFonts w:ascii="Montserrat" w:hAnsi="Montserrat"/>
          <w:sz w:val="24"/>
        </w:rPr>
      </w:pPr>
      <w:r w:rsidRPr="009E56B2">
        <w:rPr>
          <w:rFonts w:ascii="Montserrat" w:hAnsi="Montserrat"/>
          <w:sz w:val="24"/>
        </w:rPr>
        <w:tab/>
        <w:t xml:space="preserve">"We need a bigger unit," the man said as he pulled out his tools and set to examining the circuit grain. "Something with more lateral arrays," he added, addressing the female technician. </w:t>
      </w:r>
    </w:p>
    <w:p w:rsidR="00615032" w:rsidRPr="009E56B2" w:rsidRDefault="00615032">
      <w:pPr>
        <w:rPr>
          <w:rFonts w:ascii="Montserrat" w:hAnsi="Montserrat"/>
          <w:sz w:val="24"/>
        </w:rPr>
      </w:pPr>
      <w:r w:rsidRPr="009E56B2">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615032" w:rsidRPr="009E56B2" w:rsidRDefault="00615032">
      <w:pPr>
        <w:rPr>
          <w:rFonts w:ascii="Montserrat" w:hAnsi="Montserrat"/>
          <w:sz w:val="24"/>
        </w:rPr>
      </w:pPr>
      <w:r w:rsidRPr="009E56B2">
        <w:rPr>
          <w:rFonts w:ascii="Montserrat" w:hAnsi="Montserrat"/>
          <w:sz w:val="24"/>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chapter</w:t>
      </w:r>
    </w:p>
    <w:p w:rsidR="00615032" w:rsidRPr="009E56B2" w:rsidRDefault="00615032">
      <w:pPr>
        <w:rPr>
          <w:rFonts w:ascii="Montserrat" w:hAnsi="Montserrat"/>
          <w:sz w:val="24"/>
        </w:rPr>
      </w:pPr>
      <w:r w:rsidRPr="009E56B2">
        <w:rPr>
          <w:rFonts w:ascii="Montserrat" w:hAnsi="Montserrat"/>
          <w:sz w:val="24"/>
        </w:rPr>
        <w:t>TWO</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615032" w:rsidRPr="009E56B2" w:rsidRDefault="00615032">
      <w:pPr>
        <w:rPr>
          <w:rFonts w:ascii="Montserrat" w:hAnsi="Montserrat"/>
          <w:sz w:val="24"/>
        </w:rPr>
      </w:pPr>
      <w:r w:rsidRPr="009E56B2">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615032" w:rsidRPr="009E56B2" w:rsidRDefault="00615032">
      <w:pPr>
        <w:rPr>
          <w:rFonts w:ascii="Montserrat" w:hAnsi="Montserrat"/>
          <w:sz w:val="24"/>
        </w:rPr>
      </w:pPr>
      <w:r w:rsidRPr="009E56B2">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615032" w:rsidRPr="009E56B2" w:rsidRDefault="00615032">
      <w:pPr>
        <w:rPr>
          <w:rFonts w:ascii="Montserrat" w:hAnsi="Montserrat"/>
          <w:sz w:val="24"/>
        </w:rPr>
      </w:pPr>
      <w:r w:rsidRPr="009E56B2">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615032" w:rsidRPr="009E56B2" w:rsidRDefault="00615032">
      <w:pPr>
        <w:rPr>
          <w:rFonts w:ascii="Montserrat" w:hAnsi="Montserrat"/>
          <w:sz w:val="24"/>
        </w:rPr>
      </w:pPr>
      <w:r w:rsidRPr="009E56B2">
        <w:rPr>
          <w:rFonts w:ascii="Montserrat" w:hAnsi="Montserrat"/>
          <w:sz w:val="24"/>
        </w:rPr>
        <w:tab/>
        <w:t>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w:t>
      </w:r>
      <w:r w:rsidRPr="009E56B2">
        <w:rPr>
          <w:rFonts w:ascii="Montserrat" w:hAnsi="Montserrat"/>
          <w:caps/>
          <w:sz w:val="24"/>
        </w:rPr>
        <w:t xml:space="preserve">. </w:t>
      </w:r>
      <w:r w:rsidRPr="009E56B2">
        <w:rPr>
          <w:rFonts w:ascii="Montserrat" w:hAnsi="Montserrat"/>
          <w:i/>
          <w:sz w:val="24"/>
        </w:rPr>
        <w:t xml:space="preserve">I don't want to be here. </w:t>
      </w:r>
      <w:r w:rsidRPr="009E56B2">
        <w:rPr>
          <w:rFonts w:ascii="Montserrat" w:hAnsi="Montserrat"/>
          <w:sz w:val="24"/>
        </w:rPr>
        <w:t>She strangled it even as she thought it. She could not think of anything more ridiculous than the idea that what she wanted carried any weight in the world. God help her, if she ever gave in to the need to</w:t>
      </w:r>
      <w:r w:rsidRPr="009E56B2">
        <w:rPr>
          <w:rFonts w:ascii="Montserrat" w:hAnsi="Montserrat"/>
          <w:caps/>
          <w:sz w:val="24"/>
        </w:rPr>
        <w:t xml:space="preserve"> </w:t>
      </w:r>
      <w:r w:rsidRPr="009E56B2">
        <w:rPr>
          <w:rFonts w:ascii="Montserrat" w:hAnsi="Montserrat"/>
          <w:i/>
          <w:sz w:val="24"/>
        </w:rPr>
        <w:t xml:space="preserve">take </w:t>
      </w:r>
      <w:r w:rsidRPr="009E56B2">
        <w:rPr>
          <w:rFonts w:ascii="Montserrat" w:hAnsi="Montserrat"/>
          <w:sz w:val="24"/>
        </w:rPr>
        <w:t>what she wanted—to do what was right for herself. Such insubordination would never be tolerated. Self interest was a luxury a person like her could not afford.</w:t>
      </w:r>
    </w:p>
    <w:p w:rsidR="00615032" w:rsidRPr="009E56B2" w:rsidRDefault="00615032">
      <w:pPr>
        <w:rPr>
          <w:rFonts w:ascii="Montserrat" w:hAnsi="Montserrat"/>
          <w:sz w:val="24"/>
        </w:rPr>
      </w:pPr>
      <w:r w:rsidRPr="009E56B2">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615032" w:rsidRPr="009E56B2" w:rsidRDefault="00615032">
      <w:pPr>
        <w:rPr>
          <w:rFonts w:ascii="Montserrat" w:hAnsi="Montserrat"/>
          <w:sz w:val="24"/>
        </w:rPr>
      </w:pPr>
      <w:r w:rsidRPr="009E56B2">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615032" w:rsidRPr="009E56B2" w:rsidRDefault="00615032">
      <w:pPr>
        <w:rPr>
          <w:rFonts w:ascii="Montserrat" w:hAnsi="Montserrat"/>
          <w:sz w:val="24"/>
        </w:rPr>
      </w:pPr>
      <w:r w:rsidRPr="009E56B2">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615032" w:rsidRPr="009E56B2" w:rsidRDefault="00615032">
      <w:pPr>
        <w:rPr>
          <w:rFonts w:ascii="Montserrat" w:hAnsi="Montserrat"/>
          <w:sz w:val="24"/>
        </w:rPr>
      </w:pPr>
      <w:r w:rsidRPr="009E56B2">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 defensive telepathic probe. It took strict concentration for her to quell the reflex. Restrict it to a passive glimpse of surface thoughts and emotions.</w:t>
      </w:r>
    </w:p>
    <w:p w:rsidR="00615032" w:rsidRPr="009E56B2" w:rsidRDefault="00615032">
      <w:pPr>
        <w:rPr>
          <w:rFonts w:ascii="Montserrat" w:hAnsi="Montserrat"/>
          <w:sz w:val="24"/>
        </w:rPr>
      </w:pPr>
      <w:r w:rsidRPr="009E56B2">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9E56B2">
        <w:rPr>
          <w:rFonts w:ascii="Montserrat" w:hAnsi="Montserrat"/>
          <w:i/>
          <w:sz w:val="24"/>
        </w:rPr>
        <w:t xml:space="preserve">looked </w:t>
      </w:r>
      <w:r w:rsidRPr="009E56B2">
        <w:rPr>
          <w:rFonts w:ascii="Montserrat" w:hAnsi="Montserrat"/>
          <w:sz w:val="24"/>
        </w:rPr>
        <w:t xml:space="preserve">at her had triggered it violently. </w:t>
      </w:r>
      <w:r w:rsidRPr="009E56B2">
        <w:rPr>
          <w:rFonts w:ascii="Montserrat" w:hAnsi="Montserrat"/>
          <w:i/>
          <w:sz w:val="24"/>
        </w:rPr>
        <w:t xml:space="preserve">It kinda takes the fun out of being a teenager! </w:t>
      </w:r>
      <w:r w:rsidRPr="009E56B2">
        <w:rPr>
          <w:rFonts w:ascii="Montserrat" w:hAnsi="Montserrat"/>
          <w:sz w:val="24"/>
        </w:rPr>
        <w:t>She thought sardonically. Having made it through the worst part, Phoenix was able to surrender herself to the woman's ministrations.</w:t>
      </w:r>
    </w:p>
    <w:p w:rsidR="00615032" w:rsidRPr="009E56B2" w:rsidRDefault="00615032">
      <w:pPr>
        <w:rPr>
          <w:rFonts w:ascii="Montserrat" w:hAnsi="Montserrat"/>
          <w:i/>
          <w:caps/>
          <w:sz w:val="24"/>
        </w:rPr>
      </w:pPr>
      <w:r w:rsidRPr="009E56B2">
        <w:rPr>
          <w:rFonts w:ascii="Montserrat" w:hAnsi="Montserrat"/>
          <w:sz w:val="24"/>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9E56B2">
        <w:rPr>
          <w:rFonts w:ascii="Montserrat" w:hAnsi="Montserrat"/>
          <w:i/>
          <w:sz w:val="24"/>
        </w:rPr>
        <w:t xml:space="preserve">other. </w:t>
      </w:r>
      <w:r w:rsidRPr="009E56B2">
        <w:rPr>
          <w:rFonts w:ascii="Montserrat" w:hAnsi="Montserrat"/>
          <w:sz w:val="24"/>
        </w:rPr>
        <w:t>A suggestion of something as powerful and innate to life as sex, and yet something she knew almost nothing about.</w:t>
      </w:r>
      <w:r w:rsidRPr="009E56B2">
        <w:rPr>
          <w:rFonts w:ascii="Montserrat" w:hAnsi="Montserrat"/>
          <w:i/>
          <w:caps/>
          <w:sz w:val="24"/>
        </w:rPr>
        <w:t xml:space="preserve"> </w:t>
      </w:r>
    </w:p>
    <w:p w:rsidR="00615032" w:rsidRPr="009E56B2" w:rsidRDefault="00615032">
      <w:pPr>
        <w:rPr>
          <w:rFonts w:ascii="Montserrat" w:hAnsi="Montserrat"/>
          <w:sz w:val="24"/>
        </w:rPr>
      </w:pPr>
      <w:r w:rsidRPr="009E56B2">
        <w:rPr>
          <w:rFonts w:ascii="Montserrat" w:hAnsi="Montserrat"/>
          <w:sz w:val="24"/>
        </w:rPr>
        <w:tab/>
        <w:t>Trying to figure out what it was almost distracted her.</w:t>
      </w:r>
    </w:p>
    <w:p w:rsidR="00615032" w:rsidRPr="009E56B2" w:rsidRDefault="00615032">
      <w:pPr>
        <w:rPr>
          <w:rFonts w:ascii="Montserrat" w:hAnsi="Montserrat"/>
          <w:sz w:val="24"/>
        </w:rPr>
      </w:pPr>
      <w:r w:rsidRPr="009E56B2">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caps/>
          <w:sz w:val="24"/>
        </w:rPr>
      </w:pPr>
      <w:r w:rsidRPr="009E56B2">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r w:rsidRPr="009E56B2">
        <w:rPr>
          <w:rFonts w:ascii="Montserrat" w:hAnsi="Montserrat"/>
          <w:caps/>
          <w:sz w:val="24"/>
        </w:rPr>
        <w:t>."</w:t>
      </w:r>
    </w:p>
    <w:p w:rsidR="00615032" w:rsidRPr="009E56B2" w:rsidRDefault="00615032">
      <w:pPr>
        <w:rPr>
          <w:rFonts w:ascii="Montserrat" w:hAnsi="Montserrat"/>
          <w:sz w:val="24"/>
        </w:rPr>
      </w:pPr>
      <w:r w:rsidRPr="009E56B2">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615032" w:rsidRPr="009E56B2" w:rsidRDefault="00615032">
      <w:pPr>
        <w:rPr>
          <w:rFonts w:ascii="Montserrat" w:hAnsi="Montserrat"/>
          <w:sz w:val="24"/>
        </w:rPr>
      </w:pPr>
      <w:r w:rsidRPr="009E56B2">
        <w:rPr>
          <w:rFonts w:ascii="Montserrat" w:hAnsi="Montserrat"/>
          <w:sz w:val="24"/>
        </w:rPr>
        <w:tab/>
        <w:t>"Now what is that supposed to mean?" Powers growled looking up from his reports.</w:t>
      </w:r>
    </w:p>
    <w:p w:rsidR="00615032" w:rsidRPr="009E56B2" w:rsidRDefault="00615032">
      <w:pPr>
        <w:rPr>
          <w:rFonts w:ascii="Montserrat" w:hAnsi="Montserrat"/>
          <w:sz w:val="24"/>
        </w:rPr>
      </w:pPr>
      <w:r w:rsidRPr="009E56B2">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615032" w:rsidRPr="009E56B2" w:rsidRDefault="00615032">
      <w:pPr>
        <w:rPr>
          <w:rFonts w:ascii="Montserrat" w:hAnsi="Montserrat"/>
          <w:sz w:val="24"/>
        </w:rPr>
      </w:pPr>
      <w:r w:rsidRPr="009E56B2">
        <w:rPr>
          <w:rFonts w:ascii="Montserrat" w:hAnsi="Montserrat"/>
          <w:sz w:val="24"/>
        </w:rPr>
        <w:tab/>
        <w:t>"Nonsense," powers retorted, "Nobody threatened her."</w:t>
      </w:r>
    </w:p>
    <w:p w:rsidR="00615032" w:rsidRPr="009E56B2" w:rsidRDefault="00615032">
      <w:pPr>
        <w:rPr>
          <w:rFonts w:ascii="Montserrat" w:hAnsi="Montserrat"/>
          <w:sz w:val="24"/>
        </w:rPr>
      </w:pPr>
      <w:r w:rsidRPr="009E56B2">
        <w:rPr>
          <w:rFonts w:ascii="Montserrat" w:hAnsi="Montserrat"/>
          <w:sz w:val="24"/>
        </w:rPr>
        <w:tab/>
        <w:t>"Chad, a fool and an idiot should not have lasted as long, in your position, as you have managed. Please tell me, what is your secret?"</w:t>
      </w:r>
    </w:p>
    <w:p w:rsidR="00615032" w:rsidRPr="009E56B2" w:rsidRDefault="00615032">
      <w:pPr>
        <w:rPr>
          <w:rFonts w:ascii="Montserrat" w:hAnsi="Montserrat"/>
          <w:sz w:val="24"/>
        </w:rPr>
      </w:pPr>
      <w:r w:rsidRPr="009E56B2">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615032" w:rsidRPr="009E56B2" w:rsidRDefault="00615032">
      <w:pPr>
        <w:rPr>
          <w:rFonts w:ascii="Montserrat" w:hAnsi="Montserrat"/>
          <w:sz w:val="24"/>
        </w:rPr>
      </w:pPr>
      <w:r w:rsidRPr="009E56B2">
        <w:rPr>
          <w:rFonts w:ascii="Montserrat" w:hAnsi="Montserrat"/>
          <w:caps/>
          <w:sz w:val="24"/>
        </w:rPr>
        <w:tab/>
      </w:r>
      <w:r w:rsidRPr="009E56B2">
        <w:rPr>
          <w:rFonts w:ascii="Montserrat" w:hAnsi="Montserrat"/>
          <w:i/>
          <w:sz w:val="24"/>
        </w:rPr>
        <w:t xml:space="preserve">"Regardless of what she perceived," </w:t>
      </w:r>
      <w:r w:rsidRPr="009E56B2">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9E56B2">
        <w:rPr>
          <w:rFonts w:ascii="Montserrat" w:hAnsi="Montserrat"/>
          <w:i/>
          <w:sz w:val="24"/>
        </w:rPr>
        <w:t>means</w:t>
      </w:r>
      <w:r w:rsidRPr="009E56B2">
        <w:rPr>
          <w:rFonts w:ascii="Montserrat" w:hAnsi="Montserrat"/>
          <w:sz w:val="24"/>
        </w:rPr>
        <w:t xml:space="preserve"> to deal with dangerous actives. </w:t>
      </w:r>
      <w:r w:rsidRPr="009E56B2">
        <w:rPr>
          <w:rFonts w:ascii="Montserrat" w:hAnsi="Montserrat"/>
          <w:i/>
          <w:sz w:val="24"/>
        </w:rPr>
        <w:t>No</w:t>
      </w:r>
      <w:r w:rsidRPr="009E56B2">
        <w:rPr>
          <w:rFonts w:ascii="Montserrat" w:hAnsi="Montserrat"/>
          <w:sz w:val="24"/>
        </w:rPr>
        <w:t xml:space="preserve"> active is ever supposed to know that he or </w:t>
      </w:r>
      <w:r w:rsidRPr="009E56B2">
        <w:rPr>
          <w:rFonts w:ascii="Montserrat" w:hAnsi="Montserrat"/>
          <w:i/>
          <w:sz w:val="24"/>
        </w:rPr>
        <w:t xml:space="preserve">she </w:t>
      </w:r>
      <w:r w:rsidRPr="009E56B2">
        <w:rPr>
          <w:rFonts w:ascii="Montserrat" w:hAnsi="Montserrat"/>
          <w:sz w:val="24"/>
        </w:rPr>
        <w:t>is a</w:t>
      </w:r>
      <w:r w:rsidRPr="009E56B2">
        <w:rPr>
          <w:rFonts w:ascii="Montserrat" w:hAnsi="Montserrat"/>
          <w:i/>
          <w:sz w:val="24"/>
        </w:rPr>
        <w:t xml:space="preserve"> dangerous active!</w:t>
      </w:r>
      <w:r w:rsidRPr="009E56B2">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615032" w:rsidRPr="009E56B2" w:rsidRDefault="00615032">
      <w:pPr>
        <w:rPr>
          <w:rFonts w:ascii="Montserrat" w:hAnsi="Montserrat"/>
          <w:sz w:val="24"/>
        </w:rPr>
      </w:pPr>
      <w:r w:rsidRPr="009E56B2">
        <w:rPr>
          <w:rFonts w:ascii="Montserrat" w:hAnsi="Montserrat"/>
          <w:sz w:val="24"/>
        </w:rPr>
        <w:tab/>
        <w:t>"Mark, just what are you getting at?"</w:t>
      </w:r>
    </w:p>
    <w:p w:rsidR="00615032" w:rsidRPr="009E56B2" w:rsidRDefault="00615032">
      <w:pPr>
        <w:rPr>
          <w:rFonts w:ascii="Montserrat" w:hAnsi="Montserrat"/>
          <w:sz w:val="24"/>
        </w:rPr>
      </w:pPr>
      <w:r w:rsidRPr="009E56B2">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615032" w:rsidRPr="009E56B2" w:rsidRDefault="00615032">
      <w:pPr>
        <w:rPr>
          <w:rFonts w:ascii="Montserrat" w:hAnsi="Montserrat"/>
          <w:sz w:val="24"/>
        </w:rPr>
      </w:pPr>
      <w:r w:rsidRPr="009E56B2">
        <w:rPr>
          <w:rFonts w:ascii="Montserrat" w:hAnsi="Montserrat"/>
          <w:sz w:val="24"/>
        </w:rPr>
        <w:tab/>
        <w:t>There was a knock on the door. Dreyfus's assistant opened the door and announced, "The Prime Minister of the Solar Authority is here. We go on the air in five."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615032" w:rsidRPr="009E56B2" w:rsidRDefault="00615032">
      <w:pPr>
        <w:rPr>
          <w:rFonts w:ascii="Montserrat" w:hAnsi="Montserrat"/>
          <w:sz w:val="24"/>
        </w:rPr>
      </w:pPr>
      <w:r w:rsidRPr="009E56B2">
        <w:rPr>
          <w:rFonts w:ascii="Montserrat" w:hAnsi="Montserrat"/>
          <w:sz w:val="24"/>
        </w:rPr>
        <w:tab/>
        <w:t>Another part of her said, do—or die.</w:t>
      </w:r>
    </w:p>
    <w:p w:rsidR="00615032" w:rsidRPr="009E56B2" w:rsidRDefault="00615032">
      <w:pPr>
        <w:rPr>
          <w:rFonts w:ascii="Montserrat" w:hAnsi="Montserrat"/>
          <w:sz w:val="24"/>
        </w:rPr>
      </w:pPr>
      <w:r w:rsidRPr="009E56B2">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615032" w:rsidRPr="009E56B2" w:rsidRDefault="00615032">
      <w:pPr>
        <w:rPr>
          <w:rFonts w:ascii="Montserrat" w:hAnsi="Montserrat"/>
          <w:sz w:val="24"/>
        </w:rPr>
      </w:pPr>
      <w:r w:rsidRPr="009E56B2">
        <w:rPr>
          <w:rFonts w:ascii="Montserrat" w:hAnsi="Montserrat"/>
          <w:sz w:val="24"/>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615032" w:rsidRPr="009E56B2" w:rsidRDefault="00615032">
      <w:pPr>
        <w:rPr>
          <w:rFonts w:ascii="Montserrat" w:hAnsi="Montserrat"/>
          <w:sz w:val="24"/>
        </w:rPr>
      </w:pPr>
      <w:r w:rsidRPr="009E56B2">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w:t>
      </w:r>
      <w:r w:rsidRPr="009E56B2">
        <w:rPr>
          <w:rFonts w:ascii="Montserrat" w:hAnsi="Montserrat"/>
          <w:caps/>
          <w:vanish/>
          <w:sz w:val="24"/>
        </w:rPr>
        <w:t xml:space="preserve">MI </w:t>
      </w:r>
      <w:r w:rsidRPr="009E56B2">
        <w:rPr>
          <w:rFonts w:ascii="Montserrat" w:hAnsi="Montserrat"/>
          <w:sz w:val="24"/>
        </w:rPr>
        <w:t xml:space="preserve">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615032" w:rsidRPr="009E56B2" w:rsidRDefault="00615032">
      <w:pPr>
        <w:rPr>
          <w:rFonts w:ascii="Montserrat" w:hAnsi="Montserrat"/>
          <w:caps/>
          <w:sz w:val="24"/>
        </w:rPr>
      </w:pPr>
      <w:r w:rsidRPr="009E56B2">
        <w:rPr>
          <w:rFonts w:ascii="Montserrat" w:hAnsi="Montserrat"/>
          <w:sz w:val="24"/>
        </w:rPr>
        <w:tab/>
        <w:t>"As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w:t>
      </w:r>
      <w:r w:rsidRPr="009E56B2">
        <w:rPr>
          <w:rFonts w:ascii="Montserrat" w:hAnsi="Montserrat"/>
          <w:caps/>
          <w:sz w:val="24"/>
        </w:rPr>
        <w:t xml:space="preserve"> </w:t>
      </w:r>
    </w:p>
    <w:p w:rsidR="00615032" w:rsidRPr="009E56B2" w:rsidRDefault="00615032">
      <w:pPr>
        <w:rPr>
          <w:rFonts w:ascii="Montserrat" w:hAnsi="Montserrat"/>
          <w:sz w:val="24"/>
        </w:rPr>
      </w:pPr>
      <w:r w:rsidRPr="009E56B2">
        <w:rPr>
          <w:rFonts w:ascii="Montserrat" w:hAnsi="Montserrat"/>
          <w:sz w:val="24"/>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615032" w:rsidRPr="009E56B2" w:rsidRDefault="00615032">
      <w:pPr>
        <w:rPr>
          <w:rFonts w:ascii="Montserrat" w:hAnsi="Montserrat"/>
          <w:sz w:val="24"/>
        </w:rPr>
      </w:pPr>
      <w:r w:rsidRPr="009E56B2">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rsidR="00615032" w:rsidRPr="009E56B2" w:rsidRDefault="00615032">
      <w:pPr>
        <w:rPr>
          <w:rFonts w:ascii="Montserrat" w:hAnsi="Montserrat"/>
          <w:sz w:val="24"/>
        </w:rPr>
      </w:pPr>
      <w:r w:rsidRPr="009E56B2">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9E56B2">
        <w:rPr>
          <w:rFonts w:ascii="Montserrat" w:hAnsi="Montserrat"/>
          <w:i/>
          <w:sz w:val="24"/>
        </w:rPr>
        <w:t xml:space="preserve">Intrepid. </w:t>
      </w:r>
      <w:r w:rsidRPr="009E56B2">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9E56B2">
        <w:rPr>
          <w:rFonts w:ascii="Montserrat" w:hAnsi="Montserrat"/>
          <w:i/>
          <w:sz w:val="24"/>
        </w:rPr>
        <w:t xml:space="preserve">Adventure </w:t>
      </w:r>
      <w:r w:rsidRPr="009E56B2">
        <w:rPr>
          <w:rFonts w:ascii="Montserrat" w:hAnsi="Montserrat"/>
          <w:sz w:val="24"/>
        </w:rPr>
        <w:t>was lost. The evidence, which could not be confirmed or denied at the time, and consisted entirely of information derived from a classified source, was suppressed for reasons of Aegis security.</w:t>
      </w:r>
    </w:p>
    <w:p w:rsidR="00615032" w:rsidRPr="009E56B2" w:rsidRDefault="00615032">
      <w:pPr>
        <w:rPr>
          <w:rFonts w:ascii="Montserrat" w:hAnsi="Montserrat"/>
          <w:sz w:val="24"/>
        </w:rPr>
      </w:pPr>
      <w:r w:rsidRPr="009E56B2">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9E56B2">
        <w:rPr>
          <w:rFonts w:ascii="Montserrat" w:hAnsi="Montserrat"/>
          <w:i/>
          <w:sz w:val="24"/>
        </w:rPr>
        <w:t xml:space="preserve">Adventure, </w:t>
      </w:r>
      <w:r w:rsidRPr="009E56B2">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615032" w:rsidRPr="009E56B2" w:rsidRDefault="00615032">
      <w:pPr>
        <w:rPr>
          <w:rFonts w:ascii="Montserrat" w:hAnsi="Montserrat"/>
          <w:sz w:val="24"/>
        </w:rPr>
      </w:pPr>
      <w:r w:rsidRPr="009E56B2">
        <w:rPr>
          <w:rFonts w:ascii="Montserrat" w:hAnsi="Montserrat"/>
          <w:sz w:val="24"/>
        </w:rPr>
        <w:tab/>
        <w:t xml:space="preserve">Phoenix held her breath. </w:t>
      </w:r>
    </w:p>
    <w:p w:rsidR="00615032" w:rsidRPr="009E56B2" w:rsidRDefault="00615032">
      <w:pPr>
        <w:rPr>
          <w:rFonts w:ascii="Montserrat" w:hAnsi="Montserrat"/>
          <w:sz w:val="24"/>
        </w:rPr>
      </w:pPr>
      <w:r w:rsidRPr="009E56B2">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9E56B2">
        <w:rPr>
          <w:rFonts w:ascii="Montserrat" w:hAnsi="Montserrat"/>
          <w:i/>
          <w:sz w:val="24"/>
        </w:rPr>
        <w:t xml:space="preserve">Adventure </w:t>
      </w:r>
      <w:r w:rsidRPr="009E56B2">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615032" w:rsidRPr="009E56B2" w:rsidRDefault="00615032">
      <w:pPr>
        <w:rPr>
          <w:rFonts w:ascii="Montserrat" w:hAnsi="Montserrat"/>
          <w:sz w:val="24"/>
        </w:rPr>
      </w:pPr>
      <w:r w:rsidRPr="009E56B2">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rsidR="00615032" w:rsidRPr="009E56B2" w:rsidRDefault="00615032">
      <w:pPr>
        <w:rPr>
          <w:rFonts w:ascii="Montserrat" w:hAnsi="Montserrat"/>
          <w:caps/>
          <w:sz w:val="24"/>
        </w:rPr>
      </w:pPr>
      <w:r w:rsidRPr="009E56B2">
        <w:rPr>
          <w:rFonts w:ascii="Montserrat" w:hAnsi="Montserrat"/>
          <w:sz w:val="24"/>
        </w:rPr>
        <w:tab/>
        <w:t xml:space="preserve">"Before I can tell you what happened, I have to explain a few things to establish the nature of my involvement in the final mission of the deep space explorer </w:t>
      </w:r>
      <w:r w:rsidRPr="009E56B2">
        <w:rPr>
          <w:rFonts w:ascii="Montserrat" w:hAnsi="Montserrat"/>
          <w:i/>
          <w:sz w:val="24"/>
        </w:rPr>
        <w:t xml:space="preserve">Adventure," </w:t>
      </w:r>
      <w:r w:rsidRPr="009E56B2">
        <w:rPr>
          <w:rFonts w:ascii="Montserrat" w:hAnsi="Montserrat"/>
          <w:sz w:val="24"/>
        </w:rPr>
        <w:t>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 to 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w:t>
      </w:r>
      <w:r w:rsidRPr="009E56B2">
        <w:rPr>
          <w:rFonts w:ascii="Montserrat" w:hAnsi="Montserrat"/>
          <w:caps/>
          <w:sz w:val="24"/>
        </w:rPr>
        <w:t xml:space="preserve"> </w:t>
      </w:r>
    </w:p>
    <w:p w:rsidR="00615032" w:rsidRPr="009E56B2" w:rsidRDefault="00615032">
      <w:pPr>
        <w:rPr>
          <w:rFonts w:ascii="Montserrat" w:hAnsi="Montserrat"/>
          <w:sz w:val="24"/>
        </w:rPr>
      </w:pPr>
      <w:r w:rsidRPr="009E56B2">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9E56B2">
        <w:rPr>
          <w:rFonts w:ascii="Montserrat" w:hAnsi="Montserrat"/>
          <w:i/>
          <w:sz w:val="24"/>
        </w:rPr>
        <w:t>Adventure</w:t>
      </w:r>
      <w:r w:rsidRPr="009E56B2">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615032" w:rsidRPr="009E56B2" w:rsidRDefault="00615032">
      <w:pPr>
        <w:rPr>
          <w:rFonts w:ascii="Montserrat" w:hAnsi="Montserrat"/>
          <w:sz w:val="24"/>
        </w:rPr>
      </w:pPr>
      <w:r w:rsidRPr="009E56B2">
        <w:rPr>
          <w:rFonts w:ascii="Montserrat" w:hAnsi="Montserrat"/>
          <w:sz w:val="24"/>
        </w:rPr>
        <w:tab/>
        <w:t xml:space="preserve">"At the time that the </w:t>
      </w:r>
      <w:r w:rsidRPr="009E56B2">
        <w:rPr>
          <w:rFonts w:ascii="Montserrat" w:hAnsi="Montserrat"/>
          <w:i/>
          <w:sz w:val="24"/>
        </w:rPr>
        <w:t xml:space="preserve">Adventure </w:t>
      </w:r>
      <w:r w:rsidRPr="009E56B2">
        <w:rPr>
          <w:rFonts w:ascii="Montserrat" w:hAnsi="Montserrat"/>
          <w:sz w:val="24"/>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Once again Phoenix found herself standing on the deck of the bridge of the </w:t>
      </w:r>
      <w:r w:rsidRPr="009E56B2">
        <w:rPr>
          <w:rFonts w:ascii="Montserrat" w:hAnsi="Montserrat"/>
          <w:i/>
          <w:sz w:val="24"/>
        </w:rPr>
        <w:t xml:space="preserve">Adventure </w:t>
      </w:r>
      <w:r w:rsidRPr="009E56B2">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615032" w:rsidRPr="009E56B2" w:rsidRDefault="00615032">
      <w:pPr>
        <w:rPr>
          <w:rFonts w:ascii="Montserrat" w:hAnsi="Montserrat"/>
          <w:sz w:val="24"/>
        </w:rPr>
      </w:pPr>
      <w:r w:rsidRPr="009E56B2">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615032" w:rsidRPr="009E56B2" w:rsidRDefault="00615032">
      <w:pPr>
        <w:rPr>
          <w:rFonts w:ascii="Montserrat" w:hAnsi="Montserrat"/>
          <w:sz w:val="24"/>
        </w:rPr>
      </w:pPr>
      <w:r w:rsidRPr="009E56B2">
        <w:rPr>
          <w:rFonts w:ascii="Montserrat" w:hAnsi="Montserrat"/>
          <w:sz w:val="24"/>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615032" w:rsidRPr="009E56B2" w:rsidRDefault="00615032">
      <w:pPr>
        <w:rPr>
          <w:rFonts w:ascii="Montserrat" w:hAnsi="Montserrat"/>
          <w:sz w:val="24"/>
        </w:rPr>
      </w:pPr>
      <w:r w:rsidRPr="009E56B2">
        <w:rPr>
          <w:rFonts w:ascii="Montserrat" w:hAnsi="Montserrat"/>
          <w:sz w:val="24"/>
        </w:rPr>
        <w:tab/>
        <w:t>"Light wash? But that would mean..."</w:t>
      </w:r>
    </w:p>
    <w:p w:rsidR="00615032" w:rsidRPr="009E56B2" w:rsidRDefault="00615032">
      <w:pPr>
        <w:rPr>
          <w:rFonts w:ascii="Montserrat" w:hAnsi="Montserrat"/>
          <w:sz w:val="24"/>
        </w:rPr>
      </w:pPr>
      <w:r w:rsidRPr="009E56B2">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615032" w:rsidRPr="009E56B2" w:rsidRDefault="00615032">
      <w:pPr>
        <w:rPr>
          <w:rFonts w:ascii="Montserrat" w:hAnsi="Montserrat"/>
          <w:caps/>
          <w:sz w:val="24"/>
        </w:rPr>
      </w:pPr>
      <w:r w:rsidRPr="009E56B2">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r w:rsidRPr="009E56B2">
        <w:rPr>
          <w:rFonts w:ascii="Montserrat" w:hAnsi="Montserrat"/>
          <w:caps/>
          <w:sz w:val="24"/>
        </w:rPr>
        <w:t>.</w:t>
      </w:r>
    </w:p>
    <w:p w:rsidR="00615032" w:rsidRPr="009E56B2" w:rsidRDefault="00615032">
      <w:pPr>
        <w:rPr>
          <w:rFonts w:ascii="Montserrat" w:hAnsi="Montserrat"/>
          <w:sz w:val="24"/>
        </w:rPr>
      </w:pPr>
      <w:r w:rsidRPr="009E56B2">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615032" w:rsidRPr="009E56B2" w:rsidRDefault="00615032">
      <w:pPr>
        <w:rPr>
          <w:rFonts w:ascii="Montserrat" w:hAnsi="Montserrat"/>
          <w:sz w:val="24"/>
        </w:rPr>
      </w:pPr>
      <w:r w:rsidRPr="009E56B2">
        <w:rPr>
          <w:rFonts w:ascii="Montserrat" w:hAnsi="Montserrat"/>
          <w:sz w:val="24"/>
        </w:rPr>
        <w:tab/>
        <w:t>"My God!" Craig uttered with shock. "What do you make of it, Ember?"</w:t>
      </w:r>
    </w:p>
    <w:p w:rsidR="00615032" w:rsidRPr="009E56B2" w:rsidRDefault="00615032">
      <w:pPr>
        <w:rPr>
          <w:rFonts w:ascii="Montserrat" w:hAnsi="Montserrat"/>
          <w:sz w:val="24"/>
        </w:rPr>
      </w:pPr>
      <w:r w:rsidRPr="009E56B2">
        <w:rPr>
          <w:rFonts w:ascii="Montserrat" w:hAnsi="Montserrat"/>
          <w:sz w:val="24"/>
        </w:rPr>
        <w:tab/>
        <w:t xml:space="preserve">"I don't know </w:t>
      </w:r>
      <w:r w:rsidRPr="009E56B2">
        <w:rPr>
          <w:rFonts w:ascii="Montserrat" w:hAnsi="Montserrat"/>
          <w:i/>
          <w:sz w:val="24"/>
        </w:rPr>
        <w:t xml:space="preserve">what </w:t>
      </w:r>
      <w:r w:rsidRPr="009E56B2">
        <w:rPr>
          <w:rFonts w:ascii="Montserrat" w:hAnsi="Montserrat"/>
          <w:sz w:val="24"/>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9E56B2">
        <w:rPr>
          <w:rFonts w:ascii="Montserrat" w:hAnsi="Montserrat"/>
          <w:i/>
          <w:sz w:val="24"/>
        </w:rPr>
        <w:t xml:space="preserve">Adventure </w:t>
      </w:r>
      <w:r w:rsidRPr="009E56B2">
        <w:rPr>
          <w:rFonts w:ascii="Montserrat" w:hAnsi="Montserrat"/>
          <w:sz w:val="24"/>
        </w:rPr>
        <w:t>could jump from Sol to Alpha Centauri!" She exclaimed</w:t>
      </w:r>
    </w:p>
    <w:p w:rsidR="00615032" w:rsidRPr="009E56B2" w:rsidRDefault="00615032">
      <w:pPr>
        <w:rPr>
          <w:rFonts w:ascii="Montserrat" w:hAnsi="Montserrat"/>
          <w:sz w:val="24"/>
        </w:rPr>
      </w:pPr>
      <w:r w:rsidRPr="009E56B2">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615032" w:rsidRPr="009E56B2" w:rsidRDefault="00615032">
      <w:pPr>
        <w:rPr>
          <w:rFonts w:ascii="Montserrat" w:hAnsi="Montserrat"/>
          <w:caps/>
          <w:sz w:val="24"/>
        </w:rPr>
      </w:pPr>
      <w:r w:rsidRPr="009E56B2">
        <w:rPr>
          <w:rFonts w:ascii="Montserrat" w:hAnsi="Montserrat"/>
          <w:sz w:val="24"/>
        </w:rPr>
        <w:tab/>
        <w:t>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w:t>
      </w:r>
      <w:r w:rsidRPr="009E56B2">
        <w:rPr>
          <w:rFonts w:ascii="Montserrat" w:hAnsi="Montserrat"/>
          <w:caps/>
          <w:sz w:val="24"/>
        </w:rPr>
        <w:t xml:space="preserve"> </w:t>
      </w:r>
    </w:p>
    <w:p w:rsidR="00615032" w:rsidRPr="009E56B2" w:rsidRDefault="00615032">
      <w:pPr>
        <w:rPr>
          <w:rFonts w:ascii="Montserrat" w:hAnsi="Montserrat"/>
          <w:sz w:val="24"/>
        </w:rPr>
      </w:pPr>
      <w:r w:rsidRPr="009E56B2">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615032" w:rsidRPr="009E56B2" w:rsidRDefault="00615032">
      <w:pPr>
        <w:rPr>
          <w:rFonts w:ascii="Montserrat" w:hAnsi="Montserrat"/>
          <w:sz w:val="24"/>
        </w:rPr>
      </w:pPr>
      <w:r w:rsidRPr="009E56B2">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615032" w:rsidRPr="009E56B2" w:rsidRDefault="00615032">
      <w:pPr>
        <w:rPr>
          <w:rFonts w:ascii="Montserrat" w:hAnsi="Montserrat"/>
          <w:sz w:val="24"/>
        </w:rPr>
      </w:pPr>
      <w:r w:rsidRPr="009E56B2">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615032" w:rsidRPr="009E56B2" w:rsidRDefault="00615032">
      <w:pPr>
        <w:rPr>
          <w:rFonts w:ascii="Montserrat" w:hAnsi="Montserrat"/>
          <w:caps/>
          <w:sz w:val="24"/>
        </w:rPr>
      </w:pPr>
      <w:r w:rsidRPr="009E56B2">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r w:rsidRPr="009E56B2">
        <w:rPr>
          <w:rFonts w:ascii="Montserrat" w:hAnsi="Montserrat"/>
          <w:caps/>
          <w:sz w:val="24"/>
        </w:rPr>
        <w:t>.</w:t>
      </w:r>
    </w:p>
    <w:p w:rsidR="00615032" w:rsidRPr="009E56B2" w:rsidRDefault="00615032">
      <w:pPr>
        <w:rPr>
          <w:rFonts w:ascii="Montserrat" w:hAnsi="Montserrat"/>
          <w:sz w:val="24"/>
        </w:rPr>
      </w:pPr>
      <w:r w:rsidRPr="009E56B2">
        <w:rPr>
          <w:rFonts w:ascii="Montserrat" w:hAnsi="Montserrat"/>
          <w:sz w:val="24"/>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615032" w:rsidRPr="009E56B2" w:rsidRDefault="00615032">
      <w:pPr>
        <w:rPr>
          <w:rFonts w:ascii="Montserrat" w:hAnsi="Montserrat"/>
          <w:sz w:val="24"/>
        </w:rPr>
      </w:pPr>
      <w:r w:rsidRPr="009E56B2">
        <w:rPr>
          <w:rFonts w:ascii="Montserrat" w:hAnsi="Montserrat"/>
          <w:sz w:val="24"/>
        </w:rPr>
        <w:tab/>
        <w:t>"Wait, Ember!" Craig interrupted, "What do you mean hail them?! You don't have any idea how to communicate with them!"</w:t>
      </w:r>
    </w:p>
    <w:p w:rsidR="00615032" w:rsidRPr="009E56B2" w:rsidRDefault="00615032">
      <w:pPr>
        <w:rPr>
          <w:rFonts w:ascii="Montserrat" w:hAnsi="Montserrat"/>
          <w:sz w:val="24"/>
        </w:rPr>
      </w:pPr>
      <w:r w:rsidRPr="009E56B2">
        <w:rPr>
          <w:rFonts w:ascii="Montserrat" w:hAnsi="Montserrat"/>
          <w:sz w:val="24"/>
        </w:rPr>
        <w:tab/>
        <w:t>"Don't be ridiculous, Director, of course I know how to communicate with them, exactly the same way I am communicating with you. Isn't that one of the reasons why I am on this mission?" Ember challenged.</w:t>
      </w:r>
    </w:p>
    <w:p w:rsidR="00615032" w:rsidRPr="009E56B2" w:rsidRDefault="00615032">
      <w:pPr>
        <w:rPr>
          <w:rFonts w:ascii="Montserrat" w:hAnsi="Montserrat"/>
          <w:sz w:val="24"/>
        </w:rPr>
      </w:pPr>
      <w:r w:rsidRPr="009E56B2">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615032" w:rsidRPr="009E56B2" w:rsidRDefault="00615032">
      <w:pPr>
        <w:rPr>
          <w:rFonts w:ascii="Montserrat" w:hAnsi="Montserrat"/>
          <w:sz w:val="24"/>
        </w:rPr>
      </w:pPr>
      <w:r w:rsidRPr="009E56B2">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615032" w:rsidRPr="009E56B2" w:rsidRDefault="00615032">
      <w:pPr>
        <w:rPr>
          <w:rFonts w:ascii="Montserrat" w:hAnsi="Montserrat"/>
          <w:sz w:val="24"/>
        </w:rPr>
      </w:pPr>
      <w:r w:rsidRPr="009E56B2">
        <w:rPr>
          <w:rFonts w:ascii="Montserrat" w:hAnsi="Montserrat"/>
          <w:sz w:val="24"/>
        </w:rPr>
        <w:tab/>
        <w:t>The only physical limits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615032" w:rsidRPr="009E56B2" w:rsidRDefault="00615032">
      <w:pPr>
        <w:rPr>
          <w:rFonts w:ascii="Montserrat" w:hAnsi="Montserrat"/>
          <w:sz w:val="24"/>
        </w:rPr>
      </w:pPr>
      <w:r w:rsidRPr="009E56B2">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615032" w:rsidRPr="009E56B2" w:rsidRDefault="00615032">
      <w:pPr>
        <w:rPr>
          <w:rFonts w:ascii="Montserrat" w:hAnsi="Montserrat"/>
          <w:sz w:val="24"/>
        </w:rPr>
      </w:pPr>
      <w:r w:rsidRPr="009E56B2">
        <w:rPr>
          <w:rFonts w:ascii="Montserrat" w:hAnsi="Montserrat"/>
          <w:sz w:val="24"/>
        </w:rPr>
        <w:tab/>
        <w:t xml:space="preserve">That was the </w:t>
      </w:r>
      <w:r w:rsidRPr="009E56B2">
        <w:rPr>
          <w:rFonts w:ascii="Montserrat" w:hAnsi="Montserrat"/>
          <w:i/>
          <w:sz w:val="24"/>
        </w:rPr>
        <w:t xml:space="preserve">Adventure's </w:t>
      </w:r>
      <w:r w:rsidRPr="009E56B2">
        <w:rPr>
          <w:rFonts w:ascii="Montserrat" w:hAnsi="Montserrat"/>
          <w:sz w:val="24"/>
        </w:rPr>
        <w:t>only warning.</w:t>
      </w:r>
    </w:p>
    <w:p w:rsidR="00615032" w:rsidRPr="009E56B2" w:rsidRDefault="00615032">
      <w:pPr>
        <w:rPr>
          <w:rFonts w:ascii="Montserrat" w:hAnsi="Montserrat"/>
          <w:i/>
          <w:sz w:val="24"/>
        </w:rPr>
      </w:pPr>
      <w:r w:rsidRPr="009E56B2">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9E56B2">
        <w:rPr>
          <w:rFonts w:ascii="Montserrat" w:hAnsi="Montserrat"/>
          <w:i/>
          <w:sz w:val="24"/>
        </w:rPr>
        <w:t xml:space="preserve">Adventure </w:t>
      </w:r>
      <w:r w:rsidRPr="009E56B2">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9E56B2">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615032" w:rsidRPr="009E56B2" w:rsidRDefault="00615032">
      <w:pPr>
        <w:rPr>
          <w:rFonts w:ascii="Montserrat" w:hAnsi="Montserrat"/>
          <w:sz w:val="24"/>
        </w:rPr>
      </w:pPr>
      <w:r w:rsidRPr="009E56B2">
        <w:rPr>
          <w:rFonts w:ascii="Montserrat" w:hAnsi="Montserrat"/>
          <w:i/>
          <w:caps/>
          <w:sz w:val="24"/>
        </w:rPr>
        <w:tab/>
      </w:r>
      <w:r w:rsidRPr="009E56B2">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9E56B2">
        <w:rPr>
          <w:rFonts w:ascii="Montserrat" w:hAnsi="Montserrat"/>
          <w:i/>
          <w:sz w:val="24"/>
        </w:rPr>
        <w:t xml:space="preserve">Adventure </w:t>
      </w:r>
      <w:r w:rsidRPr="009E56B2">
        <w:rPr>
          <w:rFonts w:ascii="Montserrat" w:hAnsi="Montserrat"/>
          <w:sz w:val="24"/>
        </w:rPr>
        <w:t>was not prepared to execute.</w:t>
      </w:r>
    </w:p>
    <w:p w:rsidR="00615032" w:rsidRPr="009E56B2" w:rsidRDefault="00615032">
      <w:pPr>
        <w:rPr>
          <w:rFonts w:ascii="Montserrat" w:hAnsi="Montserrat"/>
          <w:sz w:val="24"/>
        </w:rPr>
      </w:pPr>
      <w:r w:rsidRPr="009E56B2">
        <w:rPr>
          <w:rFonts w:ascii="Montserrat" w:hAnsi="Montserrat"/>
          <w:sz w:val="24"/>
        </w:rPr>
        <w:tab/>
        <w:t xml:space="preserve">"Ember! Dive! Dive! Get out of there!" He shouted at Phoenix. Ember was already acting. Ember extended her power to its greatest magnitude and gripped her ship and crew 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615032" w:rsidRPr="009E56B2" w:rsidRDefault="00615032">
      <w:pPr>
        <w:rPr>
          <w:rFonts w:ascii="Montserrat" w:hAnsi="Montserrat"/>
          <w:sz w:val="24"/>
        </w:rPr>
      </w:pPr>
      <w:r w:rsidRPr="009E56B2">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615032" w:rsidRPr="009E56B2" w:rsidRDefault="00615032">
      <w:pPr>
        <w:rPr>
          <w:rFonts w:ascii="Montserrat" w:hAnsi="Montserrat"/>
          <w:sz w:val="24"/>
        </w:rPr>
      </w:pPr>
      <w:r w:rsidRPr="009E56B2">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615032" w:rsidRPr="009E56B2" w:rsidRDefault="00615032">
      <w:pPr>
        <w:rPr>
          <w:rFonts w:ascii="Montserrat" w:hAnsi="Montserrat"/>
          <w:sz w:val="24"/>
        </w:rPr>
      </w:pPr>
      <w:r w:rsidRPr="009E56B2">
        <w:rPr>
          <w:rFonts w:ascii="Montserrat" w:hAnsi="Montserrat"/>
          <w:sz w:val="24"/>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9E56B2">
        <w:rPr>
          <w:rFonts w:ascii="Montserrat" w:hAnsi="Montserrat"/>
          <w:i/>
          <w:sz w:val="24"/>
        </w:rPr>
        <w:t xml:space="preserve">it </w:t>
      </w:r>
      <w:r w:rsidRPr="009E56B2">
        <w:rPr>
          <w:rFonts w:ascii="Montserrat" w:hAnsi="Montserrat"/>
          <w:sz w:val="24"/>
        </w:rPr>
        <w:t>would miss such an opening.</w:t>
      </w:r>
    </w:p>
    <w:p w:rsidR="00615032" w:rsidRPr="009E56B2" w:rsidRDefault="00615032">
      <w:pPr>
        <w:rPr>
          <w:rFonts w:ascii="Montserrat" w:hAnsi="Montserrat"/>
          <w:sz w:val="24"/>
        </w:rPr>
      </w:pPr>
      <w:r w:rsidRPr="009E56B2">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 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9E56B2">
        <w:rPr>
          <w:rFonts w:ascii="Montserrat" w:hAnsi="Montserrat"/>
          <w:i/>
          <w:sz w:val="24"/>
        </w:rPr>
        <w:t xml:space="preserve">Adventure </w:t>
      </w:r>
      <w:r w:rsidRPr="009E56B2">
        <w:rPr>
          <w:rFonts w:ascii="Montserrat" w:hAnsi="Montserrat"/>
          <w:sz w:val="24"/>
        </w:rPr>
        <w:t xml:space="preserve">could easily lose herself. </w:t>
      </w:r>
    </w:p>
    <w:p w:rsidR="00615032" w:rsidRPr="009E56B2" w:rsidRDefault="00615032">
      <w:pPr>
        <w:rPr>
          <w:rFonts w:ascii="Montserrat" w:hAnsi="Montserrat"/>
          <w:caps/>
          <w:sz w:val="24"/>
        </w:rPr>
      </w:pPr>
      <w:r w:rsidRPr="009E56B2">
        <w:rPr>
          <w:rFonts w:ascii="Montserrat" w:hAnsi="Montserrat"/>
          <w:sz w:val="24"/>
        </w:rPr>
        <w:tab/>
        <w:t>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w:t>
      </w:r>
      <w:r w:rsidRPr="009E56B2">
        <w:rPr>
          <w:rFonts w:ascii="Montserrat" w:hAnsi="Montserrat"/>
          <w:caps/>
          <w:sz w:val="24"/>
        </w:rPr>
        <w:t xml:space="preserve"> </w:t>
      </w:r>
    </w:p>
    <w:p w:rsidR="00615032" w:rsidRPr="009E56B2" w:rsidRDefault="00615032">
      <w:pPr>
        <w:rPr>
          <w:rFonts w:ascii="Montserrat" w:hAnsi="Montserrat"/>
          <w:sz w:val="24"/>
        </w:rPr>
      </w:pPr>
      <w:r w:rsidRPr="009E56B2">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Phoenix Ember Nin Senior—beloved mother and goddess to a shattered Phoenix—was annihilated in the flesh.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9E56B2">
        <w:rPr>
          <w:rFonts w:ascii="Montserrat" w:hAnsi="Montserrat"/>
          <w:i/>
          <w:sz w:val="24"/>
        </w:rPr>
        <w:t>Adventure</w:t>
      </w:r>
      <w:r w:rsidRPr="009E56B2">
        <w:rPr>
          <w:rFonts w:ascii="Montserrat" w:hAnsi="Montserrat"/>
          <w:sz w:val="24"/>
        </w:rPr>
        <w:t>, while quietly dying her mother's death in her memory.</w:t>
      </w:r>
    </w:p>
    <w:p w:rsidR="00615032" w:rsidRPr="009E56B2" w:rsidRDefault="00615032">
      <w:pPr>
        <w:rPr>
          <w:rFonts w:ascii="Montserrat" w:hAnsi="Montserrat"/>
          <w:sz w:val="24"/>
        </w:rPr>
      </w:pPr>
      <w:r w:rsidRPr="009E56B2">
        <w:rPr>
          <w:rFonts w:ascii="Montserrat" w:hAnsi="Montserrat"/>
          <w:sz w:val="24"/>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 edged voice, "There is not much more I can tell you at this time." </w:t>
      </w:r>
    </w:p>
    <w:p w:rsidR="00615032" w:rsidRPr="009E56B2" w:rsidRDefault="00615032">
      <w:pPr>
        <w:rPr>
          <w:rFonts w:ascii="Montserrat" w:hAnsi="Montserrat"/>
          <w:sz w:val="24"/>
        </w:rPr>
      </w:pPr>
      <w:r w:rsidRPr="009E56B2">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chapter</w:t>
      </w:r>
    </w:p>
    <w:p w:rsidR="00615032" w:rsidRPr="009E56B2" w:rsidRDefault="00615032">
      <w:pPr>
        <w:rPr>
          <w:rFonts w:ascii="Montserrat" w:hAnsi="Montserrat"/>
          <w:sz w:val="24"/>
        </w:rPr>
      </w:pPr>
      <w:r w:rsidRPr="009E56B2">
        <w:rPr>
          <w:rFonts w:ascii="Montserrat" w:hAnsi="Montserrat"/>
          <w:sz w:val="24"/>
        </w:rPr>
        <w:t>THREE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615032" w:rsidRPr="009E56B2" w:rsidRDefault="00615032">
      <w:pPr>
        <w:rPr>
          <w:rFonts w:ascii="Montserrat" w:hAnsi="Montserrat"/>
          <w:sz w:val="24"/>
        </w:rPr>
      </w:pPr>
      <w:r w:rsidRPr="009E56B2">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615032" w:rsidRPr="009E56B2" w:rsidRDefault="00615032">
      <w:pPr>
        <w:rPr>
          <w:rFonts w:ascii="Montserrat" w:hAnsi="Montserrat"/>
          <w:sz w:val="24"/>
        </w:rPr>
      </w:pPr>
      <w:r w:rsidRPr="009E56B2">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615032" w:rsidRPr="009E56B2" w:rsidRDefault="00615032">
      <w:pPr>
        <w:rPr>
          <w:rFonts w:ascii="Montserrat" w:hAnsi="Montserrat"/>
          <w:sz w:val="24"/>
        </w:rPr>
      </w:pPr>
      <w:r w:rsidRPr="009E56B2">
        <w:rPr>
          <w:rFonts w:ascii="Montserrat" w:hAnsi="Montserrat"/>
          <w:sz w:val="24"/>
        </w:rPr>
        <w:tab/>
        <w:t>Dreyfus was not aware that the word had been stolen from his lips.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615032" w:rsidRPr="009E56B2" w:rsidRDefault="00615032">
      <w:pPr>
        <w:rPr>
          <w:rFonts w:ascii="Montserrat" w:hAnsi="Montserrat"/>
          <w:sz w:val="24"/>
        </w:rPr>
      </w:pPr>
      <w:r w:rsidRPr="009E56B2">
        <w:rPr>
          <w:rFonts w:ascii="Montserrat" w:hAnsi="Montserrat"/>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615032" w:rsidRPr="009E56B2" w:rsidRDefault="00615032">
      <w:pPr>
        <w:rPr>
          <w:rFonts w:ascii="Montserrat" w:hAnsi="Montserrat"/>
          <w:sz w:val="24"/>
        </w:rPr>
      </w:pPr>
      <w:r w:rsidRPr="009E56B2">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615032" w:rsidRPr="009E56B2" w:rsidRDefault="00615032">
      <w:pPr>
        <w:rPr>
          <w:rFonts w:ascii="Montserrat" w:hAnsi="Montserrat"/>
          <w:caps/>
          <w:sz w:val="24"/>
        </w:rPr>
      </w:pPr>
      <w:r w:rsidRPr="009E56B2">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9E56B2">
        <w:rPr>
          <w:rFonts w:ascii="Montserrat" w:hAnsi="Montserrat"/>
          <w:caps/>
          <w:sz w:val="24"/>
        </w:rPr>
        <w:t>.</w:t>
      </w:r>
    </w:p>
    <w:p w:rsidR="00615032" w:rsidRPr="009E56B2" w:rsidRDefault="00615032">
      <w:pPr>
        <w:rPr>
          <w:rFonts w:ascii="Montserrat" w:hAnsi="Montserrat"/>
          <w:sz w:val="24"/>
        </w:rPr>
      </w:pPr>
      <w:r w:rsidRPr="009E56B2">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615032" w:rsidRPr="009E56B2" w:rsidRDefault="00615032">
      <w:pPr>
        <w:rPr>
          <w:rFonts w:ascii="Montserrat" w:hAnsi="Montserrat"/>
          <w:caps/>
          <w:sz w:val="24"/>
        </w:rPr>
      </w:pPr>
      <w:r w:rsidRPr="009E56B2">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9E56B2">
        <w:rPr>
          <w:rFonts w:ascii="Montserrat" w:hAnsi="Montserrat"/>
          <w:caps/>
          <w:sz w:val="24"/>
        </w:rPr>
        <w:t>.</w:t>
      </w:r>
    </w:p>
    <w:p w:rsidR="00615032" w:rsidRPr="009E56B2" w:rsidRDefault="00615032">
      <w:pPr>
        <w:rPr>
          <w:rFonts w:ascii="Montserrat" w:hAnsi="Montserrat"/>
          <w:caps/>
          <w:sz w:val="24"/>
        </w:rPr>
      </w:pPr>
      <w:r w:rsidRPr="009E56B2">
        <w:rPr>
          <w:rFonts w:ascii="Montserrat" w:hAnsi="Montserrat"/>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9E56B2">
        <w:rPr>
          <w:rFonts w:ascii="Montserrat" w:hAnsi="Montserrat"/>
          <w:caps/>
          <w:sz w:val="24"/>
        </w:rPr>
        <w:t xml:space="preserve">. </w:t>
      </w:r>
    </w:p>
    <w:p w:rsidR="00615032" w:rsidRPr="009E56B2" w:rsidRDefault="00615032">
      <w:pPr>
        <w:rPr>
          <w:rFonts w:ascii="Montserrat" w:hAnsi="Montserrat"/>
          <w:sz w:val="24"/>
        </w:rPr>
      </w:pPr>
      <w:r w:rsidRPr="009E56B2">
        <w:rPr>
          <w:rFonts w:ascii="Montserrat" w:hAnsi="Montserrat"/>
          <w:sz w:val="24"/>
        </w:rPr>
        <w:tab/>
        <w:t xml:space="preserve">Good advice. She couldn't just brush it all away, though. </w:t>
      </w:r>
    </w:p>
    <w:p w:rsidR="00615032" w:rsidRPr="009E56B2" w:rsidRDefault="00615032">
      <w:pPr>
        <w:rPr>
          <w:rFonts w:ascii="Montserrat" w:hAnsi="Montserrat"/>
          <w:sz w:val="24"/>
        </w:rPr>
      </w:pPr>
      <w:r w:rsidRPr="009E56B2">
        <w:rPr>
          <w:rFonts w:ascii="Montserrat" w:hAnsi="Montserrat"/>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615032" w:rsidRPr="009E56B2" w:rsidRDefault="00615032">
      <w:pPr>
        <w:rPr>
          <w:rFonts w:ascii="Montserrat" w:hAnsi="Montserrat"/>
          <w:sz w:val="24"/>
        </w:rPr>
      </w:pPr>
      <w:r w:rsidRPr="009E56B2">
        <w:rPr>
          <w:rFonts w:ascii="Montserrat" w:hAnsi="Montserrat"/>
          <w:sz w:val="24"/>
        </w:rPr>
        <w:tab/>
        <w:t>She didn't want to go through it all again.</w:t>
      </w:r>
    </w:p>
    <w:p w:rsidR="00615032" w:rsidRPr="009E56B2" w:rsidRDefault="00615032">
      <w:pPr>
        <w:rPr>
          <w:rFonts w:ascii="Montserrat" w:hAnsi="Montserrat"/>
          <w:sz w:val="24"/>
        </w:rPr>
      </w:pPr>
      <w:r w:rsidRPr="009E56B2">
        <w:rPr>
          <w:rFonts w:ascii="Montserrat" w:hAnsi="Montserrat"/>
          <w:sz w:val="24"/>
        </w:rPr>
        <w:tab/>
        <w:t xml:space="preserve">As her fingers nervously rubbed against each other, she noticed the stain of makeup her tears had made wet again. The lady's words suddenly came back to her, </w:t>
      </w:r>
      <w:r w:rsidRPr="009E56B2">
        <w:rPr>
          <w:rFonts w:ascii="Montserrat" w:hAnsi="Montserrat"/>
          <w:i/>
          <w:sz w:val="24"/>
        </w:rPr>
        <w:t xml:space="preserve">be sure to come back in here afterwards and get this crap cleaned off. It would be a shame to ruin your complexion by forgetting. </w:t>
      </w:r>
      <w:r w:rsidRPr="009E56B2">
        <w:rPr>
          <w:rFonts w:ascii="Montserrat" w:hAnsi="Montserrat"/>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615032" w:rsidRPr="009E56B2" w:rsidRDefault="00615032">
      <w:pPr>
        <w:rPr>
          <w:rFonts w:ascii="Montserrat" w:hAnsi="Montserrat"/>
          <w:caps/>
          <w:sz w:val="24"/>
        </w:rPr>
      </w:pPr>
      <w:r w:rsidRPr="009E56B2">
        <w:rPr>
          <w:rFonts w:ascii="Montserrat" w:hAnsi="Montserrat"/>
          <w:sz w:val="24"/>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9E56B2">
        <w:rPr>
          <w:rFonts w:ascii="Montserrat" w:hAnsi="Montserrat"/>
          <w:caps/>
          <w:sz w:val="24"/>
        </w:rPr>
        <w:t xml:space="preserve">. </w:t>
      </w:r>
    </w:p>
    <w:p w:rsidR="00615032" w:rsidRPr="009E56B2" w:rsidRDefault="00615032">
      <w:pPr>
        <w:rPr>
          <w:rFonts w:ascii="Montserrat" w:hAnsi="Montserrat"/>
          <w:sz w:val="24"/>
        </w:rPr>
      </w:pPr>
      <w:r w:rsidRPr="009E56B2">
        <w:rPr>
          <w:rFonts w:ascii="Montserrat" w:hAnsi="Montserrat"/>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9E56B2">
        <w:rPr>
          <w:rFonts w:ascii="Montserrat" w:hAnsi="Montserrat"/>
          <w:i/>
          <w:sz w:val="24"/>
        </w:rPr>
        <w:t>now</w:t>
      </w:r>
      <w:r w:rsidRPr="009E56B2">
        <w:rPr>
          <w:rFonts w:ascii="Montserrat" w:hAnsi="Montserrat"/>
          <w:sz w:val="24"/>
        </w:rPr>
        <w:t xml:space="preserve">. It had no sense of past. It was always new. </w:t>
      </w:r>
    </w:p>
    <w:p w:rsidR="00615032" w:rsidRPr="009E56B2" w:rsidRDefault="00615032">
      <w:pPr>
        <w:rPr>
          <w:rFonts w:ascii="Montserrat" w:hAnsi="Montserrat"/>
          <w:sz w:val="24"/>
        </w:rPr>
      </w:pPr>
      <w:r w:rsidRPr="009E56B2">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615032" w:rsidRPr="009E56B2" w:rsidRDefault="00615032">
      <w:pPr>
        <w:rPr>
          <w:rFonts w:ascii="Montserrat" w:hAnsi="Montserrat"/>
          <w:sz w:val="24"/>
        </w:rPr>
      </w:pPr>
      <w:r w:rsidRPr="009E56B2">
        <w:rPr>
          <w:rFonts w:ascii="Montserrat" w:hAnsi="Montserrat"/>
          <w:sz w:val="24"/>
        </w:rPr>
        <w:tab/>
        <w:t>The water flowing down her body, ran along her arm, deflecting from her cupped fingers to stream between her legs. Licking at her lips. Her eyes closed. The flesh had so many shades of sensitivity, a</w:t>
      </w:r>
      <w:r w:rsidRPr="009E56B2">
        <w:rPr>
          <w:rFonts w:ascii="Montserrat" w:hAnsi="Montserrat"/>
          <w:caps/>
          <w:sz w:val="24"/>
        </w:rPr>
        <w:t xml:space="preserve"> </w:t>
      </w:r>
      <w:r w:rsidRPr="009E56B2">
        <w:rPr>
          <w:rFonts w:ascii="Montserrat" w:hAnsi="Montserrat"/>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615032" w:rsidRPr="009E56B2" w:rsidRDefault="00615032">
      <w:pPr>
        <w:rPr>
          <w:rFonts w:ascii="Montserrat" w:hAnsi="Montserrat"/>
          <w:sz w:val="24"/>
        </w:rPr>
      </w:pPr>
      <w:r w:rsidRPr="009E56B2">
        <w:rPr>
          <w:rFonts w:ascii="Montserrat" w:hAnsi="Montserrat"/>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615032" w:rsidRPr="009E56B2" w:rsidRDefault="00615032">
      <w:pPr>
        <w:rPr>
          <w:rFonts w:ascii="Montserrat" w:hAnsi="Montserrat"/>
          <w:sz w:val="24"/>
        </w:rPr>
      </w:pPr>
      <w:r w:rsidRPr="009E56B2">
        <w:rPr>
          <w:rFonts w:ascii="Montserrat" w:hAnsi="Montserrat"/>
          <w:sz w:val="24"/>
        </w:rPr>
        <w:tab/>
        <w:t>Did it make her more or less whole?</w:t>
      </w:r>
    </w:p>
    <w:p w:rsidR="00615032" w:rsidRPr="009E56B2" w:rsidRDefault="00615032">
      <w:pPr>
        <w:rPr>
          <w:rFonts w:ascii="Montserrat" w:hAnsi="Montserrat"/>
          <w:sz w:val="24"/>
        </w:rPr>
      </w:pPr>
      <w:r w:rsidRPr="009E56B2">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615032" w:rsidRPr="009E56B2" w:rsidRDefault="00615032">
      <w:pPr>
        <w:rPr>
          <w:rFonts w:ascii="Montserrat" w:hAnsi="Montserrat"/>
          <w:sz w:val="24"/>
        </w:rPr>
      </w:pPr>
      <w:r w:rsidRPr="009E56B2">
        <w:rPr>
          <w:rFonts w:ascii="Montserrat" w:hAnsi="Montserrat"/>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615032" w:rsidRPr="009E56B2" w:rsidRDefault="00615032">
      <w:pPr>
        <w:rPr>
          <w:rFonts w:ascii="Montserrat" w:hAnsi="Montserrat"/>
          <w:sz w:val="24"/>
        </w:rPr>
      </w:pPr>
      <w:r w:rsidRPr="009E56B2">
        <w:rPr>
          <w:rFonts w:ascii="Montserrat" w:hAnsi="Montserrat"/>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615032" w:rsidRPr="009E56B2" w:rsidRDefault="00615032">
      <w:pPr>
        <w:rPr>
          <w:rFonts w:ascii="Montserrat" w:hAnsi="Montserrat"/>
          <w:sz w:val="24"/>
        </w:rPr>
      </w:pPr>
      <w:r w:rsidRPr="009E56B2">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615032" w:rsidRPr="009E56B2" w:rsidRDefault="00615032">
      <w:pPr>
        <w:rPr>
          <w:rFonts w:ascii="Montserrat" w:hAnsi="Montserrat"/>
          <w:sz w:val="24"/>
        </w:rPr>
      </w:pPr>
      <w:r w:rsidRPr="009E56B2">
        <w:rPr>
          <w:rFonts w:ascii="Montserrat" w:hAnsi="Montserrat"/>
          <w:sz w:val="24"/>
        </w:rPr>
        <w:tab/>
        <w:t xml:space="preserve">Her eyes drank in both face and body. </w:t>
      </w:r>
      <w:r w:rsidRPr="009E56B2">
        <w:rPr>
          <w:rFonts w:ascii="Montserrat" w:hAnsi="Montserrat"/>
          <w:i/>
          <w:sz w:val="24"/>
        </w:rPr>
        <w:t xml:space="preserve">Very plain, lacking in character, and almost too symmetrical to live in, </w:t>
      </w:r>
      <w:r w:rsidRPr="009E56B2">
        <w:rPr>
          <w:rFonts w:ascii="Montserrat" w:hAnsi="Montserrat"/>
          <w:sz w:val="24"/>
        </w:rPr>
        <w:t>she criticized at a glance. There was a sculpted perfection to her body which was disturbing.Mathematically, her form seemed ideal. Elegant in its simplicity, but like amannequin, somehow artificial and enigmatic. She did not believe herself to be beautiful, but she could admit to herself that at least she was well made. Long of limb and firm of muscle, she was a lean and healthy animal. She smiled at that thought.</w:t>
      </w:r>
      <w:r w:rsidRPr="009E56B2">
        <w:rPr>
          <w:rFonts w:ascii="Montserrat" w:hAnsi="Montserrat"/>
          <w:caps/>
          <w:sz w:val="24"/>
        </w:rPr>
        <w:t xml:space="preserve"> </w:t>
      </w:r>
      <w:r w:rsidRPr="009E56B2">
        <w:rPr>
          <w:rFonts w:ascii="Montserrat" w:hAnsi="Montserrat"/>
          <w:i/>
          <w:sz w:val="24"/>
        </w:rPr>
        <w:t xml:space="preserve">How appropriate, like some perfect camouflage, so intricate in its attention to detail that it cannot help but reveal that the person is really only some animal in disguise! </w:t>
      </w:r>
      <w:r w:rsidRPr="009E56B2">
        <w:rPr>
          <w:rFonts w:ascii="Montserrat" w:hAnsi="Montserrat"/>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615032" w:rsidRPr="009E56B2" w:rsidRDefault="00615032">
      <w:pPr>
        <w:rPr>
          <w:rFonts w:ascii="Montserrat" w:hAnsi="Montserrat"/>
          <w:sz w:val="24"/>
        </w:rPr>
      </w:pPr>
      <w:r w:rsidRPr="009E56B2">
        <w:rPr>
          <w:rFonts w:ascii="Montserrat" w:hAnsi="Montserrat"/>
          <w:sz w:val="24"/>
        </w:rP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toher.</w:t>
      </w:r>
    </w:p>
    <w:p w:rsidR="00615032" w:rsidRPr="009E56B2" w:rsidRDefault="00615032">
      <w:pPr>
        <w:rPr>
          <w:rFonts w:ascii="Montserrat" w:hAnsi="Montserrat"/>
          <w:sz w:val="24"/>
        </w:rPr>
      </w:pPr>
      <w:r w:rsidRPr="009E56B2">
        <w:rPr>
          <w:rFonts w:ascii="Montserrat" w:hAnsi="Montserrat"/>
          <w:sz w:val="24"/>
        </w:rPr>
        <w:t xml:space="preserve"> </w:t>
      </w:r>
      <w:r w:rsidRPr="009E56B2">
        <w:rPr>
          <w:rFonts w:ascii="Montserrat" w:hAnsi="Montserrat"/>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615032" w:rsidRPr="009E56B2" w:rsidRDefault="00615032">
      <w:pPr>
        <w:rPr>
          <w:rFonts w:ascii="Montserrat" w:hAnsi="Montserrat"/>
          <w:sz w:val="24"/>
        </w:rPr>
      </w:pPr>
      <w:r w:rsidRPr="009E56B2">
        <w:rPr>
          <w:rFonts w:ascii="Montserrat" w:hAnsi="Montserrat"/>
          <w:sz w:val="24"/>
        </w:rPr>
        <w:tab/>
        <w:t xml:space="preserve">As </w:t>
      </w:r>
      <w:r w:rsidRPr="009E56B2">
        <w:rPr>
          <w:rFonts w:ascii="Montserrat" w:hAnsi="Montserrat"/>
          <w:color w:val="0000FF"/>
          <w:sz w:val="24"/>
        </w:rPr>
        <w:t>she looked at her, her mother gave her</w:t>
      </w:r>
      <w:r w:rsidRPr="009E56B2">
        <w:rPr>
          <w:rFonts w:ascii="Montserrat" w:hAnsi="Montserrat"/>
          <w:sz w:val="24"/>
        </w:rPr>
        <w:t xml:space="preserve"> a comforting smile. She looked so sad, so alone, and </w:t>
      </w:r>
      <w:r w:rsidRPr="009E56B2">
        <w:rPr>
          <w:rFonts w:ascii="Montserrat" w:hAnsi="Montserrat"/>
          <w:color w:val="0000FF"/>
          <w:sz w:val="24"/>
        </w:rPr>
        <w:t>Phoenix</w:t>
      </w:r>
      <w:r w:rsidRPr="009E56B2">
        <w:rPr>
          <w:rFonts w:ascii="Montserrat" w:hAnsi="Montserrat"/>
          <w:sz w:val="24"/>
        </w:rPr>
        <w:t xml:space="preserve"> wished so much she had not died!</w:t>
      </w:r>
      <w:r w:rsidRPr="009E56B2">
        <w:rPr>
          <w:rFonts w:ascii="Montserrat" w:hAnsi="Montserrat"/>
          <w:color w:val="0000FF"/>
          <w:sz w:val="24"/>
        </w:rPr>
        <w:t>She felt a sudden stab.</w:t>
      </w:r>
      <w:r w:rsidRPr="009E56B2">
        <w:rPr>
          <w:rFonts w:ascii="Montserrat" w:hAnsi="Montserrat"/>
          <w:sz w:val="24"/>
        </w:rPr>
        <w:t xml:space="preserve"> As </w:t>
      </w:r>
      <w:r w:rsidRPr="009E56B2">
        <w:rPr>
          <w:rFonts w:ascii="Montserrat" w:hAnsi="Montserrat"/>
          <w:color w:val="0000FF"/>
          <w:sz w:val="24"/>
        </w:rPr>
        <w:t>Ember</w:t>
      </w:r>
      <w:r w:rsidRPr="009E56B2">
        <w:rPr>
          <w:rFonts w:ascii="Montserrat" w:hAnsi="Montserrat"/>
          <w:sz w:val="24"/>
        </w:rPr>
        <w:t xml:space="preserve"> picked up </w:t>
      </w:r>
      <w:r w:rsidRPr="009E56B2">
        <w:rPr>
          <w:rFonts w:ascii="Montserrat" w:hAnsi="Montserrat"/>
          <w:color w:val="0000FF"/>
          <w:sz w:val="24"/>
        </w:rPr>
        <w:t>her</w:t>
      </w:r>
      <w:r w:rsidRPr="009E56B2">
        <w:rPr>
          <w:rFonts w:ascii="Montserrat" w:hAnsi="Montserrat"/>
          <w:sz w:val="24"/>
        </w:rPr>
        <w:t xml:space="preserve"> thoughts, her expression turned to worry and deep compassion.</w:t>
      </w:r>
      <w:r w:rsidRPr="009E56B2">
        <w:rPr>
          <w:rFonts w:ascii="Montserrat" w:hAnsi="Montserrat"/>
          <w:color w:val="0000FF"/>
          <w:sz w:val="24"/>
        </w:rPr>
        <w:t>Caught in the illusion, herdefenses were down and Phoenix lost her grip on what she had been holding off. She reeled back as the memories unfolded.</w:t>
      </w:r>
      <w:r w:rsidRPr="009E56B2">
        <w:rPr>
          <w:rFonts w:ascii="Montserrat" w:hAnsi="Montserrat"/>
          <w:sz w:val="24"/>
        </w:rPr>
        <w:t xml:space="preserve"> As </w:t>
      </w:r>
      <w:r w:rsidRPr="009E56B2">
        <w:rPr>
          <w:rFonts w:ascii="Montserrat" w:hAnsi="Montserrat"/>
          <w:color w:val="0000FF"/>
          <w:sz w:val="24"/>
        </w:rPr>
        <w:t>Phoenix's</w:t>
      </w:r>
      <w:r w:rsidRPr="009E56B2">
        <w:rPr>
          <w:rFonts w:ascii="Montserrat" w:hAnsi="Montserrat"/>
          <w:sz w:val="24"/>
        </w:rPr>
        <w:t xml:space="preserve"> mind flashed back to </w:t>
      </w:r>
      <w:r w:rsidRPr="009E56B2">
        <w:rPr>
          <w:rFonts w:ascii="Montserrat" w:hAnsi="Montserrat"/>
          <w:color w:val="0000FF"/>
          <w:sz w:val="24"/>
        </w:rPr>
        <w:t>Ember's</w:t>
      </w:r>
      <w:r w:rsidRPr="009E56B2">
        <w:rPr>
          <w:rFonts w:ascii="Montserrat" w:hAnsi="Montserrat"/>
          <w:sz w:val="24"/>
        </w:rPr>
        <w:t xml:space="preserve"> death, her</w:t>
      </w:r>
      <w:r w:rsidRPr="009E56B2">
        <w:rPr>
          <w:rFonts w:ascii="Montserrat" w:hAnsi="Montserrat"/>
          <w:color w:val="0000FF"/>
          <w:sz w:val="24"/>
        </w:rPr>
        <w:t>mother's</w:t>
      </w:r>
      <w:r w:rsidRPr="009E56B2">
        <w:rPr>
          <w:rFonts w:ascii="Montserrat" w:hAnsi="Montserrat"/>
          <w:sz w:val="24"/>
        </w:rPr>
        <w:t xml:space="preserve"> face turned away in agony.</w:t>
      </w:r>
    </w:p>
    <w:p w:rsidR="00615032" w:rsidRPr="009E56B2" w:rsidRDefault="00615032">
      <w:pPr>
        <w:rPr>
          <w:rFonts w:ascii="Montserrat" w:hAnsi="Montserrat"/>
          <w:sz w:val="24"/>
        </w:rPr>
      </w:pPr>
      <w:r w:rsidRPr="009E56B2">
        <w:rPr>
          <w:rFonts w:ascii="Montserrat" w:hAnsi="Montserrat"/>
          <w:sz w:val="24"/>
        </w:rPr>
        <w:tab/>
        <w:t>The last coherent moment returned to her. The bridge of the</w:t>
      </w:r>
      <w:r w:rsidRPr="009E56B2">
        <w:rPr>
          <w:rFonts w:ascii="Montserrat" w:hAnsi="Montserrat"/>
          <w:caps/>
          <w:sz w:val="24"/>
        </w:rPr>
        <w:t xml:space="preserve"> </w:t>
      </w:r>
      <w:r w:rsidRPr="009E56B2">
        <w:rPr>
          <w:rFonts w:ascii="Montserrat" w:hAnsi="Montserrat"/>
          <w:i/>
          <w:sz w:val="24"/>
        </w:rPr>
        <w:t xml:space="preserve">Adventure </w:t>
      </w:r>
      <w:r w:rsidRPr="009E56B2">
        <w:rPr>
          <w:rFonts w:ascii="Montserrat" w:hAnsi="Montserrat"/>
          <w:sz w:val="24"/>
        </w:rPr>
        <w:t xml:space="preserve">slumping around her in the awesome heat of the alien's presence. The monster, wearing her own face, was shaking off her one desperate blow and focusing its power for the </w:t>
      </w:r>
      <w:r w:rsidRPr="009E56B2">
        <w:rPr>
          <w:rFonts w:ascii="Montserrat" w:hAnsi="Montserrat"/>
          <w:i/>
          <w:sz w:val="24"/>
        </w:rPr>
        <w:t>coup de grace</w:t>
      </w:r>
      <w:r w:rsidRPr="009E56B2">
        <w:rPr>
          <w:rFonts w:ascii="Montserrat" w:hAnsi="Montserrat"/>
          <w:sz w:val="24"/>
        </w:rPr>
        <w:t>. For a moment she held herself in a final embrace and then she felt the searing orgasm of death as everything that was her—her mother—was annihilated in the flesh.</w:t>
      </w:r>
    </w:p>
    <w:p w:rsidR="00615032" w:rsidRPr="009E56B2" w:rsidRDefault="00615032">
      <w:pPr>
        <w:rPr>
          <w:rFonts w:ascii="Montserrat" w:hAnsi="Montserrat"/>
          <w:sz w:val="24"/>
        </w:rPr>
      </w:pPr>
      <w:r w:rsidRPr="009E56B2">
        <w:rPr>
          <w:rFonts w:ascii="Montserrat" w:hAnsi="Montserrat"/>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615032" w:rsidRPr="009E56B2" w:rsidRDefault="00615032">
      <w:pPr>
        <w:rPr>
          <w:rFonts w:ascii="Montserrat" w:hAnsi="Montserrat"/>
          <w:sz w:val="24"/>
        </w:rPr>
      </w:pPr>
      <w:r w:rsidRPr="009E56B2">
        <w:rPr>
          <w:rFonts w:ascii="Montserrat" w:hAnsi="Montserrat"/>
          <w:sz w:val="24"/>
        </w:rPr>
        <w:tab/>
        <w:t>Her mind recoiled from the paradox.</w:t>
      </w:r>
    </w:p>
    <w:p w:rsidR="00615032" w:rsidRPr="009E56B2" w:rsidRDefault="00615032">
      <w:pPr>
        <w:rPr>
          <w:rFonts w:ascii="Montserrat" w:hAnsi="Montserrat"/>
          <w:sz w:val="24"/>
        </w:rPr>
      </w:pPr>
      <w:r w:rsidRPr="009E56B2">
        <w:rPr>
          <w:rFonts w:ascii="Montserrat" w:hAnsi="Montserrat"/>
          <w:sz w:val="24"/>
        </w:rPr>
        <w:tab/>
        <w:t xml:space="preserve">At a second glance, the painful illusion shattered. Not her other self. Her reflection. She stared into the glass until the ache was bearable. Once again, she faced the most difficult question in her—Ember's? Phoenix's?—life: </w:t>
      </w:r>
      <w:r w:rsidRPr="009E56B2">
        <w:rPr>
          <w:rFonts w:ascii="Montserrat" w:hAnsi="Montserrat"/>
          <w:i/>
          <w:sz w:val="24"/>
        </w:rPr>
        <w:t xml:space="preserve">who am I? </w:t>
      </w:r>
      <w:r w:rsidRPr="009E56B2">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615032" w:rsidRPr="009E56B2" w:rsidRDefault="00615032">
      <w:pPr>
        <w:rPr>
          <w:rFonts w:ascii="Montserrat" w:hAnsi="Montserrat"/>
          <w:i/>
          <w:sz w:val="24"/>
        </w:rPr>
      </w:pPr>
      <w:r w:rsidRPr="009E56B2">
        <w:rPr>
          <w:rFonts w:ascii="Montserrat" w:hAnsi="Montserrat"/>
          <w:sz w:val="24"/>
        </w:rPr>
        <w:tab/>
        <w:t xml:space="preserve">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9E56B2">
        <w:rPr>
          <w:rFonts w:ascii="Montserrat" w:hAnsi="Montserrat"/>
          <w:i/>
          <w:sz w:val="24"/>
        </w:rPr>
        <w:t>If only I could trust anyone enough to talk about it.</w:t>
      </w:r>
    </w:p>
    <w:p w:rsidR="00615032" w:rsidRPr="009E56B2" w:rsidRDefault="00615032">
      <w:pPr>
        <w:rPr>
          <w:rFonts w:ascii="Montserrat" w:hAnsi="Montserrat"/>
          <w:sz w:val="24"/>
        </w:rPr>
      </w:pPr>
      <w:r w:rsidRPr="009E56B2">
        <w:rPr>
          <w:rFonts w:ascii="Montserrat" w:hAnsi="Montserrat"/>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615032" w:rsidRPr="009E56B2" w:rsidRDefault="00615032">
      <w:pPr>
        <w:rPr>
          <w:rFonts w:ascii="Montserrat" w:hAnsi="Montserrat"/>
          <w:sz w:val="24"/>
        </w:rPr>
      </w:pPr>
      <w:r w:rsidRPr="009E56B2">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615032" w:rsidRPr="009E56B2" w:rsidRDefault="00615032">
      <w:pPr>
        <w:rPr>
          <w:rFonts w:ascii="Montserrat" w:hAnsi="Montserrat"/>
          <w:sz w:val="24"/>
        </w:rPr>
      </w:pPr>
      <w:r w:rsidRPr="009E56B2">
        <w:rPr>
          <w:rFonts w:ascii="Montserrat" w:hAnsi="Montserrat"/>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615032" w:rsidRPr="009E56B2" w:rsidRDefault="00615032">
      <w:pPr>
        <w:rPr>
          <w:rFonts w:ascii="Montserrat" w:hAnsi="Montserrat"/>
          <w:sz w:val="24"/>
        </w:rPr>
      </w:pPr>
      <w:r w:rsidRPr="009E56B2">
        <w:rPr>
          <w:rFonts w:ascii="Montserrat" w:hAnsi="Montserrat"/>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615032" w:rsidRPr="009E56B2" w:rsidRDefault="00615032">
      <w:pPr>
        <w:rPr>
          <w:rFonts w:ascii="Montserrat" w:hAnsi="Montserrat"/>
          <w:sz w:val="24"/>
        </w:rPr>
      </w:pPr>
      <w:r w:rsidRPr="009E56B2">
        <w:rPr>
          <w:rFonts w:ascii="Montserrat" w:hAnsi="Montserrat"/>
          <w:sz w:val="24"/>
        </w:rPr>
        <w:tab/>
        <w:t xml:space="preserve">Among the terrible secrets she never suspected were hidden in her mind, which she discovered as she rebuilt it, was that one of her responsibilities as Ember was to destroy </w:t>
      </w:r>
      <w:r w:rsidRPr="009E56B2">
        <w:rPr>
          <w:rFonts w:ascii="Montserrat" w:hAnsi="Montserrat"/>
          <w:i/>
          <w:sz w:val="24"/>
        </w:rPr>
        <w:t xml:space="preserve">herself </w:t>
      </w:r>
      <w:r w:rsidRPr="009E56B2">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rsidR="00615032" w:rsidRPr="009E56B2" w:rsidRDefault="00615032">
      <w:pPr>
        <w:rPr>
          <w:rFonts w:ascii="Montserrat" w:hAnsi="Montserrat"/>
          <w:sz w:val="24"/>
        </w:rPr>
      </w:pPr>
      <w:r w:rsidRPr="009E56B2">
        <w:rPr>
          <w:rFonts w:ascii="Montserrat" w:hAnsi="Montserrat"/>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615032" w:rsidRPr="009E56B2" w:rsidRDefault="00615032">
      <w:pPr>
        <w:rPr>
          <w:rFonts w:ascii="Montserrat" w:hAnsi="Montserrat"/>
          <w:sz w:val="24"/>
        </w:rPr>
      </w:pPr>
      <w:r w:rsidRPr="009E56B2">
        <w:rPr>
          <w:rFonts w:ascii="Montserrat" w:hAnsi="Montserrat"/>
          <w:sz w:val="24"/>
        </w:rPr>
        <w:tab/>
        <w:t>But now, that effort had come to an end. Phoenix's head raised in alert thought. The lie was coming undone! There might be hope yet.</w:t>
      </w: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615032" w:rsidRPr="009E56B2" w:rsidRDefault="00615032">
      <w:pPr>
        <w:rPr>
          <w:rFonts w:ascii="Montserrat" w:hAnsi="Montserrat"/>
          <w:sz w:val="24"/>
        </w:rPr>
      </w:pPr>
      <w:r w:rsidRPr="009E56B2">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615032" w:rsidRPr="009E56B2" w:rsidRDefault="00615032">
      <w:pPr>
        <w:rPr>
          <w:rFonts w:ascii="Montserrat" w:hAnsi="Montserrat"/>
          <w:sz w:val="24"/>
        </w:rPr>
      </w:pPr>
      <w:r w:rsidRPr="009E56B2">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615032" w:rsidRPr="009E56B2" w:rsidRDefault="00615032">
      <w:pPr>
        <w:rPr>
          <w:rFonts w:ascii="Montserrat" w:hAnsi="Montserrat"/>
          <w:sz w:val="24"/>
        </w:rPr>
      </w:pPr>
      <w:r w:rsidRPr="009E56B2">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615032" w:rsidRPr="009E56B2" w:rsidRDefault="00615032">
      <w:pPr>
        <w:rPr>
          <w:rFonts w:ascii="Montserrat" w:hAnsi="Montserrat"/>
          <w:caps/>
          <w:sz w:val="24"/>
        </w:rPr>
      </w:pPr>
      <w:r w:rsidRPr="009E56B2">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9E56B2">
        <w:rPr>
          <w:rFonts w:ascii="Montserrat" w:hAnsi="Montserrat"/>
          <w:i/>
          <w:sz w:val="24"/>
        </w:rPr>
        <w:t xml:space="preserve">she </w:t>
      </w:r>
      <w:r w:rsidRPr="009E56B2">
        <w:rPr>
          <w:rFonts w:ascii="Montserrat" w:hAnsi="Montserrat"/>
          <w:sz w:val="24"/>
        </w:rPr>
        <w:t>had seen, to herself</w:t>
      </w:r>
      <w:r w:rsidRPr="009E56B2">
        <w:rPr>
          <w:rFonts w:ascii="Montserrat" w:hAnsi="Montserrat"/>
          <w:caps/>
          <w:sz w:val="24"/>
        </w:rPr>
        <w:t>.</w:t>
      </w:r>
    </w:p>
    <w:p w:rsidR="00615032" w:rsidRPr="009E56B2" w:rsidRDefault="00615032">
      <w:pPr>
        <w:rPr>
          <w:rFonts w:ascii="Montserrat" w:hAnsi="Montserrat"/>
          <w:sz w:val="24"/>
        </w:rPr>
      </w:pPr>
      <w:r w:rsidRPr="009E56B2">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615032" w:rsidRPr="009E56B2" w:rsidRDefault="00615032">
      <w:pPr>
        <w:rPr>
          <w:rFonts w:ascii="Montserrat" w:hAnsi="Montserrat"/>
          <w:sz w:val="24"/>
        </w:rPr>
      </w:pPr>
      <w:r w:rsidRPr="009E56B2">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615032" w:rsidRPr="009E56B2" w:rsidRDefault="00615032">
      <w:pPr>
        <w:rPr>
          <w:rFonts w:ascii="Montserrat" w:hAnsi="Montserrat"/>
          <w:sz w:val="24"/>
        </w:rPr>
      </w:pPr>
      <w:r w:rsidRPr="009E56B2">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615032" w:rsidRPr="009E56B2" w:rsidRDefault="00615032">
      <w:pPr>
        <w:rPr>
          <w:rFonts w:ascii="Montserrat" w:hAnsi="Montserrat"/>
          <w:sz w:val="24"/>
        </w:rPr>
      </w:pPr>
      <w:r w:rsidRPr="009E56B2">
        <w:rPr>
          <w:rFonts w:ascii="Montserrat" w:hAnsi="Montserrat"/>
          <w:sz w:val="24"/>
        </w:rPr>
        <w:tab/>
        <w:t xml:space="preserve">Phoenix shrugged, "Well, I assume that this is the pilot from the </w:t>
      </w:r>
      <w:r w:rsidRPr="009E56B2">
        <w:rPr>
          <w:rFonts w:ascii="Montserrat" w:hAnsi="Montserrat"/>
          <w:i/>
          <w:sz w:val="24"/>
        </w:rPr>
        <w:t xml:space="preserve">Intrepid," </w:t>
      </w:r>
      <w:r w:rsidRPr="009E56B2">
        <w:rPr>
          <w:rFonts w:ascii="Montserrat" w:hAnsi="Montserrat"/>
          <w:sz w:val="24"/>
        </w:rPr>
        <w:t>she aired with irony. Arthur looked at her with a grin, and rubbed the back of his head.</w:t>
      </w:r>
    </w:p>
    <w:p w:rsidR="00615032" w:rsidRPr="009E56B2" w:rsidRDefault="00615032">
      <w:pPr>
        <w:rPr>
          <w:rFonts w:ascii="Montserrat" w:hAnsi="Montserrat"/>
          <w:caps/>
          <w:sz w:val="24"/>
        </w:rPr>
      </w:pPr>
      <w:r w:rsidRPr="009E56B2">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9E56B2">
        <w:rPr>
          <w:rFonts w:ascii="Montserrat" w:hAnsi="Montserrat"/>
          <w:caps/>
          <w:sz w:val="24"/>
        </w:rPr>
        <w:t>.</w:t>
      </w:r>
    </w:p>
    <w:p w:rsidR="00615032" w:rsidRPr="009E56B2" w:rsidRDefault="00615032">
      <w:pPr>
        <w:rPr>
          <w:rFonts w:ascii="Montserrat" w:hAnsi="Montserrat"/>
          <w:sz w:val="24"/>
        </w:rPr>
      </w:pPr>
      <w:r w:rsidRPr="009E56B2">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615032" w:rsidRPr="009E56B2" w:rsidRDefault="00615032">
      <w:pPr>
        <w:rPr>
          <w:rFonts w:ascii="Montserrat" w:hAnsi="Montserrat"/>
          <w:sz w:val="24"/>
        </w:rPr>
      </w:pPr>
      <w:r w:rsidRPr="009E56B2">
        <w:rPr>
          <w:rFonts w:ascii="Montserrat" w:hAnsi="Montserrat"/>
          <w:sz w:val="24"/>
        </w:rPr>
        <w:tab/>
        <w:t>Phoenix leaned close to her patient and said cheerfully, "Well, Naomi, you are a wreck. I hope you want to get better real quick, because I need someone to talk to too."</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"Is it just human nature, that every discovery has to be questioned and subjected to demands for proof?" Phoenix asked in disgust. She was sitting in the solar with her two body 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615032" w:rsidRPr="009E56B2" w:rsidRDefault="00615032">
      <w:pPr>
        <w:rPr>
          <w:rFonts w:ascii="Montserrat" w:hAnsi="Montserrat"/>
          <w:sz w:val="24"/>
        </w:rPr>
      </w:pPr>
      <w:r w:rsidRPr="009E56B2">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615032" w:rsidRPr="009E56B2" w:rsidRDefault="00615032">
      <w:pPr>
        <w:rPr>
          <w:rFonts w:ascii="Montserrat" w:hAnsi="Montserrat"/>
          <w:sz w:val="24"/>
        </w:rPr>
      </w:pPr>
      <w:r w:rsidRPr="009E56B2">
        <w:rPr>
          <w:rFonts w:ascii="Montserrat" w:hAnsi="Montserrat"/>
          <w:sz w:val="24"/>
        </w:rPr>
        <w:tab/>
        <w:t>Phoenix glared, and killed the power. Neither of the men sitting with her felt the urge to respond to her irate questions. It seemed obvious to them why sane, educated men would get up on their soap boxes and deny the whole thing just out of principle. As Arthur recalled, a certain number of control agent trainees washed out of the program because they simply could not rationalize the facts presented to them, to fit into their world views. Phoenix did not need to read their silent minds to see that either. Her gut feeling was that people were generally afraid of potential such as she possessed.</w:t>
      </w:r>
    </w:p>
    <w:p w:rsidR="00615032" w:rsidRPr="009E56B2" w:rsidRDefault="00615032">
      <w:pPr>
        <w:rPr>
          <w:rFonts w:ascii="Montserrat" w:hAnsi="Montserrat"/>
          <w:sz w:val="24"/>
        </w:rPr>
      </w:pPr>
      <w:r w:rsidRPr="009E56B2">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615032" w:rsidRPr="009E56B2" w:rsidRDefault="00615032">
      <w:pPr>
        <w:rPr>
          <w:rFonts w:ascii="Montserrat" w:hAnsi="Montserrat"/>
          <w:sz w:val="24"/>
        </w:rPr>
      </w:pPr>
      <w:r w:rsidRPr="009E56B2">
        <w:rPr>
          <w:rFonts w:ascii="Montserrat" w:hAnsi="Montserrat"/>
          <w:sz w:val="24"/>
        </w:rPr>
        <w:tab/>
        <w:t xml:space="preserve">That point came home when the three stooges showed up after breakfast. </w:t>
      </w:r>
    </w:p>
    <w:p w:rsidR="00615032" w:rsidRPr="009E56B2" w:rsidRDefault="00615032">
      <w:pPr>
        <w:rPr>
          <w:rFonts w:ascii="Montserrat" w:hAnsi="Montserrat"/>
          <w:sz w:val="24"/>
        </w:rPr>
      </w:pPr>
      <w:r w:rsidRPr="009E56B2">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615032" w:rsidRPr="009E56B2" w:rsidRDefault="00615032">
      <w:pPr>
        <w:rPr>
          <w:rFonts w:ascii="Montserrat" w:hAnsi="Montserrat"/>
          <w:sz w:val="24"/>
        </w:rPr>
      </w:pPr>
      <w:r w:rsidRPr="009E56B2">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615032" w:rsidRPr="009E56B2" w:rsidRDefault="00615032">
      <w:pPr>
        <w:rPr>
          <w:rFonts w:ascii="Montserrat" w:hAnsi="Montserrat"/>
          <w:caps/>
          <w:sz w:val="24"/>
        </w:rPr>
      </w:pPr>
      <w:r w:rsidRPr="009E56B2">
        <w:rPr>
          <w:rFonts w:ascii="Montserrat" w:hAnsi="Montserrat"/>
          <w:sz w:val="24"/>
        </w:rPr>
        <w:tab/>
        <w:t>"Have you been watching the news, or maybe some of the talk shows, since yesterday?" Dreyfus asked.</w:t>
      </w:r>
      <w:r w:rsidRPr="009E56B2">
        <w:rPr>
          <w:rFonts w:ascii="Montserrat" w:hAnsi="Montserrat"/>
          <w:caps/>
          <w:sz w:val="24"/>
        </w:rPr>
        <w:t xml:space="preserve"> </w:t>
      </w:r>
    </w:p>
    <w:p w:rsidR="00615032" w:rsidRPr="009E56B2" w:rsidRDefault="00615032">
      <w:pPr>
        <w:rPr>
          <w:rFonts w:ascii="Montserrat" w:hAnsi="Montserrat"/>
          <w:sz w:val="24"/>
        </w:rPr>
      </w:pPr>
      <w:r w:rsidRPr="009E56B2">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615032" w:rsidRPr="009E56B2" w:rsidRDefault="00615032">
      <w:pPr>
        <w:rPr>
          <w:rFonts w:ascii="Montserrat" w:hAnsi="Montserrat"/>
          <w:sz w:val="24"/>
        </w:rPr>
      </w:pPr>
      <w:r w:rsidRPr="009E56B2">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rsidR="00615032" w:rsidRPr="009E56B2" w:rsidRDefault="00615032">
      <w:pPr>
        <w:rPr>
          <w:rFonts w:ascii="Montserrat" w:hAnsi="Montserrat"/>
          <w:sz w:val="24"/>
        </w:rPr>
      </w:pPr>
      <w:r w:rsidRPr="009E56B2">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rsidR="00615032" w:rsidRPr="009E56B2" w:rsidRDefault="00615032">
      <w:pPr>
        <w:rPr>
          <w:rFonts w:ascii="Montserrat" w:hAnsi="Montserrat"/>
          <w:sz w:val="24"/>
        </w:rPr>
      </w:pPr>
      <w:r w:rsidRPr="009E56B2">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615032" w:rsidRPr="009E56B2" w:rsidRDefault="00615032">
      <w:pPr>
        <w:rPr>
          <w:rFonts w:ascii="Montserrat" w:hAnsi="Montserrat"/>
          <w:sz w:val="24"/>
        </w:rPr>
      </w:pPr>
      <w:r w:rsidRPr="009E56B2">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615032" w:rsidRPr="009E56B2" w:rsidRDefault="00615032">
      <w:pPr>
        <w:rPr>
          <w:rFonts w:ascii="Montserrat" w:hAnsi="Montserrat"/>
          <w:sz w:val="24"/>
        </w:rPr>
      </w:pPr>
      <w:r w:rsidRPr="009E56B2">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615032" w:rsidRPr="009E56B2" w:rsidRDefault="00615032">
      <w:pPr>
        <w:rPr>
          <w:rFonts w:ascii="Montserrat" w:hAnsi="Montserrat"/>
          <w:sz w:val="24"/>
        </w:rPr>
      </w:pPr>
      <w:r w:rsidRPr="009E56B2">
        <w:rPr>
          <w:rFonts w:ascii="Montserrat" w:hAnsi="Montserrat"/>
          <w:sz w:val="24"/>
        </w:rPr>
        <w:tab/>
        <w:t>"So what does that mean in the present?" She questioned.</w:t>
      </w:r>
    </w:p>
    <w:p w:rsidR="00615032" w:rsidRPr="009E56B2" w:rsidRDefault="00615032">
      <w:pPr>
        <w:rPr>
          <w:rFonts w:ascii="Montserrat" w:hAnsi="Montserrat"/>
          <w:sz w:val="24"/>
        </w:rPr>
      </w:pPr>
      <w:r w:rsidRPr="009E56B2">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615032" w:rsidRPr="009E56B2" w:rsidRDefault="00615032">
      <w:pPr>
        <w:rPr>
          <w:rFonts w:ascii="Montserrat" w:hAnsi="Montserrat"/>
          <w:sz w:val="24"/>
        </w:rPr>
      </w:pPr>
      <w:r w:rsidRPr="009E56B2">
        <w:rPr>
          <w:rFonts w:ascii="Montserrat" w:hAnsi="Montserrat"/>
          <w:sz w:val="24"/>
        </w:rPr>
        <w:tab/>
        <w:t xml:space="preserve">Phoenix nodded. It fit in with the other pieces pretty well. Now she could say she knew </w:t>
      </w:r>
      <w:r w:rsidRPr="009E56B2">
        <w:rPr>
          <w:rFonts w:ascii="Montserrat" w:hAnsi="Montserrat"/>
          <w:i/>
          <w:sz w:val="24"/>
        </w:rPr>
        <w:t>why</w:t>
      </w:r>
      <w:r w:rsidRPr="009E56B2">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rsidR="00615032" w:rsidRPr="009E56B2" w:rsidRDefault="00615032">
      <w:pPr>
        <w:rPr>
          <w:rFonts w:ascii="Montserrat" w:hAnsi="Montserrat"/>
          <w:sz w:val="24"/>
        </w:rPr>
      </w:pPr>
      <w:r w:rsidRPr="009E56B2">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615032" w:rsidRPr="009E56B2" w:rsidRDefault="00615032">
      <w:pPr>
        <w:rPr>
          <w:rFonts w:ascii="Montserrat" w:hAnsi="Montserrat"/>
          <w:sz w:val="24"/>
        </w:rPr>
      </w:pPr>
      <w:r w:rsidRPr="009E56B2">
        <w:rPr>
          <w:rFonts w:ascii="Montserrat" w:hAnsi="Montserrat"/>
          <w:sz w:val="24"/>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615032" w:rsidRPr="009E56B2" w:rsidRDefault="00615032">
      <w:pPr>
        <w:rPr>
          <w:rFonts w:ascii="Montserrat" w:hAnsi="Montserrat"/>
          <w:caps/>
          <w:sz w:val="24"/>
        </w:rPr>
      </w:pPr>
      <w:r w:rsidRPr="009E56B2">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r w:rsidRPr="009E56B2">
        <w:rPr>
          <w:rFonts w:ascii="Montserrat" w:hAnsi="Montserrat"/>
          <w:caps/>
          <w:sz w:val="24"/>
        </w:rPr>
        <w:t>"</w:t>
      </w:r>
    </w:p>
    <w:p w:rsidR="00615032" w:rsidRPr="009E56B2" w:rsidRDefault="00615032">
      <w:pPr>
        <w:rPr>
          <w:rFonts w:ascii="Montserrat" w:hAnsi="Montserrat"/>
          <w:sz w:val="24"/>
        </w:rPr>
      </w:pPr>
      <w:r w:rsidRPr="009E56B2">
        <w:rPr>
          <w:rFonts w:ascii="Montserrat" w:hAnsi="Montserrat"/>
          <w:sz w:val="24"/>
        </w:rPr>
        <w:tab/>
        <w:t>"The truth," she said, mostly to herself. "So, what, do I go back in front of the cameras tell them all about the system? What do you want me to do?" She asked.</w:t>
      </w:r>
    </w:p>
    <w:p w:rsidR="00615032" w:rsidRPr="009E56B2" w:rsidRDefault="00615032">
      <w:pPr>
        <w:rPr>
          <w:rFonts w:ascii="Montserrat" w:hAnsi="Montserrat"/>
          <w:sz w:val="24"/>
        </w:rPr>
      </w:pPr>
      <w:r w:rsidRPr="009E56B2">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615032" w:rsidRPr="009E56B2" w:rsidRDefault="00615032">
      <w:pPr>
        <w:rPr>
          <w:rFonts w:ascii="Montserrat" w:hAnsi="Montserrat"/>
          <w:sz w:val="24"/>
        </w:rPr>
      </w:pPr>
      <w:r w:rsidRPr="009E56B2">
        <w:rPr>
          <w:rFonts w:ascii="Montserrat" w:hAnsi="Montserrat"/>
          <w:sz w:val="24"/>
        </w:rPr>
        <w:tab/>
        <w:t>Phoenix's eyebrows shot up. "You're not going to be telling me what to do?"</w:t>
      </w:r>
    </w:p>
    <w:p w:rsidR="00615032" w:rsidRPr="009E56B2" w:rsidRDefault="00615032">
      <w:pPr>
        <w:rPr>
          <w:rFonts w:ascii="Montserrat" w:hAnsi="Montserrat"/>
          <w:sz w:val="24"/>
        </w:rPr>
      </w:pPr>
      <w:r w:rsidRPr="009E56B2">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9E56B2">
        <w:rPr>
          <w:rFonts w:ascii="Montserrat" w:hAnsi="Montserrat"/>
          <w:i/>
          <w:sz w:val="24"/>
        </w:rPr>
        <w:t xml:space="preserve">active </w:t>
      </w:r>
      <w:r w:rsidRPr="009E56B2">
        <w:rPr>
          <w:rFonts w:ascii="Montserrat" w:hAnsi="Montserrat"/>
          <w:sz w:val="24"/>
        </w:rPr>
        <w:t>free citizen on Earth?"</w:t>
      </w: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chapter</w:t>
      </w:r>
    </w:p>
    <w:p w:rsidR="00615032" w:rsidRPr="009E56B2" w:rsidRDefault="00615032">
      <w:pPr>
        <w:rPr>
          <w:rFonts w:ascii="Montserrat" w:hAnsi="Montserrat"/>
          <w:sz w:val="24"/>
        </w:rPr>
      </w:pPr>
      <w:r w:rsidRPr="009E56B2">
        <w:rPr>
          <w:rFonts w:ascii="Montserrat" w:hAnsi="Montserrat"/>
          <w:sz w:val="24"/>
        </w:rPr>
        <w:t>FOUR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615032" w:rsidRPr="009E56B2" w:rsidRDefault="00615032">
      <w:pPr>
        <w:rPr>
          <w:rFonts w:ascii="Montserrat" w:hAnsi="Montserrat"/>
          <w:sz w:val="24"/>
        </w:rPr>
      </w:pPr>
      <w:r w:rsidRPr="009E56B2">
        <w:rPr>
          <w:rFonts w:ascii="Montserrat" w:hAnsi="Montserrat"/>
          <w:sz w:val="24"/>
        </w:rPr>
        <w:tab/>
        <w:t>She had been bought off quite handsomely!</w:t>
      </w:r>
    </w:p>
    <w:p w:rsidR="00615032" w:rsidRPr="009E56B2" w:rsidRDefault="00615032">
      <w:pPr>
        <w:rPr>
          <w:rFonts w:ascii="Montserrat" w:hAnsi="Montserrat"/>
          <w:sz w:val="24"/>
        </w:rPr>
      </w:pPr>
      <w:r w:rsidRPr="009E56B2">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615032" w:rsidRPr="009E56B2" w:rsidRDefault="00615032">
      <w:pPr>
        <w:rPr>
          <w:rFonts w:ascii="Montserrat" w:hAnsi="Montserrat"/>
          <w:sz w:val="24"/>
        </w:rPr>
      </w:pPr>
      <w:r w:rsidRPr="009E56B2">
        <w:rPr>
          <w:rFonts w:ascii="Montserrat" w:hAnsi="Montserrat"/>
          <w:sz w:val="24"/>
        </w:rPr>
        <w:tab/>
        <w:t>Or until any of the clauses buried in the fine print of her license were tripped.</w:t>
      </w:r>
    </w:p>
    <w:p w:rsidR="00615032" w:rsidRPr="009E56B2" w:rsidRDefault="00615032">
      <w:pPr>
        <w:rPr>
          <w:rFonts w:ascii="Montserrat" w:hAnsi="Montserrat"/>
          <w:sz w:val="24"/>
        </w:rPr>
      </w:pPr>
      <w:r w:rsidRPr="009E56B2">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615032" w:rsidRPr="009E56B2" w:rsidRDefault="00615032">
      <w:pPr>
        <w:rPr>
          <w:rFonts w:ascii="Montserrat" w:hAnsi="Montserrat"/>
          <w:sz w:val="24"/>
        </w:rPr>
      </w:pPr>
      <w:r w:rsidRPr="009E56B2">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615032" w:rsidRPr="009E56B2" w:rsidRDefault="00615032">
      <w:pPr>
        <w:rPr>
          <w:rFonts w:ascii="Montserrat" w:hAnsi="Montserrat"/>
          <w:sz w:val="24"/>
        </w:rPr>
      </w:pPr>
      <w:r w:rsidRPr="009E56B2">
        <w:rPr>
          <w:rFonts w:ascii="Montserrat" w:hAnsi="Montserrat"/>
          <w:sz w:val="24"/>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615032" w:rsidRPr="009E56B2" w:rsidRDefault="00615032">
      <w:pPr>
        <w:rPr>
          <w:rFonts w:ascii="Montserrat" w:hAnsi="Montserrat"/>
          <w:caps/>
          <w:sz w:val="24"/>
        </w:rPr>
      </w:pPr>
      <w:r w:rsidRPr="009E56B2">
        <w:rPr>
          <w:rFonts w:ascii="Montserrat" w:hAnsi="Montserrat"/>
          <w:sz w:val="24"/>
        </w:rPr>
        <w:tab/>
        <w:t>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w:t>
      </w:r>
      <w:r w:rsidRPr="009E56B2">
        <w:rPr>
          <w:rFonts w:ascii="Montserrat" w:hAnsi="Montserrat"/>
          <w:caps/>
          <w:sz w:val="24"/>
        </w:rPr>
        <w:t xml:space="preserve">. </w:t>
      </w:r>
    </w:p>
    <w:p w:rsidR="00615032" w:rsidRPr="009E56B2" w:rsidRDefault="00615032">
      <w:pPr>
        <w:rPr>
          <w:rFonts w:ascii="Montserrat" w:hAnsi="Montserrat"/>
          <w:sz w:val="24"/>
        </w:rPr>
      </w:pPr>
      <w:r w:rsidRPr="009E56B2">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psychokintetically engaging the parking break, and killing the engine. Turning, out of breath, to her companion, she smiled, "What do you say we stop for a bite to eat?"</w:t>
      </w:r>
    </w:p>
    <w:p w:rsidR="00615032" w:rsidRPr="009E56B2" w:rsidRDefault="00615032">
      <w:pPr>
        <w:rPr>
          <w:rFonts w:ascii="Montserrat" w:hAnsi="Montserrat"/>
          <w:sz w:val="24"/>
        </w:rPr>
      </w:pPr>
      <w:r w:rsidRPr="009E56B2">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Monica Brodin, a renowned columnist and current events headliner for </w:t>
      </w:r>
      <w:r w:rsidRPr="009E56B2">
        <w:rPr>
          <w:rFonts w:ascii="Montserrat" w:hAnsi="Montserrat"/>
          <w:i/>
          <w:sz w:val="24"/>
        </w:rPr>
        <w:t xml:space="preserve">life.net.vr </w:t>
      </w:r>
      <w:r w:rsidRPr="009E56B2">
        <w:rPr>
          <w:rFonts w:ascii="Montserrat" w:hAnsi="Montserrat"/>
          <w:sz w:val="24"/>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615032" w:rsidRPr="009E56B2" w:rsidRDefault="00615032">
      <w:pPr>
        <w:rPr>
          <w:rFonts w:ascii="Montserrat" w:hAnsi="Montserrat"/>
          <w:sz w:val="24"/>
        </w:rPr>
      </w:pPr>
      <w:r w:rsidRPr="009E56B2">
        <w:rPr>
          <w:rFonts w:ascii="Montserrat" w:hAnsi="Montserrat"/>
          <w:sz w:val="24"/>
        </w:rPr>
        <w:tab/>
        <w:t xml:space="preserve">Of course, the military had possed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615032" w:rsidRPr="009E56B2" w:rsidRDefault="00615032">
      <w:pPr>
        <w:rPr>
          <w:rFonts w:ascii="Montserrat" w:hAnsi="Montserrat"/>
          <w:sz w:val="24"/>
        </w:rPr>
      </w:pPr>
      <w:r w:rsidRPr="009E56B2">
        <w:rPr>
          <w:rFonts w:ascii="Montserrat" w:hAnsi="Montserrat"/>
          <w:sz w:val="24"/>
        </w:rPr>
        <w:tab/>
        <w:t>Or, that was what it looked like at the moment.</w:t>
      </w:r>
    </w:p>
    <w:p w:rsidR="00615032" w:rsidRPr="009E56B2" w:rsidRDefault="00615032">
      <w:pPr>
        <w:rPr>
          <w:rFonts w:ascii="Montserrat" w:hAnsi="Montserrat"/>
          <w:sz w:val="24"/>
        </w:rPr>
      </w:pPr>
      <w:r w:rsidRPr="009E56B2">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rsidR="00615032" w:rsidRPr="009E56B2" w:rsidRDefault="00615032">
      <w:pPr>
        <w:rPr>
          <w:rFonts w:ascii="Montserrat" w:hAnsi="Montserrat"/>
          <w:sz w:val="24"/>
        </w:rPr>
      </w:pPr>
      <w:r w:rsidRPr="009E56B2">
        <w:rPr>
          <w:rFonts w:ascii="Montserrat" w:hAnsi="Montserrat"/>
          <w:sz w:val="24"/>
        </w:rP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615032" w:rsidRPr="009E56B2" w:rsidRDefault="00615032">
      <w:pPr>
        <w:rPr>
          <w:rFonts w:ascii="Montserrat" w:hAnsi="Montserrat"/>
          <w:sz w:val="24"/>
        </w:rPr>
      </w:pPr>
      <w:r w:rsidRPr="009E56B2">
        <w:rPr>
          <w:rFonts w:ascii="Montserrat" w:hAnsi="Montserrat"/>
          <w:sz w:val="24"/>
        </w:rPr>
        <w:tab/>
        <w:t>"Ms. Nin?" a voice asked from afar. "Are you all right?"</w:t>
      </w:r>
    </w:p>
    <w:p w:rsidR="00615032" w:rsidRPr="009E56B2" w:rsidRDefault="00615032">
      <w:pPr>
        <w:rPr>
          <w:rFonts w:ascii="Montserrat" w:hAnsi="Montserrat"/>
          <w:sz w:val="24"/>
        </w:rPr>
      </w:pPr>
      <w:r w:rsidRPr="009E56B2">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9E56B2">
        <w:rPr>
          <w:rFonts w:ascii="Montserrat" w:hAnsi="Montserrat"/>
          <w:i/>
          <w:sz w:val="24"/>
        </w:rPr>
        <w:t xml:space="preserve">Sure, I'm fine, I just jumped into your head and got lost for a moment! Nice decor! </w:t>
      </w:r>
      <w:r w:rsidRPr="009E56B2">
        <w:rPr>
          <w:rFonts w:ascii="Montserrat" w:hAnsi="Montserrat"/>
          <w:sz w:val="24"/>
        </w:rPr>
        <w:t>Phoenix shook her head as her normal sensory input reasserted itself.</w:t>
      </w:r>
    </w:p>
    <w:p w:rsidR="00615032" w:rsidRPr="009E56B2" w:rsidRDefault="00615032">
      <w:pPr>
        <w:rPr>
          <w:rFonts w:ascii="Montserrat" w:hAnsi="Montserrat"/>
          <w:sz w:val="24"/>
        </w:rPr>
      </w:pPr>
      <w:r w:rsidRPr="009E56B2">
        <w:rPr>
          <w:rFonts w:ascii="Montserrat" w:hAnsi="Montserrat"/>
          <w:sz w:val="24"/>
        </w:rPr>
        <w:tab/>
        <w:t>Their little luncheon party got itself sorted out shortly. They followed the waitress up the stairs to the table, which was right at the edge of the balcony overlooking the terraces below them. The many 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615032" w:rsidRPr="009E56B2" w:rsidRDefault="00615032">
      <w:pPr>
        <w:rPr>
          <w:rFonts w:ascii="Montserrat" w:hAnsi="Montserrat"/>
          <w:sz w:val="24"/>
        </w:rPr>
      </w:pPr>
      <w:r w:rsidRPr="009E56B2">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615032" w:rsidRPr="009E56B2" w:rsidRDefault="00615032">
      <w:pPr>
        <w:rPr>
          <w:rFonts w:ascii="Montserrat" w:hAnsi="Montserrat"/>
          <w:sz w:val="24"/>
        </w:rPr>
      </w:pPr>
      <w:r w:rsidRPr="009E56B2">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615032" w:rsidRPr="009E56B2" w:rsidRDefault="00615032">
      <w:pPr>
        <w:rPr>
          <w:rFonts w:ascii="Montserrat" w:hAnsi="Montserrat"/>
          <w:sz w:val="24"/>
        </w:rPr>
      </w:pPr>
      <w:r w:rsidRPr="009E56B2">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rsidR="00615032" w:rsidRPr="009E56B2" w:rsidRDefault="00615032">
      <w:pPr>
        <w:rPr>
          <w:rFonts w:ascii="Montserrat" w:hAnsi="Montserrat"/>
          <w:sz w:val="24"/>
        </w:rPr>
      </w:pPr>
      <w:r w:rsidRPr="009E56B2">
        <w:rPr>
          <w:rFonts w:ascii="Montserrat" w:hAnsi="Montserrat"/>
          <w:sz w:val="24"/>
        </w:rPr>
        <w:tab/>
        <w:t>Ms. Brodin raised an eyebrow. "So, you were like, some kind of child prodigy then?" She asked. "I mean you were only, what, eleven years old? What was it like knowing you were so special?'</w:t>
      </w:r>
    </w:p>
    <w:p w:rsidR="00615032" w:rsidRPr="009E56B2" w:rsidRDefault="00615032">
      <w:pPr>
        <w:rPr>
          <w:rFonts w:ascii="Montserrat" w:hAnsi="Montserrat"/>
          <w:sz w:val="24"/>
        </w:rPr>
      </w:pPr>
      <w:r w:rsidRPr="009E56B2">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615032" w:rsidRPr="009E56B2" w:rsidRDefault="00615032">
      <w:pPr>
        <w:rPr>
          <w:rFonts w:ascii="Montserrat" w:hAnsi="Montserrat"/>
          <w:sz w:val="24"/>
        </w:rPr>
      </w:pPr>
      <w:r w:rsidRPr="009E56B2">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615032" w:rsidRPr="009E56B2" w:rsidRDefault="00615032">
      <w:pPr>
        <w:rPr>
          <w:rFonts w:ascii="Montserrat" w:hAnsi="Montserrat"/>
          <w:sz w:val="24"/>
        </w:rPr>
      </w:pPr>
      <w:r w:rsidRPr="009E56B2">
        <w:rPr>
          <w:rFonts w:ascii="Montserrat" w:hAnsi="Montserrat"/>
          <w:sz w:val="24"/>
        </w:rPr>
        <w:tab/>
        <w:t>"I was aware that I had a degree of talent," Phoenix answered, being almost deliberately obtuse, "but of course all of us had our strengths, so I never perceived anything exceptional in what I could do."</w:t>
      </w:r>
    </w:p>
    <w:p w:rsidR="00615032" w:rsidRPr="009E56B2" w:rsidRDefault="00615032">
      <w:pPr>
        <w:rPr>
          <w:rFonts w:ascii="Montserrat" w:hAnsi="Montserrat"/>
          <w:sz w:val="24"/>
        </w:rPr>
      </w:pPr>
      <w:r w:rsidRPr="009E56B2">
        <w:rPr>
          <w:rFonts w:ascii="Montserrat" w:hAnsi="Montserrat"/>
          <w:sz w:val="24"/>
        </w:rPr>
        <w:tab/>
        <w:t>"But, if you were average for a child where you grew up, how did you end up involved in a classified government research project?"</w:t>
      </w:r>
    </w:p>
    <w:p w:rsidR="00615032" w:rsidRPr="009E56B2" w:rsidRDefault="00615032">
      <w:pPr>
        <w:rPr>
          <w:rFonts w:ascii="Montserrat" w:hAnsi="Montserrat"/>
          <w:sz w:val="24"/>
        </w:rPr>
      </w:pPr>
      <w:r w:rsidRPr="009E56B2">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 point, enhancing the wave nature of electro-magnetic energy. Before his eyes the image froze, the live feed diverted into a graphic buffer while his superior addressed his outburst. </w:t>
      </w:r>
    </w:p>
    <w:p w:rsidR="00615032" w:rsidRPr="009E56B2" w:rsidRDefault="00615032">
      <w:pPr>
        <w:rPr>
          <w:rFonts w:ascii="Montserrat" w:hAnsi="Montserrat"/>
          <w:sz w:val="24"/>
        </w:rPr>
      </w:pPr>
      <w:r w:rsidRPr="009E56B2">
        <w:rPr>
          <w:rFonts w:ascii="Montserrat" w:hAnsi="Montserrat"/>
          <w:sz w:val="24"/>
        </w:rPr>
        <w:tab/>
        <w:t>"Mr. Powers," the Executive Director of the Psionic Control Agency drawled, "did you have something to wished to share with the board before we continue?"</w:t>
      </w:r>
    </w:p>
    <w:p w:rsidR="00615032" w:rsidRPr="009E56B2" w:rsidRDefault="00615032">
      <w:pPr>
        <w:rPr>
          <w:rFonts w:ascii="Montserrat" w:hAnsi="Montserrat"/>
          <w:sz w:val="24"/>
        </w:rPr>
      </w:pPr>
      <w:r w:rsidRPr="009E56B2">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9E56B2">
        <w:rPr>
          <w:rFonts w:ascii="Montserrat" w:hAnsi="Montserrat"/>
          <w:i/>
          <w:sz w:val="24"/>
        </w:rPr>
        <w:t xml:space="preserve">carte blanche </w:t>
      </w:r>
      <w:r w:rsidRPr="009E56B2">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9E56B2">
        <w:rPr>
          <w:rFonts w:ascii="Montserrat" w:hAnsi="Montserrat"/>
          <w:i/>
          <w:sz w:val="24"/>
        </w:rPr>
        <w:t xml:space="preserve">easing </w:t>
      </w:r>
      <w:r w:rsidRPr="009E56B2">
        <w:rPr>
          <w:rFonts w:ascii="Montserrat" w:hAnsi="Montserrat"/>
          <w:sz w:val="24"/>
        </w:rPr>
        <w:t>fears and tensions. What does she do? She announces that she's 'one of the most dangerous human beings ever born on Earth'!"</w:t>
      </w:r>
    </w:p>
    <w:p w:rsidR="00615032" w:rsidRPr="009E56B2" w:rsidRDefault="00615032">
      <w:pPr>
        <w:rPr>
          <w:rFonts w:ascii="Montserrat" w:hAnsi="Montserrat"/>
          <w:sz w:val="24"/>
        </w:rPr>
      </w:pPr>
      <w:r w:rsidRPr="009E56B2">
        <w:rPr>
          <w:rFonts w:ascii="Montserrat" w:hAnsi="Montserrat"/>
          <w:sz w:val="24"/>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615032" w:rsidRPr="009E56B2" w:rsidRDefault="00615032">
      <w:pPr>
        <w:rPr>
          <w:rFonts w:ascii="Montserrat" w:hAnsi="Montserrat"/>
          <w:sz w:val="24"/>
        </w:rPr>
      </w:pPr>
      <w:r w:rsidRPr="009E56B2">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9E56B2">
        <w:rPr>
          <w:rFonts w:ascii="Montserrat" w:hAnsi="Montserrat"/>
          <w:i/>
          <w:sz w:val="24"/>
        </w:rPr>
        <w:t xml:space="preserve">she </w:t>
      </w:r>
      <w:r w:rsidRPr="009E56B2">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615032" w:rsidRPr="009E56B2" w:rsidRDefault="00615032">
      <w:pPr>
        <w:rPr>
          <w:rFonts w:ascii="Montserrat" w:hAnsi="Montserrat"/>
          <w:sz w:val="24"/>
        </w:rPr>
      </w:pPr>
      <w:r w:rsidRPr="009E56B2">
        <w:rPr>
          <w:rFonts w:ascii="Montserrat" w:hAnsi="Montserrat"/>
          <w:sz w:val="24"/>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615032" w:rsidRPr="009E56B2" w:rsidRDefault="00615032">
      <w:pPr>
        <w:rPr>
          <w:rFonts w:ascii="Montserrat" w:hAnsi="Montserrat"/>
          <w:sz w:val="24"/>
        </w:rPr>
      </w:pPr>
      <w:r w:rsidRPr="009E56B2">
        <w:rPr>
          <w:rFonts w:ascii="Montserrat" w:hAnsi="Montserrat"/>
          <w:sz w:val="24"/>
        </w:rPr>
        <w:tab/>
        <w:t>That could not be denied.</w:t>
      </w:r>
    </w:p>
    <w:p w:rsidR="00615032" w:rsidRPr="009E56B2" w:rsidRDefault="00615032">
      <w:pPr>
        <w:rPr>
          <w:rFonts w:ascii="Montserrat" w:hAnsi="Montserrat"/>
          <w:sz w:val="24"/>
        </w:rPr>
      </w:pPr>
      <w:r w:rsidRPr="009E56B2">
        <w:rPr>
          <w:rFonts w:ascii="Montserrat" w:hAnsi="Montserrat"/>
          <w:sz w:val="24"/>
        </w:rPr>
        <w:tab/>
        <w:t xml:space="preserve">It obviously had not even occured to her to try, she considered with a smirk. The past week of having responsability for herself placed in her own hands left her no choice now but to deal with the fact. She </w:t>
      </w:r>
      <w:r w:rsidRPr="009E56B2">
        <w:rPr>
          <w:rFonts w:ascii="Montserrat" w:hAnsi="Montserrat"/>
          <w:i/>
          <w:sz w:val="24"/>
        </w:rPr>
        <w:t xml:space="preserve">was </w:t>
      </w:r>
      <w:r w:rsidRPr="009E56B2">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615032" w:rsidRPr="009E56B2" w:rsidRDefault="00615032">
      <w:pPr>
        <w:rPr>
          <w:rFonts w:ascii="Montserrat" w:hAnsi="Montserrat"/>
          <w:caps/>
          <w:sz w:val="24"/>
        </w:rPr>
      </w:pPr>
      <w:r w:rsidRPr="009E56B2">
        <w:rPr>
          <w:rFonts w:ascii="Montserrat" w:hAnsi="Montserrat"/>
          <w:sz w:val="24"/>
        </w:rPr>
        <w:tab/>
        <w:t>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w:t>
      </w:r>
      <w:r w:rsidRPr="009E56B2">
        <w:rPr>
          <w:rFonts w:ascii="Montserrat" w:hAnsi="Montserrat"/>
          <w:caps/>
          <w:sz w:val="24"/>
        </w:rPr>
        <w:t xml:space="preserve">. </w:t>
      </w:r>
    </w:p>
    <w:p w:rsidR="00615032" w:rsidRPr="009E56B2" w:rsidRDefault="00615032">
      <w:pPr>
        <w:rPr>
          <w:rFonts w:ascii="Montserrat" w:hAnsi="Montserrat"/>
          <w:sz w:val="24"/>
        </w:rPr>
      </w:pPr>
      <w:r w:rsidRPr="009E56B2">
        <w:rPr>
          <w:rFonts w:ascii="Montserrat" w:hAnsi="Montserrat"/>
          <w:sz w:val="24"/>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resistence. It was a raw force. It repelled her flesh, the way the positive poles of two magnets would abhor making contact. </w:t>
      </w:r>
    </w:p>
    <w:p w:rsidR="00615032" w:rsidRPr="009E56B2" w:rsidRDefault="00615032">
      <w:pPr>
        <w:rPr>
          <w:rFonts w:ascii="Montserrat" w:hAnsi="Montserrat"/>
          <w:caps/>
          <w:sz w:val="24"/>
        </w:rPr>
      </w:pPr>
      <w:r w:rsidRPr="009E56B2">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9E56B2">
        <w:rPr>
          <w:rFonts w:ascii="Montserrat" w:hAnsi="Montserrat"/>
          <w:i/>
          <w:sz w:val="24"/>
        </w:rPr>
        <w:t xml:space="preserve">implications," </w:t>
      </w:r>
      <w:r w:rsidRPr="009E56B2">
        <w:rPr>
          <w:rFonts w:ascii="Montserrat" w:hAnsi="Montserrat"/>
          <w:sz w:val="24"/>
        </w:rPr>
        <w:t>Phoenix stressed, as the glass reformed. Her thoughts wandered as the sight brought to mind what she had gone through. The shattered pieces aligned under her direction; a delicate collection of slivered shards, resolving the form, but not the unity, of the glass</w:t>
      </w:r>
      <w:r w:rsidRPr="009E56B2">
        <w:rPr>
          <w:rFonts w:ascii="Montserrat" w:hAnsi="Montserrat"/>
          <w:caps/>
          <w:sz w:val="24"/>
        </w:rPr>
        <w:t xml:space="preserve">. </w:t>
      </w:r>
    </w:p>
    <w:p w:rsidR="00615032" w:rsidRPr="009E56B2" w:rsidRDefault="00615032">
      <w:pPr>
        <w:rPr>
          <w:rFonts w:ascii="Montserrat" w:hAnsi="Montserrat"/>
          <w:sz w:val="24"/>
        </w:rPr>
      </w:pPr>
      <w:r w:rsidRPr="009E56B2">
        <w:rPr>
          <w:rFonts w:ascii="Montserrat" w:hAnsi="Montserrat"/>
          <w:sz w:val="24"/>
        </w:rPr>
        <w:tab/>
        <w:t xml:space="preserve">No matter how well the peices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615032" w:rsidRPr="009E56B2" w:rsidRDefault="00615032">
      <w:pPr>
        <w:rPr>
          <w:rFonts w:ascii="Montserrat" w:hAnsi="Montserrat"/>
          <w:caps/>
          <w:sz w:val="24"/>
        </w:rPr>
      </w:pPr>
      <w:r w:rsidRPr="009E56B2">
        <w:rPr>
          <w:rFonts w:ascii="Montserrat" w:hAnsi="Montserrat"/>
          <w:sz w:val="24"/>
        </w:rPr>
        <w:tab/>
        <w:t xml:space="preserve">"What is always seen is </w:t>
      </w:r>
      <w:r w:rsidRPr="009E56B2">
        <w:rPr>
          <w:rFonts w:ascii="Montserrat" w:hAnsi="Montserrat"/>
          <w:i/>
          <w:sz w:val="24"/>
        </w:rPr>
        <w:t>power</w:t>
      </w:r>
      <w:r w:rsidRPr="009E56B2">
        <w:rPr>
          <w:rFonts w:ascii="Montserrat" w:hAnsi="Montserrat"/>
          <w:sz w:val="24"/>
        </w:rPr>
        <w:t xml:space="preserve">. The </w:t>
      </w:r>
      <w:r w:rsidRPr="009E56B2">
        <w:rPr>
          <w:rFonts w:ascii="Montserrat" w:hAnsi="Montserrat"/>
          <w:i/>
          <w:sz w:val="24"/>
        </w:rPr>
        <w:t xml:space="preserve">promise </w:t>
      </w:r>
      <w:r w:rsidRPr="009E56B2">
        <w:rPr>
          <w:rFonts w:ascii="Montserrat" w:hAnsi="Montserrat"/>
          <w:sz w:val="24"/>
        </w:rPr>
        <w:t xml:space="preserve">of power," she emphasized. She reached out and ran her finger down the restored glass. She felt a slight shiver. </w:t>
      </w:r>
      <w:r w:rsidRPr="009E56B2">
        <w:rPr>
          <w:rFonts w:ascii="Montserrat" w:hAnsi="Montserrat"/>
          <w:i/>
          <w:sz w:val="24"/>
        </w:rPr>
        <w:t xml:space="preserve">What is a scar but the memory of the pain? Without it, can identity transcend change? </w:t>
      </w:r>
      <w:r w:rsidRPr="009E56B2">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9E56B2">
        <w:rPr>
          <w:rFonts w:ascii="Montserrat" w:hAnsi="Montserrat"/>
          <w:i/>
          <w:sz w:val="24"/>
        </w:rPr>
        <w:t xml:space="preserve">who </w:t>
      </w:r>
      <w:r w:rsidRPr="009E56B2">
        <w:rPr>
          <w:rFonts w:ascii="Montserrat" w:hAnsi="Montserrat"/>
          <w:sz w:val="24"/>
        </w:rPr>
        <w:t xml:space="preserve">can be trusted to </w:t>
      </w:r>
      <w:r w:rsidRPr="009E56B2">
        <w:rPr>
          <w:rFonts w:ascii="Montserrat" w:hAnsi="Montserrat"/>
          <w:i/>
          <w:sz w:val="24"/>
        </w:rPr>
        <w:t xml:space="preserve">control </w:t>
      </w:r>
      <w:r w:rsidRPr="009E56B2">
        <w:rPr>
          <w:rFonts w:ascii="Montserrat" w:hAnsi="Montserrat"/>
          <w:sz w:val="24"/>
        </w:rPr>
        <w:t>this power?" She looked up again at the eyes of her audience</w:t>
      </w:r>
      <w:r w:rsidRPr="009E56B2">
        <w:rPr>
          <w:rFonts w:ascii="Montserrat" w:hAnsi="Montserrat"/>
          <w:caps/>
          <w:sz w:val="24"/>
        </w:rPr>
        <w:t>.</w:t>
      </w:r>
    </w:p>
    <w:p w:rsidR="00615032" w:rsidRPr="009E56B2" w:rsidRDefault="00615032">
      <w:pPr>
        <w:rPr>
          <w:rFonts w:ascii="Montserrat" w:hAnsi="Montserrat"/>
          <w:sz w:val="24"/>
        </w:rPr>
      </w:pPr>
      <w:r w:rsidRPr="009E56B2">
        <w:rPr>
          <w:rFonts w:ascii="Montserrat" w:hAnsi="Montserrat"/>
          <w:sz w:val="24"/>
        </w:rPr>
        <w:tab/>
        <w:t xml:space="preserve">"Of course, we're talking about </w:t>
      </w:r>
      <w:r w:rsidRPr="009E56B2">
        <w:rPr>
          <w:rFonts w:ascii="Montserrat" w:hAnsi="Montserrat"/>
          <w:i/>
          <w:sz w:val="24"/>
        </w:rPr>
        <w:t xml:space="preserve">people </w:t>
      </w:r>
      <w:r w:rsidRPr="009E56B2">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 it. But," she smiled again, exclaiming, "wouldn't it ease your soul if you knew that the person who had the power didn't </w:t>
      </w:r>
      <w:r w:rsidRPr="009E56B2">
        <w:rPr>
          <w:rFonts w:ascii="Montserrat" w:hAnsi="Montserrat"/>
          <w:i/>
          <w:sz w:val="24"/>
        </w:rPr>
        <w:t xml:space="preserve">know </w:t>
      </w:r>
      <w:r w:rsidRPr="009E56B2">
        <w:rPr>
          <w:rFonts w:ascii="Montserrat" w:hAnsi="Montserrat"/>
          <w:sz w:val="24"/>
        </w:rPr>
        <w:t>she had it!"</w:t>
      </w:r>
    </w:p>
    <w:p w:rsidR="00615032" w:rsidRPr="009E56B2" w:rsidRDefault="00615032">
      <w:pPr>
        <w:rPr>
          <w:rFonts w:ascii="Montserrat" w:hAnsi="Montserrat"/>
          <w:sz w:val="24"/>
        </w:rPr>
      </w:pPr>
      <w:r w:rsidRPr="009E56B2">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9E56B2">
        <w:rPr>
          <w:rFonts w:ascii="Montserrat" w:hAnsi="Montserrat"/>
          <w:i/>
          <w:sz w:val="24"/>
        </w:rPr>
        <w:t xml:space="preserve">you </w:t>
      </w:r>
      <w:r w:rsidRPr="009E56B2">
        <w:rPr>
          <w:rFonts w:ascii="Montserrat" w:hAnsi="Montserrat"/>
          <w:sz w:val="24"/>
        </w:rPr>
        <w:t xml:space="preserve">have it. Do you think that people will be afraid of you? And if so, what can you really do about it?" She had to ask. </w:t>
      </w:r>
    </w:p>
    <w:p w:rsidR="00615032" w:rsidRPr="009E56B2" w:rsidRDefault="00615032">
      <w:pPr>
        <w:rPr>
          <w:rFonts w:ascii="Montserrat" w:hAnsi="Montserrat"/>
          <w:sz w:val="24"/>
        </w:rPr>
      </w:pPr>
      <w:r w:rsidRPr="009E56B2">
        <w:rPr>
          <w:rFonts w:ascii="Montserrat" w:hAnsi="Montserrat"/>
          <w:sz w:val="24"/>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615032" w:rsidRPr="009E56B2" w:rsidRDefault="00615032">
      <w:pPr>
        <w:rPr>
          <w:rFonts w:ascii="Montserrat" w:hAnsi="Montserrat"/>
          <w:sz w:val="24"/>
        </w:rPr>
      </w:pPr>
      <w:r w:rsidRPr="009E56B2">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rsidR="00615032" w:rsidRPr="009E56B2" w:rsidRDefault="00615032">
      <w:pPr>
        <w:rPr>
          <w:rFonts w:ascii="Montserrat" w:hAnsi="Montserrat"/>
          <w:sz w:val="24"/>
        </w:rPr>
      </w:pPr>
      <w:r w:rsidRPr="009E56B2">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615032" w:rsidRPr="009E56B2" w:rsidRDefault="00615032">
      <w:pPr>
        <w:rPr>
          <w:rFonts w:ascii="Montserrat" w:hAnsi="Montserrat"/>
          <w:i/>
          <w:caps/>
          <w:sz w:val="24"/>
        </w:rPr>
      </w:pPr>
      <w:r w:rsidRPr="009E56B2">
        <w:rPr>
          <w:rFonts w:ascii="Montserrat" w:hAnsi="Montserrat"/>
          <w:sz w:val="24"/>
        </w:rPr>
        <w:tab/>
        <w:t xml:space="preserve">Then she considered the possability that reality </w:t>
      </w:r>
      <w:r w:rsidRPr="009E56B2">
        <w:rPr>
          <w:rFonts w:ascii="Montserrat" w:hAnsi="Montserrat"/>
          <w:i/>
          <w:sz w:val="24"/>
        </w:rPr>
        <w:t xml:space="preserve">could </w:t>
      </w:r>
      <w:r w:rsidRPr="009E56B2">
        <w:rPr>
          <w:rFonts w:ascii="Montserrat" w:hAnsi="Montserrat"/>
          <w:sz w:val="24"/>
        </w:rPr>
        <w:t>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w:t>
      </w:r>
      <w:r w:rsidRPr="009E56B2">
        <w:rPr>
          <w:rFonts w:ascii="Montserrat" w:hAnsi="Montserrat"/>
          <w:caps/>
          <w:sz w:val="24"/>
        </w:rPr>
        <w:t xml:space="preserve">, </w:t>
      </w:r>
      <w:r w:rsidRPr="009E56B2">
        <w:rPr>
          <w:rFonts w:ascii="Montserrat" w:hAnsi="Montserrat"/>
          <w:i/>
          <w:sz w:val="24"/>
        </w:rPr>
        <w:t>Go ahead and be afraid, just don't be stupid about it</w:t>
      </w:r>
      <w:r w:rsidRPr="009E56B2">
        <w:rPr>
          <w:rFonts w:ascii="Montserrat" w:hAnsi="Montserrat"/>
          <w:i/>
          <w:caps/>
          <w:sz w:val="24"/>
        </w:rPr>
        <w:t xml:space="preserve">. </w:t>
      </w:r>
    </w:p>
    <w:p w:rsidR="00615032" w:rsidRPr="009E56B2" w:rsidRDefault="00615032">
      <w:pPr>
        <w:rPr>
          <w:rFonts w:ascii="Montserrat" w:hAnsi="Montserrat"/>
          <w:sz w:val="24"/>
        </w:rPr>
      </w:pPr>
      <w:r w:rsidRPr="009E56B2">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which the reporter would have expected to see in a person who knew that she had proved her point. This one shared the horror she inflicted on the sanity of others. Phoenix nodded so subtly, the reporter almost missed it, and resumed eating.</w:t>
      </w:r>
    </w:p>
    <w:p w:rsidR="00615032" w:rsidRPr="009E56B2" w:rsidRDefault="00615032">
      <w:pPr>
        <w:rPr>
          <w:rFonts w:ascii="Montserrat" w:hAnsi="Montserrat"/>
          <w:sz w:val="24"/>
        </w:rPr>
      </w:pPr>
      <w:r w:rsidRPr="009E56B2">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615032" w:rsidRPr="009E56B2" w:rsidRDefault="00615032">
      <w:pPr>
        <w:rPr>
          <w:rFonts w:ascii="Montserrat" w:hAnsi="Montserrat"/>
          <w:sz w:val="24"/>
        </w:rPr>
      </w:pPr>
      <w:r w:rsidRPr="009E56B2">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615032" w:rsidRPr="009E56B2" w:rsidRDefault="00615032">
      <w:pPr>
        <w:rPr>
          <w:rFonts w:ascii="Montserrat" w:hAnsi="Montserrat"/>
          <w:sz w:val="24"/>
        </w:rPr>
      </w:pPr>
      <w:r w:rsidRPr="009E56B2">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rsidR="00615032" w:rsidRPr="009E56B2" w:rsidRDefault="00615032">
      <w:pPr>
        <w:rPr>
          <w:rFonts w:ascii="Montserrat" w:hAnsi="Montserrat"/>
          <w:sz w:val="24"/>
        </w:rPr>
      </w:pPr>
      <w:r w:rsidRPr="009E56B2">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615032" w:rsidRPr="009E56B2" w:rsidRDefault="00615032">
      <w:pPr>
        <w:rPr>
          <w:rFonts w:ascii="Montserrat" w:hAnsi="Montserrat"/>
          <w:sz w:val="24"/>
        </w:rPr>
      </w:pPr>
      <w:r w:rsidRPr="009E56B2">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615032" w:rsidRPr="009E56B2" w:rsidRDefault="00615032">
      <w:pPr>
        <w:rPr>
          <w:rFonts w:ascii="Montserrat" w:hAnsi="Montserrat"/>
          <w:sz w:val="24"/>
        </w:rPr>
      </w:pPr>
      <w:r w:rsidRPr="009E56B2">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615032" w:rsidRPr="009E56B2" w:rsidRDefault="00615032">
      <w:pPr>
        <w:rPr>
          <w:rFonts w:ascii="Montserrat" w:hAnsi="Montserrat"/>
          <w:caps/>
          <w:sz w:val="24"/>
        </w:rPr>
      </w:pPr>
      <w:r w:rsidRPr="009E56B2">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r w:rsidRPr="009E56B2">
        <w:rPr>
          <w:rFonts w:ascii="Montserrat" w:hAnsi="Montserrat"/>
          <w:caps/>
          <w:sz w:val="24"/>
        </w:rPr>
        <w:t>"</w:t>
      </w:r>
    </w:p>
    <w:p w:rsidR="00615032" w:rsidRPr="009E56B2" w:rsidRDefault="00615032">
      <w:pPr>
        <w:rPr>
          <w:rFonts w:ascii="Montserrat" w:hAnsi="Montserrat"/>
          <w:caps/>
          <w:sz w:val="24"/>
        </w:rPr>
      </w:pPr>
      <w:r w:rsidRPr="009E56B2">
        <w:rPr>
          <w:rFonts w:ascii="Montserrat" w:hAnsi="Montserrat"/>
          <w:sz w:val="24"/>
        </w:rPr>
        <w:tab/>
        <w:t>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w:t>
      </w:r>
      <w:r w:rsidRPr="009E56B2">
        <w:rPr>
          <w:rFonts w:ascii="Montserrat" w:hAnsi="Montserrat"/>
          <w:caps/>
          <w:sz w:val="24"/>
        </w:rPr>
        <w:t xml:space="preserve">. </w:t>
      </w:r>
    </w:p>
    <w:p w:rsidR="00615032" w:rsidRPr="009E56B2" w:rsidRDefault="00615032">
      <w:pPr>
        <w:rPr>
          <w:rFonts w:ascii="Montserrat" w:hAnsi="Montserrat"/>
          <w:sz w:val="24"/>
        </w:rPr>
      </w:pPr>
      <w:r w:rsidRPr="009E56B2">
        <w:rPr>
          <w:rFonts w:ascii="Montserrat" w:hAnsi="Montserrat"/>
          <w:sz w:val="24"/>
        </w:rP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Alexander, her son, was pressed into service hunting down other actives. He lasted about ten years, but he was killed attempting to rescue his own sons from the farm. He died in Andrew Kohler's arms. </w:t>
      </w:r>
    </w:p>
    <w:p w:rsidR="00615032" w:rsidRPr="009E56B2" w:rsidRDefault="00615032">
      <w:pPr>
        <w:rPr>
          <w:rFonts w:ascii="Montserrat" w:hAnsi="Montserrat"/>
          <w:sz w:val="24"/>
        </w:rPr>
      </w:pPr>
      <w:r w:rsidRPr="009E56B2">
        <w:rPr>
          <w:rFonts w:ascii="Montserrat" w:hAnsi="Montserrat"/>
          <w:sz w:val="24"/>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615032" w:rsidRPr="009E56B2" w:rsidRDefault="00615032">
      <w:pPr>
        <w:rPr>
          <w:rFonts w:ascii="Montserrat" w:hAnsi="Montserrat"/>
          <w:sz w:val="24"/>
        </w:rPr>
      </w:pPr>
      <w:r w:rsidRPr="009E56B2">
        <w:rPr>
          <w:rFonts w:ascii="Montserrat" w:hAnsi="Montserrat"/>
          <w:sz w:val="24"/>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baby-boom. The Project accounted for about half of them before they were old enough to breed. My friend's great grandmother, Amber died young, about three weeks after giving birth to her daughter, Alannah. Alannah married her second-cousin, three generations removed, Alexander. There had been almost a hundred kids in Alex and Alannah's generation. They were two, out of ten who lasted long enough to have children of their own. </w:t>
      </w:r>
    </w:p>
    <w:p w:rsidR="00615032" w:rsidRPr="009E56B2" w:rsidRDefault="00615032">
      <w:pPr>
        <w:rPr>
          <w:rFonts w:ascii="Montserrat" w:hAnsi="Montserrat"/>
          <w:sz w:val="24"/>
        </w:rPr>
      </w:pPr>
      <w:r w:rsidRPr="009E56B2">
        <w:rPr>
          <w:rFonts w:ascii="Montserrat" w:hAnsi="Montserrat"/>
          <w:sz w:val="24"/>
        </w:rPr>
        <w:tab/>
        <w:t xml:space="preserve">"Of the seven descendants of Aeslyn Elizabeth Kohler, born in my mother's generation, Alexandrea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 to 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615032" w:rsidRPr="009E56B2" w:rsidRDefault="00615032">
      <w:pPr>
        <w:rPr>
          <w:rFonts w:ascii="Montserrat" w:hAnsi="Montserrat"/>
          <w:sz w:val="24"/>
        </w:rPr>
      </w:pPr>
      <w:r w:rsidRPr="009E56B2">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9E56B2">
        <w:rPr>
          <w:rFonts w:ascii="Montserrat" w:hAnsi="Montserrat"/>
          <w:i/>
          <w:sz w:val="24"/>
        </w:rPr>
        <w:t xml:space="preserve">Adventure," </w:t>
      </w:r>
      <w:r w:rsidRPr="009E56B2">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615032" w:rsidRPr="009E56B2" w:rsidRDefault="00615032">
      <w:pPr>
        <w:rPr>
          <w:rFonts w:ascii="Montserrat" w:hAnsi="Montserrat"/>
          <w:sz w:val="24"/>
        </w:rPr>
      </w:pPr>
      <w:r w:rsidRPr="009E56B2">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9E56B2">
        <w:rPr>
          <w:rFonts w:ascii="Montserrat" w:hAnsi="Montserrat"/>
          <w:i/>
          <w:sz w:val="24"/>
        </w:rPr>
        <w:t xml:space="preserve">balancing. </w:t>
      </w:r>
      <w:r w:rsidRPr="009E56B2">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615032" w:rsidRPr="009E56B2" w:rsidRDefault="00615032">
      <w:pPr>
        <w:rPr>
          <w:rFonts w:ascii="Montserrat" w:hAnsi="Montserrat"/>
          <w:sz w:val="24"/>
        </w:rPr>
      </w:pPr>
      <w:r w:rsidRPr="009E56B2">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615032" w:rsidRPr="009E56B2" w:rsidRDefault="00615032">
      <w:pPr>
        <w:rPr>
          <w:rFonts w:ascii="Montserrat" w:hAnsi="Montserrat"/>
          <w:sz w:val="24"/>
        </w:rPr>
      </w:pPr>
      <w:r w:rsidRPr="009E56B2">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rsidR="00615032" w:rsidRPr="009E56B2" w:rsidRDefault="00615032">
      <w:pPr>
        <w:rPr>
          <w:rFonts w:ascii="Montserrat" w:hAnsi="Montserrat"/>
          <w:sz w:val="24"/>
        </w:rPr>
      </w:pPr>
      <w:r w:rsidRPr="009E56B2">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615032" w:rsidRPr="009E56B2" w:rsidRDefault="00615032">
      <w:pPr>
        <w:rPr>
          <w:rFonts w:ascii="Montserrat" w:hAnsi="Montserrat"/>
          <w:sz w:val="24"/>
        </w:rPr>
      </w:pPr>
      <w:r w:rsidRPr="009E56B2">
        <w:rPr>
          <w:rFonts w:ascii="Montserrat" w:hAnsi="Montserrat"/>
          <w:sz w:val="24"/>
        </w:rPr>
        <w:tab/>
        <w:t>The singing, flute voice-text of the other spoke up, "She commands real-code. Your analysis reveals its integrity. This is not a hoax."</w:t>
      </w:r>
    </w:p>
    <w:p w:rsidR="00615032" w:rsidRPr="009E56B2" w:rsidRDefault="00615032">
      <w:pPr>
        <w:rPr>
          <w:rFonts w:ascii="Montserrat" w:hAnsi="Montserrat"/>
          <w:sz w:val="24"/>
        </w:rPr>
      </w:pPr>
      <w:r w:rsidRPr="009E56B2">
        <w:rPr>
          <w:rFonts w:ascii="Montserrat" w:hAnsi="Montserrat"/>
          <w:sz w:val="24"/>
        </w:rPr>
        <w:tab/>
        <w:t xml:space="preserve">"No, Ariadne," he replied with satisfaction, "it is not. I told you I'd found a better hacker than you." He chuckled. </w:t>
      </w:r>
    </w:p>
    <w:p w:rsidR="00615032" w:rsidRPr="009E56B2" w:rsidRDefault="00615032">
      <w:pPr>
        <w:rPr>
          <w:rFonts w:ascii="Montserrat" w:hAnsi="Montserrat"/>
          <w:sz w:val="24"/>
        </w:rPr>
      </w:pPr>
      <w:r w:rsidRPr="009E56B2">
        <w:rPr>
          <w:rFonts w:ascii="Montserrat" w:hAnsi="Montserrat"/>
          <w:sz w:val="24"/>
        </w:rPr>
        <w:tab/>
        <w:t>"Is she a hacker?" The deep moaning voice-text of Diamond queried.</w:t>
      </w:r>
    </w:p>
    <w:p w:rsidR="00615032" w:rsidRPr="009E56B2" w:rsidRDefault="00615032">
      <w:pPr>
        <w:rPr>
          <w:rFonts w:ascii="Montserrat" w:hAnsi="Montserrat"/>
          <w:sz w:val="24"/>
        </w:rPr>
      </w:pPr>
      <w:r w:rsidRPr="009E56B2">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rsidR="00615032" w:rsidRPr="009E56B2" w:rsidRDefault="00615032">
      <w:pPr>
        <w:rPr>
          <w:rFonts w:ascii="Montserrat" w:hAnsi="Montserrat"/>
          <w:sz w:val="24"/>
        </w:rPr>
      </w:pPr>
      <w:r w:rsidRPr="009E56B2">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615032" w:rsidRPr="009E56B2" w:rsidRDefault="00615032">
      <w:pPr>
        <w:rPr>
          <w:rFonts w:ascii="Montserrat" w:hAnsi="Montserrat"/>
          <w:caps/>
          <w:sz w:val="24"/>
        </w:rPr>
      </w:pPr>
      <w:r w:rsidRPr="009E56B2">
        <w:rPr>
          <w:rFonts w:ascii="Montserrat" w:hAnsi="Montserrat"/>
          <w:sz w:val="24"/>
        </w:rPr>
        <w:tab/>
        <w:t>Diamond's voice interrupted, "You were right, geist. Where did you get the tip?</w:t>
      </w:r>
      <w:r w:rsidRPr="009E56B2">
        <w:rPr>
          <w:rFonts w:ascii="Montserrat" w:hAnsi="Montserrat"/>
          <w:caps/>
          <w:sz w:val="24"/>
        </w:rPr>
        <w:t>"</w:t>
      </w:r>
    </w:p>
    <w:p w:rsidR="00615032" w:rsidRPr="009E56B2" w:rsidRDefault="00615032">
      <w:pPr>
        <w:rPr>
          <w:rFonts w:ascii="Montserrat" w:hAnsi="Montserrat"/>
          <w:sz w:val="24"/>
        </w:rPr>
      </w:pPr>
      <w:r w:rsidRPr="009E56B2">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615032" w:rsidRPr="009E56B2" w:rsidRDefault="00615032">
      <w:pPr>
        <w:rPr>
          <w:rFonts w:ascii="Montserrat" w:hAnsi="Montserrat"/>
          <w:sz w:val="24"/>
        </w:rPr>
      </w:pPr>
      <w:r w:rsidRPr="009E56B2">
        <w:rPr>
          <w:rFonts w:ascii="Montserrat" w:hAnsi="Montserrat"/>
          <w:sz w:val="24"/>
        </w:rPr>
        <w:tab/>
        <w:t>There was a thoughtful silence as the interview ran on. Finally Diamond spoke up. "So, you've brought her to our attention. Now what?"</w:t>
      </w:r>
    </w:p>
    <w:p w:rsidR="00615032" w:rsidRPr="009E56B2" w:rsidRDefault="00615032">
      <w:pPr>
        <w:rPr>
          <w:rFonts w:ascii="Montserrat" w:hAnsi="Montserrat"/>
          <w:sz w:val="24"/>
        </w:rPr>
      </w:pPr>
      <w:r w:rsidRPr="009E56B2">
        <w:rPr>
          <w:rFonts w:ascii="Montserrat" w:hAnsi="Montserrat"/>
          <w:sz w:val="24"/>
        </w:rPr>
        <w:tab/>
        <w:t xml:space="preserve">He stared at the angel before him for a minute before saying, "Wouldn't you like to know exactly who and </w:t>
      </w:r>
      <w:r w:rsidRPr="009E56B2">
        <w:rPr>
          <w:rFonts w:ascii="Montserrat" w:hAnsi="Montserrat"/>
          <w:i/>
          <w:sz w:val="24"/>
        </w:rPr>
        <w:t xml:space="preserve">what </w:t>
      </w:r>
      <w:r w:rsidRPr="009E56B2">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615032" w:rsidRPr="009E56B2" w:rsidRDefault="00615032">
      <w:pPr>
        <w:rPr>
          <w:rFonts w:ascii="Montserrat" w:hAnsi="Montserrat"/>
          <w:sz w:val="24"/>
        </w:rPr>
      </w:pPr>
      <w:r w:rsidRPr="009E56B2">
        <w:rPr>
          <w:rFonts w:ascii="Montserrat" w:hAnsi="Montserrat"/>
          <w:sz w:val="24"/>
        </w:rPr>
        <w:tab/>
        <w:t>"What if she is a divine?" Ariadne challenged.</w:t>
      </w:r>
    </w:p>
    <w:p w:rsidR="00615032" w:rsidRPr="009E56B2" w:rsidRDefault="00615032">
      <w:pPr>
        <w:rPr>
          <w:rFonts w:ascii="Montserrat" w:hAnsi="Montserrat"/>
          <w:sz w:val="24"/>
        </w:rPr>
      </w:pPr>
      <w:r w:rsidRPr="009E56B2">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chapter</w:t>
      </w:r>
    </w:p>
    <w:p w:rsidR="00615032" w:rsidRPr="009E56B2" w:rsidRDefault="00615032">
      <w:pPr>
        <w:rPr>
          <w:rFonts w:ascii="Montserrat" w:hAnsi="Montserrat"/>
          <w:sz w:val="24"/>
        </w:rPr>
      </w:pPr>
      <w:r w:rsidRPr="009E56B2">
        <w:rPr>
          <w:rFonts w:ascii="Montserrat" w:hAnsi="Montserrat"/>
          <w:sz w:val="24"/>
        </w:rPr>
        <w:t>FIVE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rsidR="00615032" w:rsidRPr="009E56B2" w:rsidRDefault="00615032">
      <w:pPr>
        <w:rPr>
          <w:rFonts w:ascii="Montserrat" w:hAnsi="Montserrat"/>
          <w:sz w:val="24"/>
        </w:rPr>
      </w:pPr>
      <w:r w:rsidRPr="009E56B2">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615032" w:rsidRPr="009E56B2" w:rsidRDefault="00615032">
      <w:pPr>
        <w:rPr>
          <w:rFonts w:ascii="Montserrat" w:hAnsi="Montserrat"/>
          <w:sz w:val="24"/>
        </w:rPr>
      </w:pPr>
      <w:r w:rsidRPr="009E56B2">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615032" w:rsidRPr="009E56B2" w:rsidRDefault="00615032">
      <w:pPr>
        <w:rPr>
          <w:rFonts w:ascii="Montserrat" w:hAnsi="Montserrat"/>
          <w:sz w:val="24"/>
        </w:rPr>
      </w:pPr>
      <w:r w:rsidRPr="009E56B2">
        <w:rPr>
          <w:rFonts w:ascii="Montserrat" w:hAnsi="Montserrat"/>
          <w:sz w:val="24"/>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615032" w:rsidRPr="009E56B2" w:rsidRDefault="00615032">
      <w:pPr>
        <w:rPr>
          <w:rFonts w:ascii="Montserrat" w:hAnsi="Montserrat"/>
          <w:sz w:val="24"/>
        </w:rPr>
      </w:pPr>
      <w:r w:rsidRPr="009E56B2">
        <w:rPr>
          <w:rFonts w:ascii="Montserrat" w:hAnsi="Montserrat"/>
          <w:sz w:val="24"/>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615032" w:rsidRPr="009E56B2" w:rsidRDefault="00615032">
      <w:pPr>
        <w:rPr>
          <w:rFonts w:ascii="Montserrat" w:hAnsi="Montserrat"/>
          <w:sz w:val="24"/>
        </w:rPr>
      </w:pPr>
      <w:r w:rsidRPr="009E56B2">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rsidR="00615032" w:rsidRPr="009E56B2" w:rsidRDefault="00615032">
      <w:pPr>
        <w:rPr>
          <w:rFonts w:ascii="Montserrat" w:hAnsi="Montserrat"/>
          <w:sz w:val="24"/>
        </w:rPr>
      </w:pPr>
      <w:r w:rsidRPr="009E56B2">
        <w:rPr>
          <w:rFonts w:ascii="Montserrat" w:hAnsi="Montserrat"/>
          <w:sz w:val="24"/>
        </w:rPr>
        <w:tab/>
        <w:t>Unfortunately he had missed seeing it.</w:t>
      </w:r>
    </w:p>
    <w:p w:rsidR="00615032" w:rsidRPr="009E56B2" w:rsidRDefault="00615032">
      <w:pPr>
        <w:rPr>
          <w:rFonts w:ascii="Montserrat" w:hAnsi="Montserrat"/>
          <w:sz w:val="24"/>
        </w:rPr>
      </w:pPr>
      <w:r w:rsidRPr="009E56B2">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rsidR="00615032" w:rsidRPr="009E56B2" w:rsidRDefault="00615032">
      <w:pPr>
        <w:rPr>
          <w:rFonts w:ascii="Montserrat" w:hAnsi="Montserrat"/>
          <w:sz w:val="24"/>
        </w:rPr>
      </w:pPr>
      <w:r w:rsidRPr="009E56B2">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615032" w:rsidRPr="009E56B2" w:rsidRDefault="00615032">
      <w:pPr>
        <w:rPr>
          <w:rFonts w:ascii="Montserrat" w:hAnsi="Montserrat"/>
          <w:sz w:val="24"/>
        </w:rPr>
      </w:pPr>
      <w:r w:rsidRPr="009E56B2">
        <w:rPr>
          <w:rFonts w:ascii="Montserrat" w:hAnsi="Montserrat"/>
          <w:sz w:val="24"/>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615032" w:rsidRPr="009E56B2" w:rsidRDefault="00615032">
      <w:pPr>
        <w:rPr>
          <w:rFonts w:ascii="Montserrat" w:hAnsi="Montserrat"/>
          <w:sz w:val="24"/>
        </w:rPr>
      </w:pPr>
      <w:r w:rsidRPr="009E56B2">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rsidR="00615032" w:rsidRPr="009E56B2" w:rsidRDefault="00615032">
      <w:pPr>
        <w:rPr>
          <w:rFonts w:ascii="Montserrat" w:hAnsi="Montserrat"/>
          <w:sz w:val="24"/>
        </w:rPr>
      </w:pPr>
      <w:r w:rsidRPr="009E56B2">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615032" w:rsidRPr="009E56B2" w:rsidRDefault="00615032">
      <w:pPr>
        <w:rPr>
          <w:rFonts w:ascii="Montserrat" w:hAnsi="Montserrat"/>
          <w:sz w:val="24"/>
        </w:rPr>
      </w:pPr>
      <w:r w:rsidRPr="009E56B2">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615032" w:rsidRPr="009E56B2" w:rsidRDefault="00615032">
      <w:pPr>
        <w:rPr>
          <w:rFonts w:ascii="Montserrat" w:hAnsi="Montserrat"/>
          <w:sz w:val="24"/>
        </w:rPr>
      </w:pPr>
      <w:r w:rsidRPr="009E56B2">
        <w:rPr>
          <w:rFonts w:ascii="Montserrat" w:hAnsi="Montserrat"/>
          <w:sz w:val="24"/>
        </w:rPr>
        <w:tab/>
        <w:t>"Hi, Arthur," she began. "Can we speak freely?"</w:t>
      </w:r>
    </w:p>
    <w:p w:rsidR="00615032" w:rsidRPr="009E56B2" w:rsidRDefault="00615032">
      <w:pPr>
        <w:rPr>
          <w:rFonts w:ascii="Montserrat" w:hAnsi="Montserrat"/>
          <w:sz w:val="24"/>
        </w:rPr>
      </w:pPr>
      <w:r w:rsidRPr="009E56B2">
        <w:rPr>
          <w:rFonts w:ascii="Montserrat" w:hAnsi="Montserrat"/>
          <w:sz w:val="24"/>
        </w:rPr>
        <w:tab/>
        <w:t>"Phoenix. It is nice to see you. Of course we can speak freely, but I don't have a lot of time at the moment. I am still in your area, so why don't I drop in when I am finished here?" he asked with a smile.</w:t>
      </w:r>
    </w:p>
    <w:p w:rsidR="00615032" w:rsidRPr="009E56B2" w:rsidRDefault="00615032">
      <w:pPr>
        <w:rPr>
          <w:rFonts w:ascii="Montserrat" w:hAnsi="Montserrat"/>
          <w:sz w:val="24"/>
        </w:rPr>
      </w:pPr>
      <w:r w:rsidRPr="009E56B2">
        <w:rPr>
          <w:rFonts w:ascii="Montserrat" w:hAnsi="Montserrat"/>
          <w:sz w:val="24"/>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rsidR="00615032" w:rsidRPr="009E56B2" w:rsidRDefault="00615032">
      <w:pPr>
        <w:rPr>
          <w:rFonts w:ascii="Montserrat" w:hAnsi="Montserrat"/>
          <w:sz w:val="24"/>
        </w:rPr>
      </w:pPr>
      <w:r w:rsidRPr="009E56B2">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615032" w:rsidRPr="009E56B2" w:rsidRDefault="00615032">
      <w:pPr>
        <w:rPr>
          <w:rFonts w:ascii="Montserrat" w:hAnsi="Montserrat"/>
          <w:sz w:val="24"/>
        </w:rPr>
      </w:pPr>
      <w:r w:rsidRPr="009E56B2">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rsidR="00615032" w:rsidRPr="009E56B2" w:rsidRDefault="00615032">
      <w:pPr>
        <w:rPr>
          <w:rFonts w:ascii="Montserrat" w:hAnsi="Montserrat"/>
          <w:sz w:val="24"/>
        </w:rPr>
      </w:pPr>
      <w:r w:rsidRPr="009E56B2">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615032" w:rsidRPr="009E56B2" w:rsidRDefault="00615032">
      <w:pPr>
        <w:rPr>
          <w:rFonts w:ascii="Montserrat" w:hAnsi="Montserrat"/>
          <w:sz w:val="24"/>
        </w:rPr>
      </w:pPr>
      <w:r w:rsidRPr="009E56B2">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615032" w:rsidRPr="009E56B2" w:rsidRDefault="00615032">
      <w:pPr>
        <w:rPr>
          <w:rFonts w:ascii="Montserrat" w:hAnsi="Montserrat"/>
          <w:sz w:val="24"/>
        </w:rPr>
      </w:pPr>
      <w:r w:rsidRPr="009E56B2">
        <w:rPr>
          <w:rFonts w:ascii="Montserrat" w:hAnsi="Montserrat"/>
          <w:sz w:val="24"/>
        </w:rPr>
        <w:tab/>
        <w:t>She sat on the edge of the bed and considered it. Precognition was one of the abilities she possessed. But, for good reasons, one which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615032" w:rsidRPr="009E56B2" w:rsidRDefault="00615032">
      <w:pPr>
        <w:rPr>
          <w:rFonts w:ascii="Montserrat" w:hAnsi="Montserrat"/>
          <w:sz w:val="24"/>
        </w:rPr>
      </w:pPr>
      <w:r w:rsidRPr="009E56B2">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9E56B2">
        <w:rPr>
          <w:rFonts w:ascii="Montserrat" w:hAnsi="Montserrat"/>
          <w:i/>
          <w:sz w:val="24"/>
        </w:rPr>
        <w:t>maître d'</w:t>
      </w:r>
      <w:r w:rsidRPr="009E56B2">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9E56B2">
        <w:rPr>
          <w:rFonts w:ascii="Montserrat" w:hAnsi="Montserrat"/>
          <w:i/>
          <w:sz w:val="24"/>
        </w:rPr>
        <w:t>maître d'</w:t>
      </w:r>
      <w:r w:rsidRPr="009E56B2">
        <w:rPr>
          <w:rFonts w:ascii="Montserrat" w:hAnsi="Montserrat"/>
          <w:sz w:val="24"/>
        </w:rPr>
        <w:t xml:space="preserve"> and the proprietor of the bar. </w:t>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rsidR="00615032" w:rsidRPr="009E56B2" w:rsidRDefault="00615032">
      <w:pPr>
        <w:rPr>
          <w:rFonts w:ascii="Montserrat" w:hAnsi="Montserrat"/>
          <w:sz w:val="24"/>
        </w:rPr>
      </w:pPr>
      <w:r w:rsidRPr="009E56B2">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rsidR="00615032" w:rsidRPr="009E56B2" w:rsidRDefault="00615032">
      <w:pPr>
        <w:rPr>
          <w:rFonts w:ascii="Montserrat" w:hAnsi="Montserrat"/>
          <w:sz w:val="24"/>
        </w:rPr>
      </w:pPr>
      <w:r w:rsidRPr="009E56B2">
        <w:rPr>
          <w:rFonts w:ascii="Montserrat" w:hAnsi="Montserrat"/>
          <w:sz w:val="24"/>
        </w:rPr>
        <w:tab/>
        <w:t>"What is this?" she demanded.</w:t>
      </w:r>
    </w:p>
    <w:p w:rsidR="00615032" w:rsidRPr="009E56B2" w:rsidRDefault="00615032">
      <w:pPr>
        <w:rPr>
          <w:rFonts w:ascii="Montserrat" w:hAnsi="Montserrat"/>
          <w:sz w:val="24"/>
        </w:rPr>
      </w:pPr>
      <w:r w:rsidRPr="009E56B2">
        <w:rPr>
          <w:rFonts w:ascii="Montserrat" w:hAnsi="Montserrat"/>
          <w:sz w:val="24"/>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rsidR="00615032" w:rsidRPr="009E56B2" w:rsidRDefault="00615032">
      <w:pPr>
        <w:rPr>
          <w:rFonts w:ascii="Montserrat" w:hAnsi="Montserrat"/>
          <w:sz w:val="24"/>
        </w:rPr>
      </w:pPr>
      <w:r w:rsidRPr="009E56B2">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rsidR="00615032" w:rsidRPr="009E56B2" w:rsidRDefault="00615032">
      <w:pPr>
        <w:rPr>
          <w:rFonts w:ascii="Montserrat" w:hAnsi="Montserrat"/>
          <w:sz w:val="24"/>
        </w:rPr>
      </w:pPr>
      <w:r w:rsidRPr="009E56B2">
        <w:rPr>
          <w:rFonts w:ascii="Montserrat" w:hAnsi="Montserrat"/>
          <w:sz w:val="24"/>
        </w:rPr>
        <w:tab/>
        <w:t>"You could have told Athena," he complained, cutting her off before she could reply, "but, nevermind.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rsidR="00615032" w:rsidRPr="009E56B2" w:rsidRDefault="00615032">
      <w:pPr>
        <w:rPr>
          <w:rFonts w:ascii="Montserrat" w:hAnsi="Montserrat"/>
          <w:sz w:val="24"/>
        </w:rPr>
      </w:pPr>
      <w:r w:rsidRPr="009E56B2">
        <w:rPr>
          <w:rFonts w:ascii="Montserrat" w:hAnsi="Montserrat"/>
          <w:sz w:val="24"/>
        </w:rPr>
        <w:tab/>
        <w:t>"What's going on?" she asked in confusion.</w:t>
      </w:r>
    </w:p>
    <w:p w:rsidR="00615032" w:rsidRPr="009E56B2" w:rsidRDefault="00615032">
      <w:pPr>
        <w:rPr>
          <w:rFonts w:ascii="Montserrat" w:hAnsi="Montserrat"/>
          <w:sz w:val="24"/>
        </w:rPr>
      </w:pPr>
      <w:r w:rsidRPr="009E56B2">
        <w:rPr>
          <w:rFonts w:ascii="Montserrat" w:hAnsi="Montserrat"/>
          <w:sz w:val="24"/>
        </w:rPr>
        <w:tab/>
        <w:t>"The Avon Emperor has invited the Aegis into an alliance against our common enemy," he replied.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rsidR="00615032" w:rsidRPr="009E56B2" w:rsidRDefault="00615032">
      <w:pPr>
        <w:rPr>
          <w:rFonts w:ascii="Montserrat" w:hAnsi="Montserrat"/>
          <w:sz w:val="24"/>
        </w:rPr>
      </w:pPr>
      <w:r w:rsidRPr="009E56B2">
        <w:rPr>
          <w:rFonts w:ascii="Montserrat" w:hAnsi="Montserrat"/>
          <w:sz w:val="24"/>
        </w:rPr>
        <w:tab/>
        <w:t xml:space="preserve">The first words out of her mouth were not subject to thought, "But you're Conner!" </w:t>
      </w:r>
    </w:p>
    <w:p w:rsidR="00615032" w:rsidRPr="009E56B2" w:rsidRDefault="00615032">
      <w:pPr>
        <w:rPr>
          <w:rFonts w:ascii="Montserrat" w:hAnsi="Montserrat"/>
          <w:sz w:val="24"/>
        </w:rPr>
      </w:pPr>
      <w:r w:rsidRPr="009E56B2">
        <w:rPr>
          <w:rFonts w:ascii="Montserrat" w:hAnsi="Montserrat"/>
          <w:sz w:val="24"/>
        </w:rPr>
        <w:tab/>
        <w:t>The strangely familiar woman raised an eyebrow, as she quipped, "At the moment, that's Connie, I guess. How could you tell?"</w:t>
      </w:r>
    </w:p>
    <w:p w:rsidR="00615032" w:rsidRPr="009E56B2" w:rsidRDefault="00615032">
      <w:pPr>
        <w:rPr>
          <w:rFonts w:ascii="Montserrat" w:hAnsi="Montserrat"/>
          <w:sz w:val="24"/>
        </w:rPr>
      </w:pPr>
      <w:r w:rsidRPr="009E56B2">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615032" w:rsidRPr="009E56B2" w:rsidRDefault="00615032">
      <w:pPr>
        <w:rPr>
          <w:rFonts w:ascii="Montserrat" w:hAnsi="Montserrat"/>
          <w:sz w:val="24"/>
        </w:rPr>
      </w:pPr>
      <w:r w:rsidRPr="009E56B2">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 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615032" w:rsidRPr="009E56B2" w:rsidRDefault="00615032">
      <w:pPr>
        <w:rPr>
          <w:rFonts w:ascii="Montserrat" w:hAnsi="Montserrat"/>
          <w:sz w:val="24"/>
        </w:rPr>
      </w:pPr>
      <w:r w:rsidRPr="009E56B2">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rsidR="00615032" w:rsidRPr="009E56B2" w:rsidRDefault="00615032">
      <w:pPr>
        <w:rPr>
          <w:rFonts w:ascii="Montserrat" w:hAnsi="Montserrat"/>
          <w:sz w:val="24"/>
        </w:rPr>
      </w:pPr>
      <w:r w:rsidRPr="009E56B2">
        <w:rPr>
          <w:rFonts w:ascii="Montserrat" w:hAnsi="Montserrat"/>
          <w:sz w:val="24"/>
        </w:rPr>
        <w:tab/>
        <w:t xml:space="preserve">"Connor!" she growled. </w:t>
      </w:r>
    </w:p>
    <w:p w:rsidR="00615032" w:rsidRPr="009E56B2" w:rsidRDefault="00615032">
      <w:pPr>
        <w:rPr>
          <w:rFonts w:ascii="Montserrat" w:hAnsi="Montserrat"/>
          <w:sz w:val="24"/>
        </w:rPr>
      </w:pPr>
      <w:r w:rsidRPr="009E56B2">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615032" w:rsidRPr="009E56B2" w:rsidRDefault="00615032">
      <w:pPr>
        <w:rPr>
          <w:rFonts w:ascii="Montserrat" w:hAnsi="Montserrat"/>
          <w:sz w:val="24"/>
        </w:rPr>
      </w:pPr>
      <w:r w:rsidRPr="009E56B2">
        <w:rPr>
          <w:rFonts w:ascii="Montserrat" w:hAnsi="Montserrat"/>
          <w:sz w:val="24"/>
        </w:rPr>
        <w:tab/>
        <w:t>"But why? Why change at all? What is going on?!" she demanded again.</w:t>
      </w:r>
    </w:p>
    <w:p w:rsidR="00615032" w:rsidRPr="009E56B2" w:rsidRDefault="00615032">
      <w:pPr>
        <w:rPr>
          <w:rFonts w:ascii="Montserrat" w:hAnsi="Montserrat"/>
          <w:sz w:val="24"/>
        </w:rPr>
      </w:pPr>
      <w:r w:rsidRPr="009E56B2">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615032" w:rsidRPr="009E56B2" w:rsidRDefault="00615032">
      <w:pPr>
        <w:rPr>
          <w:rFonts w:ascii="Montserrat" w:hAnsi="Montserrat"/>
          <w:sz w:val="24"/>
        </w:rPr>
      </w:pPr>
      <w:r w:rsidRPr="009E56B2">
        <w:rPr>
          <w:rFonts w:ascii="Montserrat" w:hAnsi="Montserrat"/>
          <w:sz w:val="24"/>
        </w:rPr>
        <w:tab/>
        <w:t>"Connor, that's not a disguise! You're a girl! A woman, whatever," she waved her hands. "I mean, how...?" she swallowed and tried to catch her thoughts, finally accusing, "How could you?!"</w:t>
      </w:r>
    </w:p>
    <w:p w:rsidR="00615032" w:rsidRPr="009E56B2" w:rsidRDefault="00615032">
      <w:pPr>
        <w:rPr>
          <w:rFonts w:ascii="Montserrat" w:hAnsi="Montserrat"/>
          <w:sz w:val="24"/>
        </w:rPr>
      </w:pPr>
      <w:r w:rsidRPr="009E56B2">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615032" w:rsidRPr="009E56B2" w:rsidRDefault="00615032">
      <w:pPr>
        <w:rPr>
          <w:rFonts w:ascii="Montserrat" w:hAnsi="Montserrat"/>
          <w:sz w:val="24"/>
        </w:rPr>
      </w:pPr>
      <w:r w:rsidRPr="009E56B2">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615032" w:rsidRPr="009E56B2" w:rsidRDefault="00615032">
      <w:pPr>
        <w:rPr>
          <w:rFonts w:ascii="Montserrat" w:hAnsi="Montserrat"/>
          <w:sz w:val="24"/>
        </w:rPr>
      </w:pPr>
      <w:r w:rsidRPr="009E56B2">
        <w:rPr>
          <w:rFonts w:ascii="Montserrat" w:hAnsi="Montserrat"/>
          <w:sz w:val="24"/>
        </w:rPr>
        <w:tab/>
        <w:t>"I can't tell you, Phoenix, because I don't know. My guess is that that wasn't the ASIA. I think it was something potentially far more dangerous."</w:t>
      </w:r>
    </w:p>
    <w:p w:rsidR="00615032" w:rsidRPr="009E56B2" w:rsidRDefault="00615032">
      <w:pPr>
        <w:rPr>
          <w:rFonts w:ascii="Montserrat" w:hAnsi="Montserrat"/>
          <w:sz w:val="24"/>
        </w:rPr>
      </w:pPr>
      <w:r w:rsidRPr="009E56B2">
        <w:rPr>
          <w:rFonts w:ascii="Montserrat" w:hAnsi="Montserrat"/>
          <w:sz w:val="24"/>
        </w:rPr>
        <w:tab/>
        <w:t>"What?"</w:t>
      </w:r>
    </w:p>
    <w:p w:rsidR="00615032" w:rsidRPr="009E56B2" w:rsidRDefault="00615032">
      <w:pPr>
        <w:rPr>
          <w:rFonts w:ascii="Montserrat" w:hAnsi="Montserrat"/>
          <w:sz w:val="24"/>
        </w:rPr>
      </w:pPr>
      <w:r w:rsidRPr="009E56B2">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615032" w:rsidRPr="009E56B2" w:rsidRDefault="00615032">
      <w:pPr>
        <w:rPr>
          <w:rFonts w:ascii="Montserrat" w:hAnsi="Montserrat"/>
          <w:sz w:val="24"/>
        </w:rPr>
      </w:pPr>
      <w:r w:rsidRPr="009E56B2">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rsidR="00615032" w:rsidRPr="009E56B2" w:rsidRDefault="00615032">
      <w:pPr>
        <w:rPr>
          <w:rFonts w:ascii="Montserrat" w:hAnsi="Montserrat"/>
          <w:sz w:val="24"/>
        </w:rPr>
      </w:pPr>
      <w:r w:rsidRPr="009E56B2">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rsidR="00615032" w:rsidRPr="009E56B2" w:rsidRDefault="00615032">
      <w:pPr>
        <w:rPr>
          <w:rFonts w:ascii="Montserrat" w:hAnsi="Montserrat"/>
          <w:sz w:val="24"/>
        </w:rPr>
      </w:pPr>
      <w:r w:rsidRPr="009E56B2">
        <w:rPr>
          <w:rFonts w:ascii="Montserrat" w:hAnsi="Montserrat"/>
          <w:sz w:val="24"/>
        </w:rPr>
        <w:tab/>
        <w:t xml:space="preserve">"And how do you know that?" </w:t>
      </w:r>
    </w:p>
    <w:p w:rsidR="00615032" w:rsidRPr="009E56B2" w:rsidRDefault="00615032">
      <w:pPr>
        <w:rPr>
          <w:rFonts w:ascii="Montserrat" w:hAnsi="Montserrat"/>
          <w:sz w:val="24"/>
        </w:rPr>
      </w:pPr>
      <w:r w:rsidRPr="009E56B2">
        <w:rPr>
          <w:rFonts w:ascii="Montserrat" w:hAnsi="Montserrat"/>
          <w:sz w:val="24"/>
        </w:rPr>
        <w:tab/>
        <w:t>"That's simple. He was already there disguised as you."</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 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615032" w:rsidRPr="009E56B2" w:rsidRDefault="00615032">
      <w:pPr>
        <w:rPr>
          <w:rFonts w:ascii="Montserrat" w:hAnsi="Montserrat"/>
          <w:sz w:val="24"/>
        </w:rPr>
      </w:pPr>
      <w:r w:rsidRPr="009E56B2">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rsidR="00615032" w:rsidRPr="009E56B2" w:rsidRDefault="00615032">
      <w:pPr>
        <w:rPr>
          <w:rFonts w:ascii="Montserrat" w:hAnsi="Montserrat"/>
          <w:sz w:val="24"/>
        </w:rPr>
      </w:pPr>
      <w:r w:rsidRPr="009E56B2">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rsidR="00615032" w:rsidRPr="009E56B2" w:rsidRDefault="00615032">
      <w:pPr>
        <w:rPr>
          <w:rFonts w:ascii="Montserrat" w:hAnsi="Montserrat"/>
          <w:i/>
          <w:sz w:val="24"/>
        </w:rPr>
      </w:pPr>
      <w:r w:rsidRPr="009E56B2">
        <w:rPr>
          <w:rFonts w:ascii="Montserrat" w:hAnsi="Montserrat"/>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sidRPr="009E56B2">
        <w:rPr>
          <w:rFonts w:ascii="Montserrat" w:hAnsi="Montserrat"/>
          <w:i/>
          <w:sz w:val="24"/>
        </w:rPr>
        <w:t>What do I want?</w:t>
      </w:r>
    </w:p>
    <w:p w:rsidR="00615032" w:rsidRPr="009E56B2" w:rsidRDefault="00615032">
      <w:pPr>
        <w:rPr>
          <w:rFonts w:ascii="Montserrat" w:hAnsi="Montserrat"/>
          <w:sz w:val="24"/>
        </w:rPr>
      </w:pPr>
      <w:r w:rsidRPr="009E56B2">
        <w:rPr>
          <w:rFonts w:ascii="Montserrat" w:hAnsi="Montserrat"/>
          <w:i/>
          <w:sz w:val="24"/>
        </w:rPr>
        <w:tab/>
      </w:r>
      <w:r w:rsidRPr="009E56B2">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615032" w:rsidRPr="009E56B2" w:rsidRDefault="00615032">
      <w:pPr>
        <w:rPr>
          <w:rFonts w:ascii="Montserrat" w:hAnsi="Montserrat"/>
          <w:sz w:val="24"/>
        </w:rPr>
      </w:pPr>
      <w:r w:rsidRPr="009E56B2">
        <w:rPr>
          <w:rFonts w:ascii="Montserrat" w:hAnsi="Montserrat"/>
          <w:sz w:val="24"/>
        </w:rPr>
        <w:tab/>
        <w:t xml:space="preserve">A confirmation. </w:t>
      </w:r>
    </w:p>
    <w:p w:rsidR="00615032" w:rsidRPr="009E56B2" w:rsidRDefault="00615032">
      <w:pPr>
        <w:rPr>
          <w:rFonts w:ascii="Montserrat" w:hAnsi="Montserrat"/>
          <w:sz w:val="24"/>
        </w:rPr>
      </w:pPr>
      <w:r w:rsidRPr="009E56B2">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615032" w:rsidRPr="009E56B2" w:rsidRDefault="00615032">
      <w:pPr>
        <w:rPr>
          <w:rFonts w:ascii="Montserrat" w:hAnsi="Montserrat"/>
          <w:sz w:val="24"/>
        </w:rPr>
      </w:pPr>
      <w:r w:rsidRPr="009E56B2">
        <w:rPr>
          <w:rFonts w:ascii="Montserrat" w:hAnsi="Montserrat"/>
          <w:sz w:val="24"/>
        </w:rP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615032" w:rsidRPr="009E56B2" w:rsidRDefault="00615032">
      <w:pPr>
        <w:rPr>
          <w:rFonts w:ascii="Montserrat" w:hAnsi="Montserrat"/>
          <w:sz w:val="24"/>
        </w:rPr>
      </w:pPr>
      <w:r w:rsidRPr="009E56B2">
        <w:rPr>
          <w:rFonts w:ascii="Montserrat" w:hAnsi="Montserrat"/>
          <w:sz w:val="24"/>
        </w:rPr>
        <w:tab/>
        <w:t>These parts of her held a desire which eclipsed her mind and body, yet escaped her conscious recognition in both.</w:t>
      </w:r>
    </w:p>
    <w:p w:rsidR="00615032" w:rsidRPr="009E56B2" w:rsidRDefault="00615032">
      <w:pPr>
        <w:rPr>
          <w:rFonts w:ascii="Montserrat" w:hAnsi="Montserrat"/>
          <w:sz w:val="24"/>
        </w:rPr>
      </w:pPr>
      <w:r w:rsidRPr="009E56B2">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rsidR="00615032" w:rsidRPr="009E56B2" w:rsidRDefault="00615032">
      <w:pPr>
        <w:rPr>
          <w:rFonts w:ascii="Montserrat" w:hAnsi="Montserrat"/>
          <w:sz w:val="24"/>
        </w:rPr>
      </w:pPr>
      <w:r w:rsidRPr="009E56B2">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rsidR="00615032" w:rsidRPr="009E56B2" w:rsidRDefault="00615032">
      <w:pPr>
        <w:rPr>
          <w:rFonts w:ascii="Montserrat" w:hAnsi="Montserrat"/>
          <w:sz w:val="24"/>
        </w:rPr>
      </w:pPr>
      <w:r w:rsidRPr="009E56B2">
        <w:rPr>
          <w:rFonts w:ascii="Montserrat" w:hAnsi="Montserrat"/>
          <w:sz w:val="24"/>
        </w:rPr>
        <w:tab/>
        <w:t xml:space="preserve">Such as now. </w:t>
      </w:r>
    </w:p>
    <w:p w:rsidR="00615032" w:rsidRPr="009E56B2" w:rsidRDefault="00615032">
      <w:pPr>
        <w:rPr>
          <w:rFonts w:ascii="Montserrat" w:hAnsi="Montserrat"/>
          <w:sz w:val="24"/>
        </w:rPr>
      </w:pPr>
      <w:r w:rsidRPr="009E56B2">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rsidR="00615032" w:rsidRPr="009E56B2" w:rsidRDefault="00615032">
      <w:pPr>
        <w:rPr>
          <w:rFonts w:ascii="Montserrat" w:hAnsi="Montserrat"/>
          <w:sz w:val="24"/>
        </w:rPr>
      </w:pPr>
      <w:r w:rsidRPr="009E56B2">
        <w:rPr>
          <w:rFonts w:ascii="Montserrat" w:hAnsi="Montserrat"/>
          <w:sz w:val="24"/>
        </w:rP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615032" w:rsidRPr="009E56B2" w:rsidRDefault="00615032">
      <w:pPr>
        <w:rPr>
          <w:rFonts w:ascii="Montserrat" w:hAnsi="Montserrat"/>
          <w:sz w:val="24"/>
        </w:rPr>
      </w:pPr>
      <w:r w:rsidRPr="009E56B2">
        <w:rPr>
          <w:rFonts w:ascii="Montserrat" w:hAnsi="Montserrat"/>
          <w:sz w:val="24"/>
        </w:rP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615032" w:rsidRPr="009E56B2" w:rsidRDefault="00615032">
      <w:pPr>
        <w:rPr>
          <w:rFonts w:ascii="Montserrat" w:hAnsi="Montserrat"/>
          <w:sz w:val="24"/>
        </w:rPr>
      </w:pPr>
      <w:r w:rsidRPr="009E56B2">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rsidR="00615032" w:rsidRPr="009E56B2" w:rsidRDefault="00615032">
      <w:pPr>
        <w:rPr>
          <w:rFonts w:ascii="Montserrat" w:hAnsi="Montserrat"/>
          <w:sz w:val="24"/>
        </w:rPr>
      </w:pPr>
      <w:r w:rsidRPr="009E56B2">
        <w:rPr>
          <w:rFonts w:ascii="Montserrat" w:hAnsi="Montserrat"/>
          <w:sz w:val="24"/>
        </w:rP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rsidR="00615032" w:rsidRPr="009E56B2" w:rsidRDefault="00615032">
      <w:pPr>
        <w:rPr>
          <w:rFonts w:ascii="Montserrat" w:hAnsi="Montserrat"/>
          <w:sz w:val="24"/>
        </w:rPr>
      </w:pPr>
      <w:r w:rsidRPr="009E56B2">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rsidR="00615032" w:rsidRPr="009E56B2" w:rsidRDefault="00615032">
      <w:pPr>
        <w:rPr>
          <w:rFonts w:ascii="Montserrat" w:hAnsi="Montserrat"/>
          <w:sz w:val="24"/>
        </w:rPr>
      </w:pPr>
      <w:r w:rsidRPr="009E56B2">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rsidR="00615032" w:rsidRPr="009E56B2" w:rsidRDefault="00615032">
      <w:pPr>
        <w:rPr>
          <w:rFonts w:ascii="Montserrat" w:hAnsi="Montserrat"/>
          <w:sz w:val="24"/>
        </w:rPr>
      </w:pPr>
      <w:r w:rsidRPr="009E56B2">
        <w:rPr>
          <w:rFonts w:ascii="Montserrat" w:hAnsi="Montserrat"/>
          <w:sz w:val="24"/>
        </w:rP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rsidR="00615032" w:rsidRPr="009E56B2" w:rsidRDefault="00615032">
      <w:pPr>
        <w:rPr>
          <w:rFonts w:ascii="Montserrat" w:hAnsi="Montserrat"/>
          <w:sz w:val="24"/>
        </w:rPr>
      </w:pPr>
      <w:r w:rsidRPr="009E56B2">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rsidR="00615032" w:rsidRPr="009E56B2" w:rsidRDefault="00615032">
      <w:pPr>
        <w:rPr>
          <w:rFonts w:ascii="Montserrat" w:hAnsi="Montserrat"/>
          <w:sz w:val="24"/>
        </w:rPr>
      </w:pPr>
      <w:r w:rsidRPr="009E56B2">
        <w:rPr>
          <w:rFonts w:ascii="Montserrat" w:hAnsi="Montserrat"/>
          <w:sz w:val="24"/>
        </w:rP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rsidR="00615032" w:rsidRPr="009E56B2" w:rsidRDefault="00615032">
      <w:pPr>
        <w:rPr>
          <w:rFonts w:ascii="Montserrat" w:hAnsi="Montserrat"/>
          <w:sz w:val="24"/>
        </w:rPr>
      </w:pPr>
      <w:r w:rsidRPr="009E56B2">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9E56B2">
        <w:rPr>
          <w:rFonts w:ascii="Montserrat" w:hAnsi="Montserrat"/>
          <w:i/>
          <w:sz w:val="24"/>
        </w:rPr>
        <w:t>known</w:t>
      </w:r>
      <w:r w:rsidRPr="009E56B2">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615032" w:rsidRPr="009E56B2" w:rsidRDefault="00615032">
      <w:pPr>
        <w:rPr>
          <w:rFonts w:ascii="Montserrat" w:hAnsi="Montserrat"/>
          <w:sz w:val="24"/>
        </w:rPr>
      </w:pPr>
      <w:r w:rsidRPr="009E56B2">
        <w:rPr>
          <w:rFonts w:ascii="Montserrat" w:hAnsi="Montserrat"/>
          <w:sz w:val="24"/>
        </w:rPr>
        <w:tab/>
        <w:t>She had been picking it up around her in the past few days but had not bothered to place its source, and could not piece together an exact association from her collection of memories.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 xml:space="preserve">(^_^) </w:t>
      </w:r>
      <w:r w:rsidRPr="009E56B2">
        <w:rPr>
          <w:rFonts w:ascii="Montserrat" w:hAnsi="Montserrat"/>
          <w:sz w:val="24"/>
        </w:rPr>
        <w:tab/>
      </w:r>
      <w:r w:rsidRPr="009E56B2">
        <w:rPr>
          <w:rFonts w:ascii="Montserrat" w:hAnsi="Montserrat"/>
          <w:sz w:val="24"/>
        </w:rPr>
        <w:tab/>
      </w:r>
      <w:r w:rsidRPr="009E56B2">
        <w:rPr>
          <w:rFonts w:ascii="Montserrat" w:hAnsi="Montserrat"/>
          <w:sz w:val="24"/>
        </w:rPr>
        <w:tab/>
      </w:r>
      <w:r w:rsidRPr="009E56B2">
        <w:rPr>
          <w:rFonts w:ascii="Montserrat" w:hAnsi="Montserrat"/>
          <w:sz w:val="24"/>
        </w:rPr>
        <w:tab/>
      </w:r>
      <w:r w:rsidRPr="009E56B2">
        <w:rPr>
          <w:rFonts w:ascii="Montserrat" w:hAnsi="Montserrat"/>
          <w:sz w:val="24"/>
        </w:rPr>
        <w:tab/>
      </w:r>
      <w:r w:rsidRPr="009E56B2">
        <w:rPr>
          <w:rFonts w:ascii="Montserrat" w:hAnsi="Montserrat"/>
          <w:sz w:val="24"/>
        </w:rPr>
        <w:tab/>
      </w:r>
      <w:r w:rsidRPr="009E56B2">
        <w:rPr>
          <w:rFonts w:ascii="Montserrat" w:hAnsi="Montserrat"/>
          <w:sz w:val="24"/>
        </w:rPr>
        <w:tab/>
      </w:r>
      <w:r w:rsidRPr="009E56B2">
        <w:rPr>
          <w:rFonts w:ascii="Montserrat" w:hAnsi="Montserrat"/>
          <w:sz w:val="24"/>
        </w:rPr>
        <w:tab/>
      </w:r>
      <w:r w:rsidRPr="009E56B2">
        <w:rPr>
          <w:rFonts w:ascii="Montserrat" w:hAnsi="Montserrat"/>
          <w:sz w:val="24"/>
        </w:rPr>
        <w:tab/>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Loose threads: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Arthur Remmington, acting through a slip-puppet that was tortured and killed, remains alive and in the shadows.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Thorn, (Arkham) the hacker who managed to become a Senator for the State of California, and his lieutenants, Diamond and Ariadne, pull up their roots and relocate to Ao'Ajeo to pursue their interest in Phoenix.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Naomi and Connie accompany Phoenix, her father and Athena to Ao'Ajeo, remaining in contact with Phoenix until her exile.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(^_^) </w:t>
      </w:r>
      <w:r w:rsidRPr="009E56B2">
        <w:rPr>
          <w:rFonts w:ascii="Montserrat" w:hAnsi="Montserrat"/>
          <w:sz w:val="24"/>
        </w:rPr>
        <w:tab/>
      </w:r>
      <w:r w:rsidRPr="009E56B2">
        <w:rPr>
          <w:rFonts w:ascii="Montserrat" w:hAnsi="Montserrat"/>
          <w:sz w:val="24"/>
        </w:rPr>
        <w:tab/>
      </w:r>
      <w:r w:rsidRPr="009E56B2">
        <w:rPr>
          <w:rFonts w:ascii="Montserrat" w:hAnsi="Montserrat"/>
          <w:sz w:val="24"/>
        </w:rPr>
        <w:tab/>
      </w:r>
      <w:r w:rsidRPr="009E56B2">
        <w:rPr>
          <w:rFonts w:ascii="Montserrat" w:hAnsi="Montserrat"/>
          <w:sz w:val="24"/>
        </w:rPr>
        <w:tab/>
      </w:r>
      <w:r w:rsidRPr="009E56B2">
        <w:rPr>
          <w:rFonts w:ascii="Montserrat" w:hAnsi="Montserrat"/>
          <w:sz w:val="24"/>
        </w:rPr>
        <w:tab/>
      </w:r>
      <w:r w:rsidRPr="009E56B2">
        <w:rPr>
          <w:rFonts w:ascii="Montserrat" w:hAnsi="Montserrat"/>
          <w:sz w:val="24"/>
        </w:rPr>
        <w:tab/>
      </w:r>
      <w:r w:rsidRPr="009E56B2">
        <w:rPr>
          <w:rFonts w:ascii="Montserrat" w:hAnsi="Montserrat"/>
          <w:sz w:val="24"/>
        </w:rPr>
        <w:tab/>
      </w:r>
      <w:r w:rsidRPr="009E56B2">
        <w:rPr>
          <w:rFonts w:ascii="Montserrat" w:hAnsi="Montserrat"/>
          <w:sz w:val="24"/>
        </w:rPr>
        <w:tab/>
      </w:r>
      <w:r w:rsidRPr="009E56B2">
        <w:rPr>
          <w:rFonts w:ascii="Montserrat" w:hAnsi="Montserrat"/>
          <w:sz w:val="24"/>
        </w:rPr>
        <w:tab/>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 xml:space="preserve">The terrible news aired the next morning. </w:t>
      </w:r>
    </w:p>
    <w:p w:rsidR="00615032" w:rsidRPr="009E56B2" w:rsidRDefault="00615032">
      <w:pPr>
        <w:rPr>
          <w:rFonts w:ascii="Montserrat" w:hAnsi="Montserrat"/>
          <w:sz w:val="24"/>
        </w:rPr>
      </w:pPr>
      <w:r w:rsidRPr="009E56B2">
        <w:rPr>
          <w:rFonts w:ascii="Montserrat" w:hAnsi="Montserrat"/>
          <w:sz w:val="24"/>
        </w:rPr>
        <w:tab/>
        <w:t xml:space="preserve">A body, matching hers in every detail had appeared in a police morgue, and </w:t>
      </w:r>
    </w:p>
    <w:p w:rsidR="00615032" w:rsidRPr="009E56B2" w:rsidRDefault="00615032">
      <w:pPr>
        <w:rPr>
          <w:rFonts w:ascii="Montserrat" w:hAnsi="Montserrat"/>
          <w:sz w:val="24"/>
        </w:rPr>
      </w:pPr>
      <w:r w:rsidRPr="009E56B2">
        <w:rPr>
          <w:rFonts w:ascii="Montserrat" w:hAnsi="Montserrat"/>
          <w:sz w:val="24"/>
        </w:rPr>
        <w:tab/>
        <w:t>… at home when they came to inform her hosts of what they had assumed to be her death. Phoenix offered no explanation, when she was asked.</w:t>
      </w:r>
    </w:p>
    <w:p w:rsidR="00615032" w:rsidRPr="009E56B2" w:rsidRDefault="00615032">
      <w:pPr>
        <w:rPr>
          <w:rFonts w:ascii="Montserrat" w:hAnsi="Montserrat"/>
          <w:sz w:val="24"/>
        </w:rPr>
      </w:pPr>
      <w:r w:rsidRPr="009E56B2">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615032" w:rsidRPr="009E56B2" w:rsidRDefault="00615032">
      <w:pPr>
        <w:rPr>
          <w:rFonts w:ascii="Montserrat" w:hAnsi="Montserrat"/>
          <w:sz w:val="24"/>
        </w:rPr>
      </w:pPr>
      <w:r w:rsidRPr="009E56B2">
        <w:rPr>
          <w:rFonts w:ascii="Montserrat" w:hAnsi="Montserrat"/>
          <w:sz w:val="24"/>
        </w:rPr>
        <w:tab/>
        <w:t xml:space="preserve">So had whoever killed her. The body had been altered to apear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Anastasia Neve Kohler: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Morgan Erin Wildmuir: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Christian Allan Temple: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Mason Damon Drake: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Michael Thomas Kinkade: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Alexander James Maxwell: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"thank you, lieutenant," the x said dismissing the officer who had announced them. As the group filed in the x urged them to take their seats. I held my breath as the x waved </w:t>
      </w:r>
      <w:r w:rsidRPr="009E56B2">
        <w:rPr>
          <w:rFonts w:ascii="Montserrat" w:hAnsi="Montserrat"/>
          <w:i/>
          <w:sz w:val="24"/>
        </w:rPr>
        <w:t xml:space="preserve">him </w:t>
      </w:r>
      <w:r w:rsidRPr="009E56B2">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615032" w:rsidRPr="009E56B2" w:rsidRDefault="00615032">
      <w:pPr>
        <w:rPr>
          <w:rFonts w:ascii="Montserrat" w:hAnsi="Montserrat"/>
          <w:caps/>
          <w:sz w:val="24"/>
        </w:rPr>
      </w:pPr>
      <w:r w:rsidRPr="009E56B2">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r w:rsidRPr="009E56B2">
        <w:rPr>
          <w:rFonts w:ascii="Montserrat" w:hAnsi="Montserrat"/>
          <w:caps/>
          <w:sz w:val="24"/>
        </w:rPr>
        <w:t>."</w:t>
      </w:r>
    </w:p>
    <w:p w:rsidR="00615032" w:rsidRPr="009E56B2" w:rsidRDefault="00615032">
      <w:pPr>
        <w:rPr>
          <w:rFonts w:ascii="Montserrat" w:hAnsi="Montserrat"/>
          <w:sz w:val="24"/>
        </w:rPr>
      </w:pPr>
      <w:r w:rsidRPr="009E56B2">
        <w:rPr>
          <w:rFonts w:ascii="Montserrat" w:hAnsi="Montserrat"/>
          <w:sz w:val="24"/>
        </w:rPr>
        <w:tab/>
        <w:t xml:space="preserve">I quirked an eyebrow and frowned as he paused to regard me. I searched my memory—a part acquired from my mother's mind—and recalled the early drafts of the </w:t>
      </w:r>
      <w:r w:rsidRPr="009E56B2">
        <w:rPr>
          <w:rFonts w:ascii="Montserrat" w:hAnsi="Montserrat"/>
          <w:i/>
          <w:sz w:val="24"/>
        </w:rPr>
        <w:t>explorer</w:t>
      </w:r>
      <w:r w:rsidRPr="009E56B2">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9E56B2">
        <w:rPr>
          <w:rFonts w:ascii="Montserrat" w:hAnsi="Montserrat"/>
          <w:i/>
          <w:sz w:val="24"/>
        </w:rPr>
        <w:t>Adventure.</w:t>
      </w:r>
      <w:r w:rsidRPr="009E56B2">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615032" w:rsidRPr="009E56B2" w:rsidRDefault="00615032">
      <w:pPr>
        <w:rPr>
          <w:rFonts w:ascii="Montserrat" w:hAnsi="Montserrat"/>
          <w:sz w:val="24"/>
        </w:rPr>
      </w:pPr>
      <w:r w:rsidRPr="009E56B2">
        <w:rPr>
          <w:rFonts w:ascii="Montserrat" w:hAnsi="Montserrat"/>
          <w:sz w:val="24"/>
        </w:rPr>
        <w:tab/>
        <w:t>the x smiled.</w:t>
      </w:r>
    </w:p>
    <w:p w:rsidR="00615032" w:rsidRPr="009E56B2" w:rsidRDefault="00615032">
      <w:pPr>
        <w:rPr>
          <w:rFonts w:ascii="Montserrat" w:hAnsi="Montserrat"/>
          <w:sz w:val="24"/>
        </w:rPr>
      </w:pPr>
      <w:r w:rsidRPr="009E56B2">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615032" w:rsidRPr="009E56B2" w:rsidRDefault="00615032">
      <w:pPr>
        <w:rPr>
          <w:rFonts w:ascii="Montserrat" w:hAnsi="Montserrat"/>
          <w:sz w:val="24"/>
        </w:rPr>
      </w:pPr>
      <w:r w:rsidRPr="009E56B2">
        <w:rPr>
          <w:rFonts w:ascii="Montserrat" w:hAnsi="Montserrat"/>
          <w:sz w:val="24"/>
        </w:rPr>
        <w:tab/>
        <w:t>I think I held my breath. My mother's dream, and the cause of her death.</w:t>
      </w:r>
    </w:p>
    <w:p w:rsidR="00615032" w:rsidRPr="009E56B2" w:rsidRDefault="00615032">
      <w:pPr>
        <w:rPr>
          <w:rFonts w:ascii="Montserrat" w:hAnsi="Montserrat"/>
          <w:sz w:val="24"/>
        </w:rPr>
      </w:pPr>
      <w:r w:rsidRPr="009E56B2">
        <w:rPr>
          <w:rFonts w:ascii="Montserrat" w:hAnsi="Montserrat"/>
          <w:sz w:val="24"/>
        </w:rPr>
        <w:tab/>
        <w:t>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w:t>
      </w:r>
      <w:r w:rsidRPr="009E56B2">
        <w:rPr>
          <w:rFonts w:ascii="Montserrat" w:hAnsi="Montserrat"/>
          <w:caps/>
          <w:sz w:val="24"/>
        </w:rPr>
        <w:t xml:space="preserve"> </w:t>
      </w:r>
      <w:r w:rsidRPr="009E56B2">
        <w:rPr>
          <w:rFonts w:ascii="Montserrat" w:hAnsi="Montserrat"/>
          <w:sz w:val="24"/>
        </w:rPr>
        <w:t xml:space="preserve">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615032" w:rsidRPr="009E56B2" w:rsidRDefault="00615032">
      <w:pPr>
        <w:rPr>
          <w:rFonts w:ascii="Montserrat" w:hAnsi="Montserrat"/>
          <w:sz w:val="24"/>
        </w:rPr>
      </w:pPr>
      <w:r w:rsidRPr="009E56B2">
        <w:rPr>
          <w:rFonts w:ascii="Montserrat" w:hAnsi="Montserrat"/>
          <w:sz w:val="24"/>
        </w:rPr>
        <w:tab/>
        <w:t>"our intentions," he returned to the specifics of our briefing</w:t>
      </w:r>
      <w:r w:rsidRPr="009E56B2">
        <w:rPr>
          <w:rFonts w:ascii="Montserrat" w:hAnsi="Montserrat"/>
          <w:caps/>
          <w:sz w:val="24"/>
        </w:rPr>
        <w:t>,</w:t>
      </w:r>
      <w:r w:rsidRPr="009E56B2">
        <w:rPr>
          <w:rFonts w:ascii="Montserrat" w:hAnsi="Montserrat"/>
          <w:sz w:val="24"/>
        </w:rPr>
        <w:t xml:space="preserve"> "broadly put, are to make sure that they understand that we will not be intimidated or turned from our objectives in space. Since we can't talk to them, we have to accomplish this through our actions. So, it going get hairy out there on occasions.</w:t>
      </w:r>
    </w:p>
    <w:p w:rsidR="00615032" w:rsidRPr="009E56B2" w:rsidRDefault="00615032">
      <w:pPr>
        <w:rPr>
          <w:rFonts w:ascii="Montserrat" w:hAnsi="Montserrat"/>
          <w:sz w:val="24"/>
        </w:rPr>
      </w:pPr>
      <w:r w:rsidRPr="009E56B2">
        <w:rPr>
          <w:rFonts w:ascii="Montserrat" w:hAnsi="Montserrat"/>
          <w:sz w:val="24"/>
        </w:rPr>
        <w:tab/>
        <w:t>"if, when we deploy, we come across hostiles Û and trust me, it likely enough to happen</w:t>
      </w:r>
      <w:r w:rsidRPr="009E56B2">
        <w:rPr>
          <w:rFonts w:ascii="Montserrat" w:hAnsi="Montserrat"/>
          <w:caps/>
          <w:sz w:val="24"/>
        </w:rPr>
        <w:t>—</w:t>
      </w:r>
      <w:r w:rsidRPr="009E56B2">
        <w:rPr>
          <w:rFonts w:ascii="Montserrat" w:hAnsi="Montserrat"/>
          <w:sz w:val="24"/>
        </w:rPr>
        <w:t xml:space="preserve">you don't want to have any questions what the right thing to do is. Most of the conceivable scenarios will be gone over with you in the training you will receive. If you think up a question, in </w:t>
      </w:r>
      <w:r w:rsidRPr="009E56B2">
        <w:rPr>
          <w:rFonts w:ascii="Montserrat" w:hAnsi="Montserrat"/>
          <w:sz w:val="24"/>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9E56B2">
        <w:rPr>
          <w:rFonts w:ascii="Montserrat" w:hAnsi="Montserrat"/>
          <w:i/>
          <w:sz w:val="24"/>
        </w:rPr>
        <w:t>Adventure</w:t>
      </w:r>
      <w:r w:rsidRPr="009E56B2">
        <w:rPr>
          <w:rFonts w:ascii="Montserrat" w:hAnsi="Montserrat"/>
          <w:sz w:val="24"/>
        </w:rPr>
        <w:t xml:space="preserve"> I was forced to expose myself and the existence of active psionics.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 Damned and Divine </w:t>
      </w:r>
    </w:p>
    <w:p w:rsidR="00615032" w:rsidRPr="009E56B2" w:rsidRDefault="00615032">
      <w:pPr>
        <w:rPr>
          <w:rFonts w:ascii="Montserrat" w:hAnsi="Montserrat"/>
          <w:sz w:val="24"/>
        </w:rPr>
      </w:pPr>
      <w:r w:rsidRPr="009E56B2">
        <w:rPr>
          <w:rFonts w:ascii="Montserrat" w:hAnsi="Montserrat"/>
          <w:sz w:val="24"/>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9E56B2">
        <w:rPr>
          <w:rFonts w:ascii="Montserrat" w:hAnsi="Montserrat"/>
          <w:i/>
          <w:sz w:val="24"/>
        </w:rPr>
        <w:t>why</w:t>
      </w:r>
      <w:r w:rsidRPr="009E56B2">
        <w:rPr>
          <w:rFonts w:ascii="Montserrat" w:hAnsi="Montserrat"/>
          <w:sz w:val="24"/>
        </w:rPr>
        <w:t xml:space="preserve"> they did it. One, they </w:t>
      </w:r>
      <w:r w:rsidRPr="009E56B2">
        <w:rPr>
          <w:rFonts w:ascii="Montserrat" w:hAnsi="Montserrat"/>
          <w:i/>
          <w:sz w:val="24"/>
        </w:rPr>
        <w:t>needed</w:t>
      </w:r>
      <w:r w:rsidRPr="009E56B2">
        <w:rPr>
          <w:rFonts w:ascii="Montserrat" w:hAnsi="Montserrat"/>
          <w:sz w:val="24"/>
        </w:rPr>
        <w:t xml:space="preserve"> to disclose the existence of active psionics to the public; our population was growing too fast for the government to hide. Two, the threat of alien invasion, while providing the people something to think about </w:t>
      </w:r>
      <w:r w:rsidRPr="009E56B2">
        <w:rPr>
          <w:rFonts w:ascii="Montserrat" w:hAnsi="Montserrat"/>
          <w:i/>
          <w:sz w:val="24"/>
        </w:rPr>
        <w:t>besides</w:t>
      </w:r>
      <w:r w:rsidRPr="009E56B2">
        <w:rPr>
          <w:rFonts w:ascii="Montserrat" w:hAnsi="Montserrat"/>
          <w:sz w:val="24"/>
        </w:rPr>
        <w:t xml:space="preserve"> us, was something the government discovered it could not hide as other exploratory missions went missing. Three, I </w:t>
      </w:r>
      <w:r w:rsidRPr="009E56B2">
        <w:rPr>
          <w:rFonts w:ascii="Montserrat" w:hAnsi="Montserrat"/>
          <w:i/>
          <w:sz w:val="24"/>
        </w:rPr>
        <w:t>was</w:t>
      </w:r>
      <w:r w:rsidRPr="009E56B2">
        <w:rPr>
          <w:rFonts w:ascii="Montserrat" w:hAnsi="Montserrat"/>
          <w:sz w:val="24"/>
        </w:rPr>
        <w:t xml:space="preserve"> the closest thing to an eye-witness available to offer testimonial support for that government announcement.</w:t>
      </w:r>
    </w:p>
    <w:p w:rsidR="00615032" w:rsidRPr="009E56B2" w:rsidRDefault="00615032">
      <w:pPr>
        <w:rPr>
          <w:rFonts w:ascii="Montserrat" w:hAnsi="Montserrat"/>
          <w:sz w:val="24"/>
        </w:rPr>
      </w:pPr>
      <w:r w:rsidRPr="009E56B2">
        <w:rPr>
          <w:rFonts w:ascii="Montserrat" w:hAnsi="Montserrat"/>
          <w:sz w:val="24"/>
        </w:rPr>
        <w:tab/>
        <w:t xml:space="preserve">Those are facts and I cannot dispute them. </w:t>
      </w:r>
    </w:p>
    <w:p w:rsidR="00615032" w:rsidRPr="009E56B2" w:rsidRDefault="00615032">
      <w:pPr>
        <w:rPr>
          <w:rFonts w:ascii="Montserrat" w:hAnsi="Montserrat"/>
          <w:sz w:val="24"/>
        </w:rPr>
      </w:pPr>
      <w:r w:rsidRPr="009E56B2">
        <w:rPr>
          <w:rFonts w:ascii="Montserrat" w:hAnsi="Montserrat"/>
          <w:sz w:val="24"/>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rsidR="00615032" w:rsidRPr="009E56B2" w:rsidRDefault="00615032">
      <w:pPr>
        <w:rPr>
          <w:rFonts w:ascii="Montserrat" w:hAnsi="Montserrat"/>
          <w:sz w:val="24"/>
        </w:rPr>
      </w:pPr>
      <w:r w:rsidRPr="009E56B2">
        <w:rPr>
          <w:rFonts w:ascii="Montserrat" w:hAnsi="Montserrat"/>
          <w:sz w:val="24"/>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rsidR="00615032" w:rsidRPr="009E56B2" w:rsidRDefault="00615032">
      <w:pPr>
        <w:rPr>
          <w:rFonts w:ascii="Montserrat" w:hAnsi="Montserrat"/>
          <w:sz w:val="24"/>
        </w:rPr>
      </w:pPr>
      <w:r w:rsidRPr="009E56B2">
        <w:rPr>
          <w:rFonts w:ascii="Montserrat" w:hAnsi="Montserrat"/>
          <w:sz w:val="24"/>
        </w:rPr>
        <w:tab/>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rsidR="00615032" w:rsidRPr="009E56B2" w:rsidRDefault="00615032">
      <w:pPr>
        <w:rPr>
          <w:rFonts w:ascii="Montserrat" w:hAnsi="Montserrat"/>
          <w:sz w:val="24"/>
        </w:rPr>
      </w:pPr>
      <w:r w:rsidRPr="009E56B2">
        <w:rPr>
          <w:rFonts w:ascii="Montserrat" w:hAnsi="Montserrat"/>
          <w:sz w:val="24"/>
        </w:rPr>
        <w:tab/>
        <w:t xml:space="preserve">"No," I declared, "I will </w:t>
      </w:r>
      <w:r w:rsidRPr="009E56B2">
        <w:rPr>
          <w:rFonts w:ascii="Montserrat" w:hAnsi="Montserrat"/>
          <w:i/>
          <w:sz w:val="24"/>
        </w:rPr>
        <w:t>not</w:t>
      </w:r>
      <w:r w:rsidRPr="009E56B2">
        <w:rPr>
          <w:rFonts w:ascii="Montserrat" w:hAnsi="Montserrat"/>
          <w:sz w:val="24"/>
        </w:rPr>
        <w:t xml:space="preserve"> read your mind." At the tone in my voice, the audience fell eerily silent. I had not refused a request, and in their minds I had answered a million times to the question </w:t>
      </w:r>
      <w:r w:rsidRPr="009E56B2">
        <w:rPr>
          <w:rFonts w:ascii="Montserrat" w:hAnsi="Montserrat"/>
          <w:i/>
          <w:sz w:val="24"/>
        </w:rPr>
        <w:t xml:space="preserve">what am I thinking? </w:t>
      </w:r>
      <w:r w:rsidRPr="009E56B2">
        <w:rPr>
          <w:rFonts w:ascii="Montserrat" w:hAnsi="Montserrat"/>
          <w:sz w:val="24"/>
        </w:rPr>
        <w:t xml:space="preserve"> As they stared at me in confusion I suddenly realized that it was not enough for them to </w:t>
      </w:r>
      <w:r w:rsidRPr="009E56B2">
        <w:rPr>
          <w:rFonts w:ascii="Montserrat" w:hAnsi="Montserrat"/>
          <w:i/>
          <w:sz w:val="24"/>
        </w:rPr>
        <w:t>believe</w:t>
      </w:r>
      <w:r w:rsidRPr="009E56B2">
        <w:rPr>
          <w:rFonts w:ascii="Montserrat" w:hAnsi="Montserrat"/>
          <w:sz w:val="24"/>
        </w:rPr>
        <w:t xml:space="preserve">. I wanted them to </w:t>
      </w:r>
      <w:r w:rsidRPr="009E56B2">
        <w:rPr>
          <w:rFonts w:ascii="Montserrat" w:hAnsi="Montserrat"/>
          <w:i/>
          <w:sz w:val="24"/>
        </w:rPr>
        <w:t xml:space="preserve">understand. </w:t>
      </w:r>
      <w:r w:rsidRPr="009E56B2">
        <w:rPr>
          <w:rFonts w:ascii="Montserrat" w:hAnsi="Montserrat"/>
          <w:sz w:val="24"/>
        </w:rPr>
        <w:t xml:space="preserve">"Telepathy is more intimate than sex," I proclaimed. "I </w:t>
      </w:r>
      <w:r w:rsidRPr="009E56B2">
        <w:rPr>
          <w:rFonts w:ascii="Montserrat" w:hAnsi="Montserrat"/>
          <w:i/>
          <w:sz w:val="24"/>
        </w:rPr>
        <w:t>am</w:t>
      </w:r>
      <w:r w:rsidRPr="009E56B2">
        <w:rPr>
          <w:rFonts w:ascii="Montserrat" w:hAnsi="Montserrat"/>
          <w:sz w:val="24"/>
        </w:rPr>
        <w:t xml:space="preserve"> a minor, thank you." That caught their attention. A few of them even laughed at my weak joke. But they were still confused, so I explained, "There is a difference between </w:t>
      </w:r>
      <w:r w:rsidRPr="009E56B2">
        <w:rPr>
          <w:rFonts w:ascii="Montserrat" w:hAnsi="Montserrat"/>
          <w:i/>
          <w:sz w:val="24"/>
        </w:rPr>
        <w:t>reading</w:t>
      </w:r>
      <w:r w:rsidRPr="009E56B2">
        <w:rPr>
          <w:rFonts w:ascii="Montserrat" w:hAnsi="Montserrat"/>
          <w:sz w:val="24"/>
        </w:rPr>
        <w:t xml:space="preserve"> a mind and simply </w:t>
      </w:r>
      <w:r w:rsidRPr="009E56B2">
        <w:rPr>
          <w:rFonts w:ascii="Montserrat" w:hAnsi="Montserrat"/>
          <w:i/>
          <w:sz w:val="24"/>
        </w:rPr>
        <w:t>overlapping</w:t>
      </w:r>
      <w:r w:rsidRPr="009E56B2">
        <w:rPr>
          <w:rFonts w:ascii="Montserrat" w:hAnsi="Montserrat"/>
          <w:sz w:val="24"/>
        </w:rPr>
        <w:t xml:space="preserve"> it. </w:t>
      </w:r>
    </w:p>
    <w:p w:rsidR="00615032" w:rsidRPr="009E56B2" w:rsidRDefault="00615032">
      <w:pPr>
        <w:rPr>
          <w:rFonts w:ascii="Montserrat" w:hAnsi="Montserrat"/>
          <w:sz w:val="24"/>
        </w:rPr>
      </w:pPr>
      <w:r w:rsidRPr="009E56B2">
        <w:rPr>
          <w:rFonts w:ascii="Montserrat" w:hAnsi="Montserrat"/>
          <w:sz w:val="24"/>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9E56B2">
        <w:rPr>
          <w:rFonts w:ascii="Montserrat" w:hAnsi="Montserrat"/>
          <w:i/>
          <w:sz w:val="24"/>
        </w:rPr>
        <w:t>rape</w:t>
      </w:r>
      <w:r w:rsidRPr="009E56B2">
        <w:rPr>
          <w:rFonts w:ascii="Montserrat" w:hAnsi="Montserrat"/>
          <w:sz w:val="24"/>
        </w:rPr>
        <w:t xml:space="preserve">," I  paused for emphasis, staring several of them in the eyes, "and the victim is as much a participant in that act as they would be in any </w:t>
      </w:r>
      <w:r w:rsidRPr="009E56B2">
        <w:rPr>
          <w:rFonts w:ascii="Montserrat" w:hAnsi="Montserrat"/>
          <w:i/>
          <w:sz w:val="24"/>
        </w:rPr>
        <w:t>physical</w:t>
      </w:r>
      <w:r w:rsidRPr="009E56B2">
        <w:rPr>
          <w:rFonts w:ascii="Montserrat" w:hAnsi="Montserrat"/>
          <w:sz w:val="24"/>
        </w:rPr>
        <w:t xml:space="preserve"> rape. Mind rape is usually only committed by a </w:t>
      </w:r>
      <w:r w:rsidRPr="009E56B2">
        <w:rPr>
          <w:rFonts w:ascii="Montserrat" w:hAnsi="Montserrat"/>
          <w:i/>
          <w:sz w:val="24"/>
        </w:rPr>
        <w:t>latent</w:t>
      </w:r>
      <w:r w:rsidRPr="009E56B2">
        <w:rPr>
          <w:rFonts w:ascii="Montserrat" w:hAnsi="Montserrat"/>
          <w:sz w:val="24"/>
        </w:rPr>
        <w:t xml:space="preserve"> psionic, and usually the victim is an active. Helpless as they are invaded," I pressed the point, "</w:t>
      </w:r>
      <w:r w:rsidRPr="009E56B2">
        <w:rPr>
          <w:rFonts w:ascii="Montserrat" w:hAnsi="Montserrat"/>
          <w:i/>
          <w:sz w:val="24"/>
        </w:rPr>
        <w:t>penetrated</w:t>
      </w:r>
      <w:r w:rsidRPr="009E56B2">
        <w:rPr>
          <w:rFonts w:ascii="Montserrat" w:hAnsi="Montserrat"/>
          <w:sz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rsidR="00615032" w:rsidRPr="009E56B2" w:rsidRDefault="00615032">
      <w:pPr>
        <w:rPr>
          <w:rFonts w:ascii="Montserrat" w:hAnsi="Montserrat"/>
          <w:sz w:val="24"/>
        </w:rPr>
      </w:pPr>
      <w:r w:rsidRPr="009E56B2">
        <w:rPr>
          <w:rFonts w:ascii="Montserrat" w:hAnsi="Montserrat"/>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9E56B2">
        <w:rPr>
          <w:rFonts w:ascii="Montserrat" w:hAnsi="Montserrat"/>
          <w:i/>
          <w:sz w:val="24"/>
        </w:rPr>
        <w:t xml:space="preserve"> gospel</w:t>
      </w:r>
      <w:r w:rsidRPr="009E56B2">
        <w:rPr>
          <w:rFonts w:ascii="Montserrat" w:hAnsi="Montserrat"/>
          <w:sz w:val="24"/>
        </w:rPr>
        <w:t xml:space="preserve">. I held out my mind and sipped their adulation, their awe, and I tasted ecstasy, love, terror, devotion. </w:t>
      </w:r>
    </w:p>
    <w:p w:rsidR="00615032" w:rsidRPr="009E56B2" w:rsidRDefault="00615032">
      <w:pPr>
        <w:rPr>
          <w:rFonts w:ascii="Montserrat" w:hAnsi="Montserrat"/>
          <w:sz w:val="24"/>
        </w:rPr>
      </w:pPr>
      <w:r w:rsidRPr="009E56B2">
        <w:rPr>
          <w:rFonts w:ascii="Montserrat" w:hAnsi="Montserrat"/>
          <w:sz w:val="24"/>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rsidR="00615032" w:rsidRPr="009E56B2" w:rsidRDefault="00615032">
      <w:pPr>
        <w:rPr>
          <w:rFonts w:ascii="Montserrat" w:hAnsi="Montserrat"/>
          <w:sz w:val="24"/>
        </w:rPr>
      </w:pPr>
      <w:r w:rsidRPr="009E56B2">
        <w:rPr>
          <w:rFonts w:ascii="Montserrat" w:hAnsi="Montserrat"/>
          <w:sz w:val="24"/>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sidRPr="009E56B2">
        <w:rPr>
          <w:rFonts w:ascii="Montserrat" w:hAnsi="Montserrat"/>
          <w:i/>
          <w:sz w:val="24"/>
        </w:rPr>
        <w:t xml:space="preserve">really </w:t>
      </w:r>
      <w:r w:rsidRPr="009E56B2">
        <w:rPr>
          <w:rFonts w:ascii="Montserrat" w:hAnsi="Montserrat"/>
          <w:sz w:val="24"/>
        </w:rPr>
        <w:t>believe in. I almost had it. I thought about what I had just retreated from. They want to believe, but the fact is that they don't understand. "Oh, my god!" I gasped as it hit me. I knew what I had done wrong. I looked back at the crowd from off-stage and whispered.</w:t>
      </w:r>
    </w:p>
    <w:p w:rsidR="00615032" w:rsidRPr="009E56B2" w:rsidRDefault="00615032">
      <w:pPr>
        <w:rPr>
          <w:rFonts w:ascii="Montserrat" w:hAnsi="Montserrat"/>
          <w:sz w:val="24"/>
        </w:rPr>
      </w:pPr>
      <w:r w:rsidRPr="009E56B2">
        <w:rPr>
          <w:rFonts w:ascii="Montserrat" w:hAnsi="Montserrat"/>
          <w:sz w:val="24"/>
        </w:rPr>
        <w:tab/>
        <w:t>"People want proof so they can be free to believe without having to understand what they believe in!" I was simply freeing people from the need to think for themselves! As I realized it I felt sick. I felt damned.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Fame and infamy</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Potential</w:t>
      </w:r>
    </w:p>
    <w:p w:rsidR="00615032" w:rsidRPr="009E56B2" w:rsidRDefault="00615032">
      <w:pPr>
        <w:rPr>
          <w:rFonts w:ascii="Montserrat" w:hAnsi="Montserrat"/>
          <w:sz w:val="24"/>
        </w:rPr>
      </w:pPr>
      <w:r w:rsidRPr="009E56B2">
        <w:rPr>
          <w:rFonts w:ascii="Montserrat" w:hAnsi="Montserrat"/>
          <w:sz w:val="24"/>
        </w:rPr>
        <w:t xml:space="preserve">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Isolation's end</w:t>
      </w:r>
    </w:p>
    <w:p w:rsidR="00615032" w:rsidRPr="009E56B2" w:rsidRDefault="00615032">
      <w:pPr>
        <w:rPr>
          <w:rFonts w:ascii="Montserrat" w:hAnsi="Montserrat"/>
          <w:sz w:val="24"/>
        </w:rPr>
      </w:pPr>
      <w:r w:rsidRPr="009E56B2">
        <w:rPr>
          <w:rFonts w:ascii="Montserrat" w:hAnsi="Montserrat"/>
          <w:sz w:val="24"/>
        </w:rPr>
        <w:t>I had cut my ties to the project pretty thoroughly when I left. The last thing I would have ever expected was for them to track me down several years later and ask me to come back to the project and rejoin the space program. Imagine my surprise. I had been out of contact for some time, so he had to track me down at my current home in Scotland. I was there alone. And now that the past, in the form of one captain O'Neal, had intruded on my isolation, I was forced to realize that I was lonely.</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Recruitment</w:t>
      </w:r>
    </w:p>
    <w:p w:rsidR="00615032" w:rsidRPr="009E56B2" w:rsidRDefault="00615032">
      <w:pPr>
        <w:rPr>
          <w:rFonts w:ascii="Montserrat" w:hAnsi="Montserrat"/>
          <w:sz w:val="24"/>
        </w:rPr>
      </w:pPr>
      <w:r w:rsidRPr="009E56B2">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sideboard and gathered tea settings for two, and fetched the pot from the hot plate. As I was setting the tray down, I heard the front door sliding open and shut. A brief wind cut through the house, peppering me with droplets, and dancing against the paddles and ribbons of the wind chimes, conjuring a delicate rain of notes to welcome my unannounced visitor.</w:t>
      </w:r>
    </w:p>
    <w:p w:rsidR="00615032" w:rsidRPr="009E56B2" w:rsidRDefault="00615032">
      <w:pPr>
        <w:rPr>
          <w:rFonts w:ascii="Montserrat" w:hAnsi="Montserrat"/>
          <w:sz w:val="24"/>
        </w:rPr>
      </w:pPr>
      <w:r w:rsidRPr="009E56B2">
        <w:rPr>
          <w:rFonts w:ascii="Montserrat" w:hAnsi="Montserrat"/>
          <w:sz w:val="24"/>
        </w:rPr>
        <w:tab/>
        <w:t>"Ms. Ember," he greeted me from the shadows. He slipped out of his jacket and hung it on a hook inside the door. "Don't you think you went a bit out of your way to cut your ties with the project?" He asked as he entered the room, pausing outside the fall of light.</w:t>
      </w:r>
    </w:p>
    <w:p w:rsidR="00615032" w:rsidRPr="009E56B2" w:rsidRDefault="00615032">
      <w:pPr>
        <w:rPr>
          <w:rFonts w:ascii="Montserrat" w:hAnsi="Montserrat"/>
          <w:sz w:val="24"/>
        </w:rPr>
      </w:pPr>
      <w:r w:rsidRPr="009E56B2">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615032" w:rsidRPr="009E56B2" w:rsidRDefault="00615032">
      <w:pPr>
        <w:rPr>
          <w:rFonts w:ascii="Montserrat" w:hAnsi="Montserrat"/>
          <w:sz w:val="24"/>
        </w:rPr>
      </w:pPr>
      <w:r w:rsidRPr="009E56B2">
        <w:rPr>
          <w:rFonts w:ascii="Montserrat" w:hAnsi="Montserrat"/>
          <w:sz w:val="24"/>
        </w:rPr>
        <w:t>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615032" w:rsidRPr="009E56B2" w:rsidRDefault="00615032">
      <w:pPr>
        <w:rPr>
          <w:rFonts w:ascii="Montserrat" w:hAnsi="Montserrat"/>
          <w:sz w:val="24"/>
        </w:rPr>
      </w:pPr>
      <w:r w:rsidRPr="009E56B2">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615032" w:rsidRPr="009E56B2" w:rsidRDefault="00615032">
      <w:pPr>
        <w:rPr>
          <w:rFonts w:ascii="Montserrat" w:hAnsi="Montserrat"/>
          <w:sz w:val="24"/>
        </w:rPr>
      </w:pPr>
      <w:r w:rsidRPr="009E56B2">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615032" w:rsidRPr="009E56B2" w:rsidRDefault="00615032">
      <w:pPr>
        <w:rPr>
          <w:rFonts w:ascii="Montserrat" w:hAnsi="Montserrat"/>
          <w:sz w:val="24"/>
        </w:rPr>
      </w:pPr>
      <w:r w:rsidRPr="009E56B2">
        <w:rPr>
          <w:rFonts w:ascii="Montserrat" w:hAnsi="Montserrat"/>
          <w:sz w:val="24"/>
        </w:rPr>
        <w:tab/>
        <w:t>i'm pretty sure I was blushing. Ember and x shared a smile and connor just looked innocent.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vanish/>
          <w:sz w:val="24"/>
        </w:rPr>
        <w:t xml:space="preserve">/ </w:t>
      </w:r>
      <w:r w:rsidRPr="009E56B2">
        <w:rPr>
          <w:rFonts w:ascii="Montserrat" w:hAnsi="Montserrat"/>
          <w:sz w:val="24"/>
        </w:rPr>
        <w:t>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rsidR="00615032" w:rsidRPr="009E56B2" w:rsidRDefault="00615032">
      <w:pPr>
        <w:rPr>
          <w:rFonts w:ascii="Montserrat" w:hAnsi="Montserrat"/>
          <w:sz w:val="24"/>
        </w:rPr>
      </w:pPr>
      <w:r w:rsidRPr="009E56B2">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rsidR="00615032" w:rsidRPr="009E56B2" w:rsidRDefault="00615032">
      <w:pPr>
        <w:rPr>
          <w:rFonts w:ascii="Montserrat" w:hAnsi="Montserrat"/>
          <w:sz w:val="24"/>
        </w:rPr>
      </w:pPr>
      <w:r w:rsidRPr="009E56B2">
        <w:rPr>
          <w:rFonts w:ascii="Montserrat" w:hAnsi="Montserrat"/>
          <w:sz w:val="24"/>
        </w:rPr>
        <w:tab/>
        <w:t xml:space="preserve">"So, now the military is having doubts, eh?" she </w:t>
      </w:r>
      <w:r w:rsidRPr="009E56B2">
        <w:rPr>
          <w:rFonts w:ascii="Montserrat" w:hAnsi="Montserrat"/>
          <w:sz w:val="24"/>
        </w:rP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615032" w:rsidRPr="009E56B2" w:rsidRDefault="00615032">
      <w:pPr>
        <w:rPr>
          <w:rFonts w:ascii="Montserrat" w:hAnsi="Montserrat"/>
          <w:sz w:val="24"/>
        </w:rPr>
      </w:pPr>
      <w:r w:rsidRPr="009E56B2">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615032" w:rsidRPr="009E56B2" w:rsidRDefault="00615032">
      <w:pPr>
        <w:rPr>
          <w:rFonts w:ascii="Montserrat" w:hAnsi="Montserrat"/>
          <w:sz w:val="24"/>
        </w:rPr>
      </w:pPr>
      <w:r w:rsidRPr="009E56B2">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"Phoenix,"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9E56B2">
        <w:rPr>
          <w:rFonts w:ascii="Montserrat" w:hAnsi="Montserrat"/>
          <w:i/>
          <w:sz w:val="24"/>
        </w:rPr>
        <w:t>ask</w:t>
      </w:r>
      <w:r w:rsidRPr="009E56B2">
        <w:rPr>
          <w:rFonts w:ascii="Montserrat" w:hAnsi="Montserrat"/>
          <w:sz w:val="24"/>
        </w:rPr>
        <w:t xml:space="preserve"> you to come back." He held my eyes with his as he asked, "will you come back?" He maintained eye contact as he finally took a sip of his tea.</w:t>
      </w:r>
    </w:p>
    <w:p w:rsidR="00615032" w:rsidRPr="009E56B2" w:rsidRDefault="00615032">
      <w:pPr>
        <w:rPr>
          <w:rFonts w:ascii="Montserrat" w:hAnsi="Montserrat"/>
          <w:sz w:val="24"/>
        </w:rPr>
      </w:pPr>
      <w:r w:rsidRPr="009E56B2">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615032" w:rsidRPr="009E56B2" w:rsidRDefault="00615032">
      <w:pPr>
        <w:rPr>
          <w:rFonts w:ascii="Montserrat" w:hAnsi="Montserrat"/>
          <w:sz w:val="24"/>
        </w:rPr>
      </w:pPr>
      <w:r w:rsidRPr="009E56B2">
        <w:rPr>
          <w:rFonts w:ascii="Montserrat" w:hAnsi="Montserrat"/>
          <w:sz w:val="24"/>
        </w:rPr>
        <w:tab/>
        <w:t>"Phoenix," he began to protest and dropped it, dabbing at his shirtfront with the towel. As he sopped up the puddles on the table, I poured him some more tea. "They're just people," he began again, "people make mistakes, and sometimes other people get hurt. Are you ever going to let it go? What do we have to do for you to forgive us?"</w:t>
      </w:r>
    </w:p>
    <w:p w:rsidR="00615032" w:rsidRPr="009E56B2" w:rsidRDefault="00615032">
      <w:pPr>
        <w:rPr>
          <w:rFonts w:ascii="Montserrat" w:hAnsi="Montserrat"/>
          <w:sz w:val="24"/>
        </w:rPr>
      </w:pPr>
      <w:r w:rsidRPr="009E56B2">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9E56B2">
        <w:rPr>
          <w:rFonts w:ascii="Montserrat" w:hAnsi="Montserrat"/>
          <w:i/>
          <w:sz w:val="24"/>
        </w:rPr>
        <w:t>me</w:t>
      </w:r>
      <w:r w:rsidRPr="009E56B2">
        <w:rPr>
          <w:rFonts w:ascii="Montserrat" w:hAnsi="Montserrat"/>
          <w:sz w:val="24"/>
        </w:rPr>
        <w:t>.</w:t>
      </w:r>
    </w:p>
    <w:p w:rsidR="00615032" w:rsidRPr="009E56B2" w:rsidRDefault="00615032">
      <w:pPr>
        <w:rPr>
          <w:rFonts w:ascii="Montserrat" w:hAnsi="Montserrat"/>
          <w:sz w:val="24"/>
        </w:rPr>
      </w:pPr>
      <w:r w:rsidRPr="009E56B2">
        <w:rPr>
          <w:rFonts w:ascii="Montserrat" w:hAnsi="Montserrat"/>
          <w:sz w:val="24"/>
        </w:rPr>
        <w:tab/>
        <w:t xml:space="preserve">"Phoenix," he interrupted my reflection. I flushed slightly, wondering how long a silence had passed. Seeing that he had my attention again, he continued. "I understand how you feel, but that is history now. We really need you now. </w:t>
      </w:r>
      <w:r w:rsidRPr="009E56B2">
        <w:rPr>
          <w:rFonts w:ascii="Montserrat" w:hAnsi="Montserrat"/>
          <w:i/>
          <w:sz w:val="24"/>
        </w:rPr>
        <w:t xml:space="preserve">I </w:t>
      </w:r>
      <w:r w:rsidRPr="009E56B2">
        <w:rPr>
          <w:rFonts w:ascii="Montserrat" w:hAnsi="Montserrat"/>
          <w:sz w:val="24"/>
        </w:rPr>
        <w:t xml:space="preserve">need you," he emphasized. </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i/>
          <w:sz w:val="24"/>
        </w:rPr>
        <w:t xml:space="preserve">You </w:t>
      </w:r>
      <w:r w:rsidRPr="009E56B2">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9E56B2">
        <w:rPr>
          <w:rFonts w:ascii="Montserrat" w:hAnsi="Montserrat"/>
          <w:i/>
          <w:sz w:val="24"/>
        </w:rPr>
        <w:t xml:space="preserve">was </w:t>
      </w:r>
      <w:r w:rsidRPr="009E56B2">
        <w:rPr>
          <w:rFonts w:ascii="Montserrat" w:hAnsi="Montserrat"/>
          <w:sz w:val="24"/>
        </w:rPr>
        <w:t xml:space="preserve">indispensable. That doesn't mean I'm qualified to complete her work for the project," I pointed out. </w:t>
      </w:r>
    </w:p>
    <w:p w:rsidR="00615032" w:rsidRPr="009E56B2" w:rsidRDefault="00615032">
      <w:pPr>
        <w:rPr>
          <w:rFonts w:ascii="Montserrat" w:hAnsi="Montserrat"/>
          <w:sz w:val="24"/>
        </w:rPr>
      </w:pPr>
      <w:r w:rsidRPr="009E56B2">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615032" w:rsidRPr="009E56B2" w:rsidRDefault="00615032">
      <w:pPr>
        <w:rPr>
          <w:rFonts w:ascii="Montserrat" w:hAnsi="Montserrat"/>
          <w:sz w:val="24"/>
        </w:rPr>
      </w:pPr>
      <w:r w:rsidRPr="009E56B2">
        <w:rPr>
          <w:rFonts w:ascii="Montserrat" w:hAnsi="Montserrat"/>
          <w:sz w:val="24"/>
        </w:rPr>
        <w:tab/>
        <w:t xml:space="preserve">"Curiouser and curiouser," I murmured. I rubbed a thoughtful finger over my lips. "You said </w:t>
      </w:r>
      <w:r w:rsidRPr="009E56B2">
        <w:rPr>
          <w:rFonts w:ascii="Montserrat" w:hAnsi="Montserrat"/>
          <w:i/>
          <w:sz w:val="24"/>
        </w:rPr>
        <w:t xml:space="preserve">they </w:t>
      </w:r>
      <w:r w:rsidRPr="009E56B2">
        <w:rPr>
          <w:rFonts w:ascii="Montserrat" w:hAnsi="Montserrat"/>
          <w:sz w:val="24"/>
        </w:rPr>
        <w:t xml:space="preserve">want me back; </w:t>
      </w:r>
      <w:r w:rsidRPr="009E56B2">
        <w:rPr>
          <w:rFonts w:ascii="Montserrat" w:hAnsi="Montserrat"/>
          <w:i/>
          <w:sz w:val="24"/>
        </w:rPr>
        <w:t>you</w:t>
      </w:r>
      <w:r w:rsidRPr="009E56B2">
        <w:rPr>
          <w:rFonts w:ascii="Montserrat" w:hAnsi="Montserrat"/>
          <w:sz w:val="24"/>
        </w:rPr>
        <w:t xml:space="preserve"> need me. Why?" I prompted. "Give me an answer that makes sense."</w:t>
      </w:r>
    </w:p>
    <w:p w:rsidR="00615032" w:rsidRPr="009E56B2" w:rsidRDefault="00615032">
      <w:pPr>
        <w:rPr>
          <w:rFonts w:ascii="Montserrat" w:hAnsi="Montserrat"/>
          <w:sz w:val="24"/>
        </w:rPr>
      </w:pPr>
      <w:r w:rsidRPr="009E56B2">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615032" w:rsidRPr="009E56B2" w:rsidRDefault="00615032">
      <w:pPr>
        <w:rPr>
          <w:rFonts w:ascii="Montserrat" w:hAnsi="Montserrat"/>
          <w:sz w:val="24"/>
        </w:rPr>
      </w:pPr>
      <w:r w:rsidRPr="009E56B2">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615032" w:rsidRPr="009E56B2" w:rsidRDefault="00615032">
      <w:pPr>
        <w:rPr>
          <w:rFonts w:ascii="Montserrat" w:hAnsi="Montserrat"/>
          <w:sz w:val="24"/>
        </w:rPr>
      </w:pPr>
      <w:r w:rsidRPr="009E56B2">
        <w:rPr>
          <w:rFonts w:ascii="Montserrat" w:hAnsi="Montserrat"/>
          <w:sz w:val="24"/>
        </w:rPr>
        <w:tab/>
        <w:t>"They would never get me on one of those ships if I didn't want to be there," I growled.</w:t>
      </w:r>
    </w:p>
    <w:p w:rsidR="00615032" w:rsidRPr="009E56B2" w:rsidRDefault="00615032">
      <w:pPr>
        <w:rPr>
          <w:rFonts w:ascii="Montserrat" w:hAnsi="Montserrat"/>
          <w:sz w:val="24"/>
        </w:rPr>
      </w:pPr>
      <w:r w:rsidRPr="009E56B2">
        <w:rPr>
          <w:rFonts w:ascii="Montserrat" w:hAnsi="Montserrat"/>
          <w:sz w:val="24"/>
        </w:rPr>
        <w:tab/>
        <w:t>He turned a flat look in my direction and said, "if it came to that I wish it were true."</w:t>
      </w:r>
    </w:p>
    <w:p w:rsidR="00615032" w:rsidRPr="009E56B2" w:rsidRDefault="00615032">
      <w:pPr>
        <w:rPr>
          <w:rFonts w:ascii="Montserrat" w:hAnsi="Montserrat"/>
          <w:sz w:val="24"/>
        </w:rPr>
      </w:pPr>
      <w:r w:rsidRPr="009E56B2">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615032" w:rsidRPr="009E56B2" w:rsidRDefault="00615032">
      <w:pPr>
        <w:rPr>
          <w:rFonts w:ascii="Montserrat" w:hAnsi="Montserrat"/>
          <w:sz w:val="24"/>
        </w:rPr>
      </w:pPr>
      <w:r w:rsidRPr="009E56B2">
        <w:rPr>
          <w:rFonts w:ascii="Montserrat" w:hAnsi="Montserrat"/>
          <w:sz w:val="24"/>
        </w:rPr>
        <w:tab/>
        <w:t>He returned the slightest of nods.</w:t>
      </w:r>
    </w:p>
    <w:p w:rsidR="00615032" w:rsidRPr="009E56B2" w:rsidRDefault="00615032">
      <w:pPr>
        <w:rPr>
          <w:rFonts w:ascii="Montserrat" w:hAnsi="Montserrat"/>
          <w:sz w:val="24"/>
        </w:rPr>
      </w:pPr>
      <w:r w:rsidRPr="009E56B2">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Fear</w:t>
      </w:r>
    </w:p>
    <w:p w:rsidR="00615032" w:rsidRPr="009E56B2" w:rsidRDefault="00615032">
      <w:pPr>
        <w:rPr>
          <w:rFonts w:ascii="Montserrat" w:hAnsi="Montserrat"/>
          <w:sz w:val="24"/>
        </w:rPr>
      </w:pPr>
      <w:r w:rsidRPr="009E56B2">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615032" w:rsidRPr="009E56B2" w:rsidRDefault="00615032">
      <w:pPr>
        <w:rPr>
          <w:rFonts w:ascii="Montserrat" w:hAnsi="Montserrat"/>
          <w:sz w:val="24"/>
        </w:rPr>
      </w:pPr>
      <w:r w:rsidRPr="009E56B2">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615032" w:rsidRPr="009E56B2" w:rsidRDefault="00615032">
      <w:pPr>
        <w:rPr>
          <w:rFonts w:ascii="Montserrat" w:hAnsi="Montserrat"/>
          <w:sz w:val="24"/>
        </w:rPr>
      </w:pPr>
      <w:r w:rsidRPr="009E56B2">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615032" w:rsidRPr="009E56B2" w:rsidRDefault="00615032">
      <w:pPr>
        <w:rPr>
          <w:rFonts w:ascii="Montserrat" w:hAnsi="Montserrat"/>
          <w:sz w:val="24"/>
        </w:rPr>
      </w:pPr>
      <w:r w:rsidRPr="009E56B2">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9E56B2">
        <w:rPr>
          <w:rFonts w:ascii="Montserrat" w:hAnsi="Montserrat"/>
          <w:i/>
          <w:sz w:val="24"/>
        </w:rPr>
        <w:t xml:space="preserve">faux pas. </w:t>
      </w:r>
      <w:r w:rsidRPr="009E56B2">
        <w:rPr>
          <w:rFonts w:ascii="Montserrat" w:hAnsi="Montserrat"/>
          <w:sz w:val="24"/>
        </w:rPr>
        <w:t>At first I just looked and studied what could be seen from my perspective.</w:t>
      </w:r>
    </w:p>
    <w:p w:rsidR="00615032" w:rsidRPr="009E56B2" w:rsidRDefault="00615032">
      <w:pPr>
        <w:rPr>
          <w:rFonts w:ascii="Montserrat" w:hAnsi="Montserrat"/>
          <w:sz w:val="24"/>
        </w:rPr>
      </w:pPr>
      <w:r w:rsidRPr="009E56B2">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9E56B2">
        <w:rPr>
          <w:rFonts w:ascii="Montserrat" w:hAnsi="Montserrat"/>
          <w:i/>
          <w:sz w:val="24"/>
        </w:rPr>
        <w:t>Actually, psi potential often continues growing even in latents like myself. The problem is that integrating that potential with my adult mind would unhinge or shatter my perception of reality.</w:t>
      </w:r>
      <w:r w:rsidRPr="009E56B2">
        <w:rPr>
          <w:rFonts w:ascii="Montserrat" w:hAnsi="Montserrat"/>
          <w:sz w:val="24"/>
        </w:rPr>
        <w:t xml:space="preserve"> </w:t>
      </w:r>
    </w:p>
    <w:p w:rsidR="00615032" w:rsidRPr="009E56B2" w:rsidRDefault="00615032">
      <w:pPr>
        <w:rPr>
          <w:rFonts w:ascii="Montserrat" w:hAnsi="Montserrat"/>
          <w:sz w:val="24"/>
        </w:rPr>
      </w:pPr>
      <w:r w:rsidRPr="009E56B2">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615032" w:rsidRPr="009E56B2" w:rsidRDefault="00615032">
      <w:pPr>
        <w:rPr>
          <w:rFonts w:ascii="Montserrat" w:hAnsi="Montserrat"/>
          <w:sz w:val="24"/>
        </w:rPr>
      </w:pPr>
      <w:r w:rsidRPr="009E56B2">
        <w:rPr>
          <w:rFonts w:ascii="Montserrat" w:hAnsi="Montserrat"/>
          <w:sz w:val="24"/>
        </w:rPr>
        <w:tab/>
        <w:t xml:space="preserve">He looked at me and answered, "Phoenix,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615032" w:rsidRPr="009E56B2" w:rsidRDefault="00615032">
      <w:pPr>
        <w:rPr>
          <w:rFonts w:ascii="Montserrat" w:hAnsi="Montserrat"/>
          <w:sz w:val="24"/>
        </w:rPr>
      </w:pPr>
      <w:r w:rsidRPr="009E56B2">
        <w:rPr>
          <w:rFonts w:ascii="Montserrat" w:hAnsi="Montserrat"/>
          <w:sz w:val="24"/>
        </w:rPr>
        <w:tab/>
        <w:t xml:space="preserve">I understood that he was afraid. I did not understand his fear. "How do you deal with it?" I asked in a subdued tone. </w:t>
      </w:r>
    </w:p>
    <w:p w:rsidR="00615032" w:rsidRPr="009E56B2" w:rsidRDefault="00615032">
      <w:pPr>
        <w:rPr>
          <w:rFonts w:ascii="Montserrat" w:hAnsi="Montserrat"/>
          <w:sz w:val="24"/>
        </w:rPr>
      </w:pPr>
      <w:r w:rsidRPr="009E56B2">
        <w:rPr>
          <w:rFonts w:ascii="Montserrat" w:hAnsi="Montserrat"/>
          <w:sz w:val="24"/>
        </w:rPr>
        <w:tab/>
        <w:t xml:space="preserve">"That is simple," he said, "I </w:t>
      </w:r>
      <w:r w:rsidRPr="009E56B2">
        <w:rPr>
          <w:rFonts w:ascii="Montserrat" w:hAnsi="Montserrat"/>
          <w:i/>
          <w:sz w:val="24"/>
        </w:rPr>
        <w:t>deal</w:t>
      </w:r>
      <w:r w:rsidRPr="009E56B2">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the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615032" w:rsidRPr="009E56B2" w:rsidRDefault="00615032">
      <w:pPr>
        <w:rPr>
          <w:rFonts w:ascii="Montserrat" w:hAnsi="Montserrat"/>
          <w:sz w:val="24"/>
        </w:rPr>
      </w:pPr>
      <w:r w:rsidRPr="009E56B2">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9E56B2">
        <w:rPr>
          <w:rFonts w:ascii="Montserrat" w:hAnsi="Montserrat"/>
          <w:i/>
          <w:sz w:val="24"/>
        </w:rPr>
        <w:t xml:space="preserve">had </w:t>
      </w:r>
      <w:r w:rsidRPr="009E56B2">
        <w:rPr>
          <w:rFonts w:ascii="Montserrat" w:hAnsi="Montserrat"/>
          <w:sz w:val="24"/>
        </w:rPr>
        <w:t>been impossible to figure out where I left off and she began. The greatest part of my bereavement had been the amputation of this wiser part of myself that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615032" w:rsidRPr="009E56B2" w:rsidRDefault="00615032">
      <w:pPr>
        <w:rPr>
          <w:rFonts w:ascii="Montserrat" w:hAnsi="Montserrat"/>
          <w:sz w:val="24"/>
        </w:rPr>
      </w:pPr>
      <w:r w:rsidRPr="009E56B2">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615032" w:rsidRPr="009E56B2" w:rsidRDefault="00615032">
      <w:pPr>
        <w:rPr>
          <w:rFonts w:ascii="Montserrat" w:hAnsi="Montserrat"/>
          <w:sz w:val="24"/>
        </w:rPr>
      </w:pPr>
      <w:r w:rsidRPr="009E56B2">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615032" w:rsidRPr="009E56B2" w:rsidRDefault="00615032">
      <w:pPr>
        <w:rPr>
          <w:rFonts w:ascii="Montserrat" w:hAnsi="Montserrat"/>
          <w:sz w:val="24"/>
        </w:rPr>
      </w:pPr>
      <w:r w:rsidRPr="009E56B2">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615032" w:rsidRPr="009E56B2" w:rsidRDefault="00615032">
      <w:pPr>
        <w:rPr>
          <w:rFonts w:ascii="Montserrat" w:hAnsi="Montserrat"/>
          <w:sz w:val="24"/>
        </w:rPr>
      </w:pPr>
      <w:r w:rsidRPr="009E56B2">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that exclusively generates destructive interference. The project to which i'd been recalled was deeply involved in developing these toys. Which had a lot to do with </w:t>
      </w:r>
      <w:r w:rsidRPr="009E56B2">
        <w:rPr>
          <w:rFonts w:ascii="Montserrat" w:hAnsi="Montserrat"/>
          <w:i/>
          <w:sz w:val="24"/>
        </w:rPr>
        <w:t>why</w:t>
      </w:r>
      <w:r w:rsidRPr="009E56B2">
        <w:rPr>
          <w:rFonts w:ascii="Montserrat" w:hAnsi="Montserrat"/>
          <w:sz w:val="24"/>
        </w:rPr>
        <w:t xml:space="preserve"> I was actually recalled.</w:t>
      </w:r>
    </w:p>
    <w:p w:rsidR="00615032" w:rsidRPr="009E56B2" w:rsidRDefault="00615032">
      <w:pPr>
        <w:rPr>
          <w:rFonts w:ascii="Montserrat" w:hAnsi="Montserrat"/>
          <w:sz w:val="24"/>
        </w:rPr>
      </w:pPr>
      <w:r w:rsidRPr="009E56B2">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prophecy. They are going to create the threat they fear by trying to destroy it where it doesn't even exist."</w:t>
      </w:r>
    </w:p>
    <w:p w:rsidR="00615032" w:rsidRPr="009E56B2" w:rsidRDefault="00615032">
      <w:pPr>
        <w:rPr>
          <w:rFonts w:ascii="Montserrat" w:hAnsi="Montserrat"/>
          <w:sz w:val="24"/>
        </w:rPr>
      </w:pPr>
      <w:r w:rsidRPr="009E56B2">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615032" w:rsidRPr="009E56B2" w:rsidRDefault="00615032">
      <w:pPr>
        <w:rPr>
          <w:rFonts w:ascii="Montserrat" w:hAnsi="Montserrat"/>
          <w:sz w:val="24"/>
        </w:rPr>
      </w:pPr>
      <w:r w:rsidRPr="009E56B2">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615032" w:rsidRPr="009E56B2" w:rsidRDefault="00615032">
      <w:pPr>
        <w:rPr>
          <w:rFonts w:ascii="Montserrat" w:hAnsi="Montserrat"/>
          <w:sz w:val="24"/>
        </w:rPr>
      </w:pPr>
      <w:r w:rsidRPr="009E56B2">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615032" w:rsidRPr="009E56B2" w:rsidRDefault="00615032">
      <w:pPr>
        <w:rPr>
          <w:rFonts w:ascii="Montserrat" w:hAnsi="Montserrat"/>
          <w:sz w:val="24"/>
        </w:rPr>
      </w:pPr>
      <w:r w:rsidRPr="009E56B2">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Asset training</w:t>
      </w:r>
    </w:p>
    <w:p w:rsidR="00615032" w:rsidRPr="009E56B2" w:rsidRDefault="00615032">
      <w:pPr>
        <w:rPr>
          <w:rFonts w:ascii="Montserrat" w:hAnsi="Montserrat"/>
          <w:sz w:val="24"/>
        </w:rPr>
      </w:pPr>
      <w:r w:rsidRPr="009E56B2">
        <w:rPr>
          <w:rFonts w:ascii="Montserrat" w:hAnsi="Montserrat"/>
          <w:sz w:val="24"/>
        </w:rPr>
        <w:t>On the problems related to getting me united with my assigned group</w:t>
      </w:r>
    </w:p>
    <w:p w:rsidR="00615032" w:rsidRPr="009E56B2" w:rsidRDefault="00615032">
      <w:pPr>
        <w:rPr>
          <w:rFonts w:ascii="Montserrat" w:hAnsi="Montserrat"/>
          <w:sz w:val="24"/>
        </w:rPr>
      </w:pPr>
      <w:r w:rsidRPr="009E56B2">
        <w:rPr>
          <w:rFonts w:ascii="Montserrat" w:hAnsi="Montserrat"/>
          <w:sz w:val="24"/>
        </w:rP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rsidR="00615032" w:rsidRPr="009E56B2" w:rsidRDefault="00615032">
      <w:pPr>
        <w:rPr>
          <w:rFonts w:ascii="Montserrat" w:hAnsi="Montserrat"/>
          <w:sz w:val="24"/>
        </w:rPr>
      </w:pPr>
      <w:r w:rsidRPr="009E56B2">
        <w:rPr>
          <w:rFonts w:ascii="Montserrat" w:hAnsi="Montserrat"/>
          <w:sz w:val="24"/>
        </w:rPr>
        <w:tab/>
        <w:t>"What!?" I interrupted in disbelief.</w:t>
      </w:r>
    </w:p>
    <w:p w:rsidR="00615032" w:rsidRPr="009E56B2" w:rsidRDefault="00615032">
      <w:pPr>
        <w:rPr>
          <w:rFonts w:ascii="Montserrat" w:hAnsi="Montserrat"/>
          <w:sz w:val="24"/>
        </w:rPr>
      </w:pPr>
      <w:r w:rsidRPr="009E56B2">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At first I just stared at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Beauty</w:t>
      </w:r>
    </w:p>
    <w:p w:rsidR="00615032" w:rsidRPr="009E56B2" w:rsidRDefault="00615032">
      <w:pPr>
        <w:rPr>
          <w:rFonts w:ascii="Montserrat" w:hAnsi="Montserrat"/>
          <w:sz w:val="24"/>
        </w:rPr>
      </w:pPr>
      <w:r w:rsidRPr="009E56B2">
        <w:rPr>
          <w:rFonts w:ascii="Montserrat" w:hAnsi="Montserrat"/>
          <w:sz w:val="24"/>
        </w:rPr>
        <w:t>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cannot be ignored. Beauty, however is very different.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I have no idea what it is like to feel beautiful. I am or the firm opinion that an individual is constitutionally incapable of believing in his or her own beauty. Of course when you are talking about beauty, it is </w:t>
      </w:r>
      <w:r w:rsidRPr="009E56B2">
        <w:rPr>
          <w:rFonts w:ascii="Montserrat" w:hAnsi="Montserrat"/>
          <w:i/>
          <w:sz w:val="24"/>
        </w:rPr>
        <w:t>all</w:t>
      </w:r>
      <w:r w:rsidRPr="009E56B2">
        <w:rPr>
          <w:rFonts w:ascii="Montserrat" w:hAnsi="Montserrat"/>
          <w:sz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Telepathy</w:t>
      </w:r>
    </w:p>
    <w:p w:rsidR="00615032" w:rsidRPr="009E56B2" w:rsidRDefault="00615032">
      <w:pPr>
        <w:rPr>
          <w:rFonts w:ascii="Montserrat" w:hAnsi="Montserrat"/>
          <w:sz w:val="24"/>
        </w:rPr>
      </w:pPr>
      <w:r w:rsidRPr="009E56B2">
        <w:rPr>
          <w:rFonts w:ascii="Montserrat" w:hAnsi="Montserrat"/>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rsidR="00615032" w:rsidRPr="009E56B2" w:rsidRDefault="00615032">
      <w:pPr>
        <w:rPr>
          <w:rFonts w:ascii="Montserrat" w:hAnsi="Montserrat"/>
          <w:sz w:val="24"/>
        </w:rPr>
      </w:pPr>
      <w:r w:rsidRPr="009E56B2">
        <w:rPr>
          <w:rFonts w:ascii="Montserrat" w:hAnsi="Montserrat"/>
          <w:sz w:val="24"/>
        </w:rPr>
        <w:tab/>
        <w:t>most people find the exercise profoundly disturbing. In point of fact, most of the active use of psionics is disturbing, if you want to put it mildly. I am not sure how else to explain it, but I have gotten used to it.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Trials</w:t>
      </w:r>
    </w:p>
    <w:p w:rsidR="00615032" w:rsidRPr="009E56B2" w:rsidRDefault="00615032">
      <w:pPr>
        <w:rPr>
          <w:rFonts w:ascii="Montserrat" w:hAnsi="Montserrat"/>
          <w:sz w:val="24"/>
        </w:rPr>
      </w:pPr>
      <w:r w:rsidRPr="009E56B2">
        <w:rPr>
          <w:rFonts w:ascii="Montserrat" w:hAnsi="Montserrat"/>
          <w:sz w:val="24"/>
        </w:rPr>
        <w:t>I opened my eyes. Faint light traced the narrow confines of the sleeper-cell with each rhythmic pulse of the message light. Unlike the nerve-twisting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 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615032" w:rsidRPr="009E56B2" w:rsidRDefault="00615032">
      <w:pPr>
        <w:rPr>
          <w:rFonts w:ascii="Montserrat" w:hAnsi="Montserrat"/>
          <w:sz w:val="24"/>
        </w:rPr>
      </w:pPr>
      <w:r w:rsidRPr="009E56B2">
        <w:rPr>
          <w:rFonts w:ascii="Montserrat" w:hAnsi="Montserrat"/>
          <w:sz w:val="24"/>
        </w:rPr>
        <w:tab/>
        <w:t xml:space="preserve">"did I call at a bad time?" He asked. </w:t>
      </w:r>
    </w:p>
    <w:p w:rsidR="00615032" w:rsidRPr="009E56B2" w:rsidRDefault="00615032">
      <w:pPr>
        <w:rPr>
          <w:rFonts w:ascii="Montserrat" w:hAnsi="Montserrat"/>
          <w:sz w:val="24"/>
        </w:rPr>
      </w:pPr>
      <w:r w:rsidRPr="009E56B2">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rsidR="00615032" w:rsidRPr="009E56B2" w:rsidRDefault="00615032">
      <w:pPr>
        <w:rPr>
          <w:rFonts w:ascii="Montserrat" w:hAnsi="Montserrat"/>
          <w:sz w:val="24"/>
        </w:rPr>
      </w:pPr>
      <w:r w:rsidRPr="009E56B2">
        <w:rPr>
          <w:rFonts w:ascii="Montserrat" w:hAnsi="Montserrat"/>
          <w:sz w:val="24"/>
        </w:rPr>
        <w:tab/>
        <w:t xml:space="preserve">he chuckled; he was no doubt familiar with the joys of having "all the comforts of home" stuffed into a measly two cubic meters. </w:t>
      </w:r>
    </w:p>
    <w:p w:rsidR="00615032" w:rsidRPr="009E56B2" w:rsidRDefault="00615032">
      <w:pPr>
        <w:rPr>
          <w:rFonts w:ascii="Montserrat" w:hAnsi="Montserrat"/>
          <w:sz w:val="24"/>
        </w:rPr>
      </w:pPr>
      <w:r w:rsidRPr="009E56B2">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615032" w:rsidRPr="009E56B2" w:rsidRDefault="00615032">
      <w:pPr>
        <w:rPr>
          <w:rFonts w:ascii="Montserrat" w:hAnsi="Montserrat"/>
          <w:sz w:val="24"/>
        </w:rPr>
      </w:pPr>
      <w:r w:rsidRPr="009E56B2">
        <w:rPr>
          <w:rFonts w:ascii="Montserrat" w:hAnsi="Montserrat"/>
          <w:sz w:val="24"/>
        </w:rPr>
        <w:tab/>
        <w:t xml:space="preserve">it had been a gamble, but it had paid off. </w:t>
      </w:r>
    </w:p>
    <w:p w:rsidR="00615032" w:rsidRPr="009E56B2" w:rsidRDefault="00615032">
      <w:pPr>
        <w:rPr>
          <w:rFonts w:ascii="Montserrat" w:hAnsi="Montserrat"/>
          <w:sz w:val="24"/>
        </w:rPr>
      </w:pPr>
      <w:r w:rsidRPr="009E56B2">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615032" w:rsidRPr="009E56B2" w:rsidRDefault="00615032">
      <w:pPr>
        <w:rPr>
          <w:rFonts w:ascii="Montserrat" w:hAnsi="Montserrat"/>
          <w:sz w:val="24"/>
        </w:rPr>
      </w:pPr>
      <w:r w:rsidRPr="009E56B2">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9E56B2">
        <w:rPr>
          <w:rFonts w:ascii="Montserrat" w:hAnsi="Montserrat"/>
          <w:i/>
          <w:sz w:val="24"/>
        </w:rPr>
        <w:t xml:space="preserve">Just show up. It would be better arguing with them after the fact, </w:t>
      </w:r>
      <w:r w:rsidRPr="009E56B2">
        <w:rPr>
          <w:rFonts w:ascii="Montserrat" w:hAnsi="Montserrat"/>
          <w:sz w:val="24"/>
        </w:rPr>
        <w:t xml:space="preserve">he had said. Just show up. Break out of the reservation, book interplanetary passage to a corporate-military belt station and </w:t>
      </w:r>
      <w:r w:rsidRPr="009E56B2">
        <w:rPr>
          <w:rFonts w:ascii="Montserrat" w:hAnsi="Montserrat"/>
          <w:i/>
          <w:sz w:val="24"/>
        </w:rPr>
        <w:t>pray</w:t>
      </w:r>
      <w:r w:rsidRPr="009E56B2">
        <w:rPr>
          <w:rFonts w:ascii="Montserrat" w:hAnsi="Montserrat"/>
          <w:sz w:val="24"/>
        </w:rPr>
        <w:t xml:space="preserve"> I don't get arrested—that's what he was really saying. Still, I had made it this far. It was up to him to clean up the mess when it was over.</w:t>
      </w:r>
    </w:p>
    <w:p w:rsidR="00615032" w:rsidRPr="009E56B2" w:rsidRDefault="00615032">
      <w:pPr>
        <w:rPr>
          <w:rFonts w:ascii="Montserrat" w:hAnsi="Montserrat"/>
          <w:sz w:val="24"/>
        </w:rPr>
      </w:pPr>
      <w:r w:rsidRPr="009E56B2">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615032" w:rsidRPr="009E56B2" w:rsidRDefault="00615032">
      <w:pPr>
        <w:rPr>
          <w:rFonts w:ascii="Montserrat" w:hAnsi="Montserrat"/>
          <w:sz w:val="24"/>
        </w:rPr>
      </w:pPr>
      <w:r w:rsidRPr="009E56B2">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615032" w:rsidRPr="009E56B2" w:rsidRDefault="00615032">
      <w:pPr>
        <w:rPr>
          <w:rFonts w:ascii="Montserrat" w:hAnsi="Montserrat"/>
          <w:sz w:val="24"/>
        </w:rPr>
      </w:pPr>
      <w:r w:rsidRPr="009E56B2">
        <w:rPr>
          <w:rFonts w:ascii="Montserrat" w:hAnsi="Montserrat"/>
          <w:sz w:val="24"/>
        </w:rPr>
        <w:tab/>
        <w:t>"no problem, ms. Ember.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rsidR="00615032" w:rsidRPr="009E56B2" w:rsidRDefault="00615032">
      <w:pPr>
        <w:rPr>
          <w:rFonts w:ascii="Montserrat" w:hAnsi="Montserrat"/>
          <w:sz w:val="24"/>
        </w:rPr>
      </w:pPr>
      <w:r w:rsidRPr="009E56B2">
        <w:rPr>
          <w:rFonts w:ascii="Montserrat" w:hAnsi="Montserrat"/>
          <w:sz w:val="24"/>
        </w:rPr>
        <w:tab/>
        <w:t xml:space="preserve">I raised an eyebrow. I didn't have to read him mind to know that he was hoping for a reward for his special efforts on my behalf. But how should I read the subtext? </w:t>
      </w:r>
      <w:r w:rsidRPr="009E56B2">
        <w:rPr>
          <w:rFonts w:ascii="Montserrat" w:hAnsi="Montserrat"/>
          <w:i/>
          <w:sz w:val="24"/>
        </w:rPr>
        <w:t xml:space="preserve">Pay soon. I'll arrange cover for our activity. Don't put me off, or squeeze out of it, or i'll make you regret it. I promise you, that won't be fun. </w:t>
      </w:r>
      <w:r w:rsidRPr="009E56B2">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615032" w:rsidRPr="009E56B2" w:rsidRDefault="00615032">
      <w:pPr>
        <w:rPr>
          <w:rFonts w:ascii="Montserrat" w:hAnsi="Montserrat"/>
          <w:sz w:val="24"/>
        </w:rPr>
      </w:pPr>
      <w:r w:rsidRPr="009E56B2">
        <w:rPr>
          <w:rFonts w:ascii="Montserrat" w:hAnsi="Montserrat"/>
          <w:sz w:val="24"/>
        </w:rPr>
        <w:tab/>
        <w:t>subtext: don't be pushy. I'll think about it, but I want to meet you in person before I meet you anywhere in private. He nodded and smiled a half smile, "I understand. I hope to hear from you then."</w:t>
      </w:r>
    </w:p>
    <w:p w:rsidR="00615032" w:rsidRPr="009E56B2" w:rsidRDefault="00615032">
      <w:pPr>
        <w:rPr>
          <w:rFonts w:ascii="Montserrat" w:hAnsi="Montserrat"/>
          <w:sz w:val="24"/>
        </w:rPr>
      </w:pPr>
      <w:r w:rsidRPr="009E56B2">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615032" w:rsidRPr="009E56B2" w:rsidRDefault="00615032">
      <w:pPr>
        <w:rPr>
          <w:rFonts w:ascii="Montserrat" w:hAnsi="Montserrat"/>
          <w:sz w:val="24"/>
        </w:rPr>
      </w:pPr>
      <w:r w:rsidRPr="009E56B2">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615032" w:rsidRPr="009E56B2" w:rsidRDefault="00615032">
      <w:pPr>
        <w:rPr>
          <w:rFonts w:ascii="Montserrat" w:hAnsi="Montserrat"/>
          <w:sz w:val="24"/>
        </w:rPr>
      </w:pPr>
      <w:r w:rsidRPr="009E56B2">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rsidR="00615032" w:rsidRPr="009E56B2" w:rsidRDefault="00615032">
      <w:pPr>
        <w:rPr>
          <w:rFonts w:ascii="Montserrat" w:hAnsi="Montserrat"/>
          <w:sz w:val="24"/>
        </w:rPr>
      </w:pPr>
      <w:r w:rsidRPr="009E56B2">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615032" w:rsidRPr="009E56B2" w:rsidRDefault="00615032">
      <w:pPr>
        <w:rPr>
          <w:rFonts w:ascii="Montserrat" w:hAnsi="Montserrat"/>
          <w:sz w:val="24"/>
        </w:rPr>
      </w:pPr>
      <w:r w:rsidRPr="009E56B2">
        <w:rPr>
          <w:rFonts w:ascii="Montserrat" w:hAnsi="Montserrat"/>
          <w:sz w:val="24"/>
        </w:rPr>
        <w:tab/>
        <w:t>anonymity is the most valuable possession an active psi has.</w:t>
      </w:r>
    </w:p>
    <w:p w:rsidR="00615032" w:rsidRPr="009E56B2" w:rsidRDefault="00615032">
      <w:pPr>
        <w:rPr>
          <w:rFonts w:ascii="Montserrat" w:hAnsi="Montserrat"/>
          <w:sz w:val="24"/>
        </w:rPr>
      </w:pPr>
      <w:r w:rsidRPr="009E56B2">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615032" w:rsidRPr="009E56B2" w:rsidRDefault="00615032">
      <w:pPr>
        <w:rPr>
          <w:rFonts w:ascii="Montserrat" w:hAnsi="Montserrat"/>
          <w:sz w:val="24"/>
        </w:rPr>
      </w:pPr>
      <w:r w:rsidRPr="009E56B2">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615032" w:rsidRPr="009E56B2" w:rsidRDefault="00615032">
      <w:pPr>
        <w:rPr>
          <w:rFonts w:ascii="Montserrat" w:hAnsi="Montserrat"/>
          <w:sz w:val="24"/>
        </w:rPr>
      </w:pPr>
      <w:r w:rsidRPr="009E56B2">
        <w:rPr>
          <w:rFonts w:ascii="Montserrat" w:hAnsi="Montserrat"/>
          <w:sz w:val="24"/>
        </w:rPr>
        <w:tab/>
        <w:t xml:space="preserve">at first it is not obvious, but I discovered that while there were indeed some people who moved about totally naked—indecently exposed and thus vulnerable to the eye—one mostly saw people who merely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615032" w:rsidRPr="009E56B2" w:rsidRDefault="00615032">
      <w:pPr>
        <w:rPr>
          <w:rFonts w:ascii="Montserrat" w:hAnsi="Montserrat"/>
          <w:sz w:val="24"/>
        </w:rPr>
      </w:pPr>
      <w:r w:rsidRPr="009E56B2">
        <w:rPr>
          <w:rFonts w:ascii="Montserrat" w:hAnsi="Montserrat"/>
          <w:sz w:val="24"/>
        </w:rPr>
        <w:tab/>
        <w:t xml:space="preserve">worst—or perhaps </w:t>
      </w:r>
      <w:r w:rsidRPr="009E56B2">
        <w:rPr>
          <w:rFonts w:ascii="Montserrat" w:hAnsi="Montserrat"/>
          <w:i/>
          <w:sz w:val="24"/>
        </w:rPr>
        <w:t>best</w:t>
      </w:r>
      <w:r w:rsidRPr="009E56B2">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615032" w:rsidRPr="009E56B2" w:rsidRDefault="00615032">
      <w:pPr>
        <w:rPr>
          <w:rFonts w:ascii="Montserrat" w:hAnsi="Montserrat"/>
          <w:sz w:val="24"/>
        </w:rPr>
      </w:pPr>
      <w:r w:rsidRPr="009E56B2">
        <w:rPr>
          <w:rFonts w:ascii="Montserrat" w:hAnsi="Montserrat"/>
          <w:sz w:val="24"/>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615032" w:rsidRPr="009E56B2" w:rsidRDefault="00615032">
      <w:pPr>
        <w:rPr>
          <w:rFonts w:ascii="Montserrat" w:hAnsi="Montserrat"/>
          <w:sz w:val="24"/>
        </w:rPr>
      </w:pPr>
      <w:r w:rsidRPr="009E56B2">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615032" w:rsidRPr="009E56B2" w:rsidRDefault="00615032">
      <w:pPr>
        <w:rPr>
          <w:rFonts w:ascii="Montserrat" w:hAnsi="Montserrat"/>
          <w:sz w:val="24"/>
        </w:rPr>
      </w:pPr>
      <w:r w:rsidRPr="009E56B2">
        <w:rPr>
          <w:rFonts w:ascii="Montserrat" w:hAnsi="Montserrat"/>
          <w:sz w:val="24"/>
        </w:rPr>
        <w:tab/>
        <w:t xml:space="preserve">of course while covering everything but the face—from the tips of my fingers and toes, to the top of my throat—when molded to a body's contour it </w:t>
      </w:r>
      <w:r w:rsidRPr="009E56B2">
        <w:rPr>
          <w:rFonts w:ascii="Montserrat" w:hAnsi="Montserrat"/>
          <w:i/>
          <w:sz w:val="24"/>
        </w:rPr>
        <w:t>hides</w:t>
      </w:r>
      <w:r w:rsidRPr="009E56B2">
        <w:rPr>
          <w:rFonts w:ascii="Montserrat" w:hAnsi="Montserrat"/>
          <w:sz w:val="24"/>
        </w:rPr>
        <w:t xml:space="preserve"> nothing what-so-ever. A fact not designed to comfort self-conscious males </w:t>
      </w:r>
      <w:r w:rsidRPr="009E56B2">
        <w:rPr>
          <w:rFonts w:ascii="Montserrat" w:hAnsi="Montserrat"/>
          <w:i/>
          <w:sz w:val="24"/>
        </w:rPr>
        <w:t xml:space="preserve">or </w:t>
      </w:r>
      <w:r w:rsidRPr="009E56B2">
        <w:rPr>
          <w:rFonts w:ascii="Montserrat" w:hAnsi="Montserrat"/>
          <w:sz w:val="24"/>
        </w:rP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rsidR="00615032" w:rsidRPr="009E56B2" w:rsidRDefault="00615032">
      <w:pPr>
        <w:rPr>
          <w:rFonts w:ascii="Montserrat" w:hAnsi="Montserrat"/>
          <w:sz w:val="24"/>
        </w:rPr>
      </w:pPr>
      <w:r w:rsidRPr="009E56B2">
        <w:rPr>
          <w:rFonts w:ascii="Montserrat" w:hAnsi="Montserrat"/>
          <w:sz w:val="24"/>
        </w:rP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rsidR="00615032" w:rsidRPr="009E56B2" w:rsidRDefault="00615032">
      <w:pPr>
        <w:rPr>
          <w:rFonts w:ascii="Montserrat" w:hAnsi="Montserrat"/>
          <w:sz w:val="24"/>
        </w:rPr>
      </w:pPr>
      <w:r w:rsidRPr="009E56B2">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615032" w:rsidRPr="009E56B2" w:rsidRDefault="00615032">
      <w:pPr>
        <w:rPr>
          <w:rFonts w:ascii="Montserrat" w:hAnsi="Montserrat"/>
          <w:sz w:val="24"/>
        </w:rPr>
      </w:pPr>
      <w:r w:rsidRPr="009E56B2">
        <w:rPr>
          <w:rFonts w:ascii="Montserrat" w:hAnsi="Montserrat"/>
          <w:sz w:val="24"/>
        </w:rP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rsidR="00615032" w:rsidRPr="009E56B2" w:rsidRDefault="00615032">
      <w:pPr>
        <w:rPr>
          <w:rFonts w:ascii="Montserrat" w:hAnsi="Montserrat"/>
          <w:sz w:val="24"/>
        </w:rPr>
      </w:pPr>
      <w:r w:rsidRPr="009E56B2">
        <w:rPr>
          <w:rFonts w:ascii="Montserrat" w:hAnsi="Montserrat"/>
          <w:sz w:val="24"/>
        </w:rPr>
        <w:tab/>
        <w:t>in spite of the urge to burn the papers, I tucked my orders into my pocket.</w:t>
      </w:r>
    </w:p>
    <w:p w:rsidR="00615032" w:rsidRPr="009E56B2" w:rsidRDefault="00615032">
      <w:pPr>
        <w:rPr>
          <w:rFonts w:ascii="Montserrat" w:hAnsi="Montserrat"/>
          <w:sz w:val="24"/>
        </w:rPr>
      </w:pPr>
      <w:r w:rsidRPr="009E56B2">
        <w:rPr>
          <w:rFonts w:ascii="Montserrat" w:hAnsi="Montserrat"/>
          <w:sz w:val="24"/>
        </w:rPr>
        <w:tab/>
        <w:t xml:space="preserve">seeing the time I had to wait, I made my way up to the observation deck and watched for the arrival of the seed ship prototype, </w:t>
      </w:r>
      <w:r w:rsidRPr="009E56B2">
        <w:rPr>
          <w:rFonts w:ascii="Montserrat" w:hAnsi="Montserrat"/>
          <w:i/>
          <w:sz w:val="24"/>
        </w:rPr>
        <w:t>gabriel.</w:t>
      </w:r>
      <w:r w:rsidRPr="009E56B2">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615032" w:rsidRPr="009E56B2" w:rsidRDefault="00615032">
      <w:pPr>
        <w:rPr>
          <w:rFonts w:ascii="Montserrat" w:hAnsi="Montserrat"/>
          <w:sz w:val="24"/>
        </w:rPr>
      </w:pPr>
      <w:r w:rsidRPr="009E56B2">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"ember," he greeted me with a nod, "nice of you to join us." Between us, it was a slap. I turned and stared at him incredulously for a moment before shaking my head and walking away.</w:t>
      </w:r>
    </w:p>
    <w:p w:rsidR="00615032" w:rsidRPr="009E56B2" w:rsidRDefault="00615032">
      <w:pPr>
        <w:rPr>
          <w:rFonts w:ascii="Montserrat" w:hAnsi="Montserrat"/>
          <w:sz w:val="24"/>
        </w:rPr>
      </w:pPr>
      <w:r w:rsidRPr="009E56B2">
        <w:rPr>
          <w:rFonts w:ascii="Montserrat" w:hAnsi="Montserrat"/>
          <w:sz w:val="24"/>
        </w:rPr>
        <w:tab/>
        <w:t>"what?" He called after me.</w:t>
      </w:r>
    </w:p>
    <w:p w:rsidR="00615032" w:rsidRPr="009E56B2" w:rsidRDefault="00615032">
      <w:pPr>
        <w:rPr>
          <w:rFonts w:ascii="Montserrat" w:hAnsi="Montserrat"/>
          <w:sz w:val="24"/>
        </w:rPr>
      </w:pPr>
      <w:r w:rsidRPr="009E56B2">
        <w:rPr>
          <w:rFonts w:ascii="Montserrat" w:hAnsi="Montserrat"/>
          <w:sz w:val="24"/>
        </w:rPr>
        <w:tab/>
        <w:t xml:space="preserve">I almost turned back to explain, when my stomach decided to remind me of its existence. </w:t>
      </w:r>
      <w:r w:rsidRPr="009E56B2">
        <w:rPr>
          <w:rFonts w:ascii="Montserrat" w:hAnsi="Montserrat"/>
          <w:i/>
          <w:sz w:val="24"/>
        </w:rPr>
        <w:t>Should've taken care of that,</w:t>
      </w:r>
      <w:r w:rsidRPr="009E56B2">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615032" w:rsidRPr="009E56B2" w:rsidRDefault="00615032">
      <w:pPr>
        <w:rPr>
          <w:rFonts w:ascii="Montserrat" w:hAnsi="Montserrat"/>
          <w:sz w:val="24"/>
        </w:rPr>
      </w:pPr>
      <w:r w:rsidRPr="009E56B2">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rsidR="00615032" w:rsidRPr="009E56B2" w:rsidRDefault="00615032">
      <w:pPr>
        <w:rPr>
          <w:rFonts w:ascii="Montserrat" w:hAnsi="Montserrat"/>
          <w:sz w:val="24"/>
        </w:rPr>
      </w:pPr>
      <w:r w:rsidRPr="009E56B2">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615032" w:rsidRPr="009E56B2" w:rsidRDefault="00615032">
      <w:pPr>
        <w:rPr>
          <w:rFonts w:ascii="Montserrat" w:hAnsi="Montserrat"/>
          <w:sz w:val="24"/>
        </w:rPr>
      </w:pPr>
      <w:r w:rsidRPr="009E56B2">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615032" w:rsidRPr="009E56B2" w:rsidRDefault="00615032">
      <w:pPr>
        <w:rPr>
          <w:rFonts w:ascii="Montserrat" w:hAnsi="Montserrat"/>
          <w:sz w:val="24"/>
        </w:rPr>
      </w:pPr>
      <w:r w:rsidRPr="009E56B2">
        <w:rPr>
          <w:rFonts w:ascii="Montserrat" w:hAnsi="Montserrat"/>
          <w:sz w:val="24"/>
        </w:rP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615032" w:rsidRPr="009E56B2" w:rsidRDefault="00615032">
      <w:pPr>
        <w:rPr>
          <w:rFonts w:ascii="Montserrat" w:hAnsi="Montserrat"/>
          <w:sz w:val="24"/>
        </w:rPr>
      </w:pPr>
      <w:r w:rsidRPr="009E56B2">
        <w:rPr>
          <w:rFonts w:ascii="Montserrat" w:hAnsi="Montserrat"/>
          <w:sz w:val="24"/>
        </w:rPr>
        <w:tab/>
        <w:t xml:space="preserve">"ember,"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615032" w:rsidRPr="009E56B2" w:rsidRDefault="00615032">
      <w:pPr>
        <w:rPr>
          <w:rFonts w:ascii="Montserrat" w:hAnsi="Montserrat"/>
          <w:sz w:val="24"/>
        </w:rPr>
      </w:pPr>
      <w:r w:rsidRPr="009E56B2">
        <w:rPr>
          <w:rFonts w:ascii="Montserrat" w:hAnsi="Montserrat"/>
          <w:sz w:val="24"/>
        </w:rPr>
        <w:tab/>
        <w:t xml:space="preserve">I was starting to feel like a bone with two dogs. </w:t>
      </w:r>
    </w:p>
    <w:p w:rsidR="00615032" w:rsidRPr="009E56B2" w:rsidRDefault="00615032">
      <w:pPr>
        <w:rPr>
          <w:rFonts w:ascii="Montserrat" w:hAnsi="Montserrat"/>
          <w:sz w:val="24"/>
        </w:rPr>
      </w:pPr>
      <w:r w:rsidRPr="009E56B2">
        <w:rPr>
          <w:rFonts w:ascii="Montserrat" w:hAnsi="Montserrat"/>
          <w:sz w:val="24"/>
        </w:rPr>
        <w:tab/>
        <w:t>"thanks," I said wryly, following her up through the ship's access. At the top of the gangway, I turned to the chief petty officer, "active ember, Phoenix eve, reporting. Permission to come aboard?"</w:t>
      </w:r>
    </w:p>
    <w:p w:rsidR="00615032" w:rsidRPr="009E56B2" w:rsidRDefault="00615032">
      <w:pPr>
        <w:rPr>
          <w:rFonts w:ascii="Montserrat" w:hAnsi="Montserrat"/>
          <w:sz w:val="24"/>
        </w:rPr>
      </w:pPr>
      <w:r w:rsidRPr="009E56B2">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615032" w:rsidRPr="009E56B2" w:rsidRDefault="00615032">
      <w:pPr>
        <w:rPr>
          <w:rFonts w:ascii="Montserrat" w:hAnsi="Montserrat"/>
          <w:sz w:val="24"/>
        </w:rPr>
      </w:pPr>
      <w:r w:rsidRPr="009E56B2">
        <w:rPr>
          <w:rFonts w:ascii="Montserrat" w:hAnsi="Montserrat"/>
          <w:sz w:val="24"/>
        </w:rPr>
        <w:tab/>
        <w:t>"mind your manners mr. Grant," she countered taking my arm guiding me past. Aside, she murmured, "ms. Ember,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615032" w:rsidRPr="009E56B2" w:rsidRDefault="00615032">
      <w:pPr>
        <w:rPr>
          <w:rFonts w:ascii="Montserrat" w:hAnsi="Montserrat"/>
          <w:sz w:val="24"/>
        </w:rPr>
      </w:pPr>
      <w:r w:rsidRPr="009E56B2">
        <w:rPr>
          <w:rFonts w:ascii="Montserrat" w:hAnsi="Montserrat"/>
          <w:sz w:val="24"/>
        </w:rPr>
        <w:tab/>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r>
      <w:r w:rsidRPr="009E56B2">
        <w:rPr>
          <w:rFonts w:ascii="Montserrat" w:hAnsi="Montserrat"/>
          <w:sz w:val="24"/>
        </w:rPr>
        <w:br w:type="page"/>
        <w:t>Chapter three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Exodus</w:t>
      </w:r>
      <w:r w:rsidRPr="009E56B2">
        <w:rPr>
          <w:rFonts w:ascii="Montserrat" w:hAnsi="Montserrat"/>
          <w:sz w:val="24"/>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615032" w:rsidRPr="009E56B2" w:rsidRDefault="00615032">
      <w:pPr>
        <w:rPr>
          <w:rFonts w:ascii="Montserrat" w:hAnsi="Montserrat"/>
          <w:sz w:val="24"/>
        </w:rPr>
      </w:pPr>
      <w:r w:rsidRPr="009E56B2">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615032" w:rsidRPr="009E56B2" w:rsidRDefault="00615032">
      <w:pPr>
        <w:rPr>
          <w:rFonts w:ascii="Montserrat" w:hAnsi="Montserrat"/>
          <w:sz w:val="24"/>
        </w:rPr>
      </w:pPr>
      <w:r w:rsidRPr="009E56B2">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9E56B2">
        <w:rPr>
          <w:rFonts w:ascii="Montserrat" w:hAnsi="Montserrat"/>
          <w:i/>
          <w:sz w:val="24"/>
        </w:rPr>
        <w:t>gabriel,</w:t>
      </w:r>
      <w:r w:rsidRPr="009E56B2">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615032" w:rsidRPr="009E56B2" w:rsidRDefault="00615032">
      <w:pPr>
        <w:rPr>
          <w:rFonts w:ascii="Montserrat" w:hAnsi="Montserrat"/>
          <w:sz w:val="24"/>
        </w:rPr>
      </w:pPr>
      <w:r w:rsidRPr="009E56B2">
        <w:rPr>
          <w:rFonts w:ascii="Montserrat" w:hAnsi="Montserrat"/>
          <w:sz w:val="24"/>
        </w:rPr>
        <w:tab/>
        <w:t>connor, ember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 maker and an adventurous soul. Ember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Departure</w:t>
      </w:r>
      <w:r w:rsidRPr="009E56B2">
        <w:rPr>
          <w:rFonts w:ascii="Montserrat" w:hAnsi="Montserrat"/>
          <w:sz w:val="24"/>
        </w:rP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9E56B2">
        <w:rPr>
          <w:rFonts w:ascii="Montserrat" w:hAnsi="Montserrat"/>
          <w:i/>
          <w:sz w:val="24"/>
        </w:rPr>
        <w:t>gabriel,</w:t>
      </w:r>
      <w:r w:rsidRPr="009E56B2">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615032" w:rsidRPr="009E56B2" w:rsidRDefault="00615032">
      <w:pPr>
        <w:rPr>
          <w:rFonts w:ascii="Montserrat" w:hAnsi="Montserrat"/>
          <w:sz w:val="24"/>
        </w:rPr>
      </w:pPr>
      <w:r w:rsidRPr="009E56B2">
        <w:rPr>
          <w:rFonts w:ascii="Montserrat" w:hAnsi="Montserrat"/>
          <w:sz w:val="24"/>
        </w:rPr>
        <w:tab/>
        <w:t xml:space="preserve">call it animism if you will, but anything with as much processing capability as </w:t>
      </w:r>
      <w:r w:rsidRPr="009E56B2">
        <w:rPr>
          <w:rFonts w:ascii="Montserrat" w:hAnsi="Montserrat"/>
          <w:i/>
          <w:sz w:val="24"/>
        </w:rPr>
        <w:t>gabriel</w:t>
      </w:r>
      <w:r w:rsidRPr="009E56B2">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615032" w:rsidRPr="009E56B2" w:rsidRDefault="00615032">
      <w:pPr>
        <w:rPr>
          <w:rFonts w:ascii="Montserrat" w:hAnsi="Montserrat"/>
          <w:sz w:val="24"/>
        </w:rPr>
      </w:pPr>
      <w:r w:rsidRPr="009E56B2">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615032" w:rsidRPr="009E56B2" w:rsidRDefault="00615032">
      <w:pPr>
        <w:rPr>
          <w:rFonts w:ascii="Montserrat" w:hAnsi="Montserrat"/>
          <w:sz w:val="24"/>
        </w:rPr>
      </w:pPr>
      <w:r w:rsidRPr="009E56B2">
        <w:rPr>
          <w:rFonts w:ascii="Montserrat" w:hAnsi="Montserrat"/>
          <w:sz w:val="24"/>
        </w:rPr>
        <w:tab/>
        <w:t xml:space="preserve">in the course of mission prep and pre-launch countdown, I engaged my mind at a second magnitude, or class two threshold, allowing me a sharper grasp of the texture of </w:t>
      </w:r>
      <w:r w:rsidRPr="009E56B2">
        <w:rPr>
          <w:rFonts w:ascii="Montserrat" w:hAnsi="Montserrat"/>
          <w:i/>
          <w:sz w:val="24"/>
        </w:rPr>
        <w:t>gabriel's</w:t>
      </w:r>
      <w:r w:rsidRPr="009E56B2">
        <w:rPr>
          <w:rFonts w:ascii="Montserrat" w:hAnsi="Montserrat"/>
          <w:sz w:val="24"/>
        </w:rPr>
        <w:t xml:space="preserve"> field architecture. Unlike the majority of the crew—for whom </w:t>
      </w:r>
      <w:r w:rsidRPr="009E56B2">
        <w:rPr>
          <w:rFonts w:ascii="Montserrat" w:hAnsi="Montserrat"/>
          <w:i/>
          <w:sz w:val="24"/>
        </w:rPr>
        <w:t>gabriel's</w:t>
      </w:r>
      <w:r w:rsidRPr="009E56B2">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615032" w:rsidRPr="009E56B2" w:rsidRDefault="00615032">
      <w:pPr>
        <w:rPr>
          <w:rFonts w:ascii="Montserrat" w:hAnsi="Montserrat"/>
          <w:sz w:val="24"/>
        </w:rPr>
      </w:pPr>
      <w:r w:rsidRPr="009E56B2">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david aes · sports and culls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 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rsidR="00615032" w:rsidRPr="009E56B2" w:rsidRDefault="00615032">
      <w:pPr>
        <w:rPr>
          <w:rFonts w:ascii="Montserrat" w:hAnsi="Montserrat"/>
          <w:sz w:val="24"/>
        </w:rPr>
      </w:pPr>
      <w:r w:rsidRPr="009E56B2">
        <w:rPr>
          <w:rFonts w:ascii="Montserrat" w:hAnsi="Montserrat"/>
          <w:sz w:val="24"/>
        </w:rPr>
        <w:tab/>
        <w:t>whereas an artist benefits from faith in herself—eternally struggling to justify that faith.</w:t>
      </w:r>
    </w:p>
    <w:p w:rsidR="00615032" w:rsidRPr="009E56B2" w:rsidRDefault="00615032">
      <w:pPr>
        <w:rPr>
          <w:rFonts w:ascii="Montserrat" w:hAnsi="Montserrat"/>
          <w:sz w:val="24"/>
        </w:rPr>
      </w:pPr>
      <w:r w:rsidRPr="009E56B2">
        <w:rPr>
          <w:rFonts w:ascii="Montserrat" w:hAnsi="Montserrat"/>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 xml:space="preserve">I realized all of this slowly over the years.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Reservations and projects</w:t>
      </w:r>
    </w:p>
    <w:p w:rsidR="00615032" w:rsidRPr="009E56B2" w:rsidRDefault="00615032">
      <w:pPr>
        <w:rPr>
          <w:rFonts w:ascii="Montserrat" w:hAnsi="Montserrat"/>
          <w:sz w:val="24"/>
        </w:rPr>
      </w:pPr>
      <w:r w:rsidRPr="009E56B2">
        <w:rPr>
          <w:rFonts w:ascii="Montserrat" w:hAnsi="Montserrat"/>
          <w:sz w:val="24"/>
        </w:rPr>
        <w:tab/>
        <w:t>sleepers, dampers, neural locks and leashes</w:t>
      </w:r>
    </w:p>
    <w:p w:rsidR="00615032" w:rsidRPr="009E56B2" w:rsidRDefault="00615032">
      <w:pPr>
        <w:rPr>
          <w:rFonts w:ascii="Montserrat" w:hAnsi="Montserrat"/>
          <w:sz w:val="24"/>
        </w:rPr>
      </w:pPr>
      <w:r w:rsidRPr="009E56B2">
        <w:rPr>
          <w:rFonts w:ascii="Montserrat" w:hAnsi="Montserrat"/>
          <w:sz w:val="24"/>
        </w:rPr>
        <w:tab/>
        <w:t>psionic ratings; active, latent, geometric scale, access scale, class—order of magnitude scale</w:t>
      </w:r>
    </w:p>
    <w:p w:rsidR="00615032" w:rsidRPr="009E56B2" w:rsidRDefault="00615032">
      <w:pPr>
        <w:rPr>
          <w:rFonts w:ascii="Montserrat" w:hAnsi="Montserrat"/>
          <w:sz w:val="24"/>
        </w:rPr>
      </w:pPr>
      <w:r w:rsidRPr="009E56B2">
        <w:rPr>
          <w:rFonts w:ascii="Montserrat" w:hAnsi="Montserrat"/>
          <w:sz w:val="24"/>
        </w:rPr>
        <w:tab/>
        <w:t>field tech; interface drive—drive core and field array, field architecture, field sail</w:t>
      </w:r>
    </w:p>
    <w:p w:rsidR="00615032" w:rsidRPr="009E56B2" w:rsidRDefault="00615032">
      <w:pPr>
        <w:rPr>
          <w:rFonts w:ascii="Montserrat" w:hAnsi="Montserrat"/>
          <w:sz w:val="24"/>
        </w:rPr>
      </w:pPr>
      <w:r w:rsidRPr="009E56B2">
        <w:rPr>
          <w:rFonts w:ascii="Montserrat" w:hAnsi="Montserrat"/>
          <w:sz w:val="24"/>
        </w:rPr>
        <w:tab/>
        <w:t>interface navigation:</w:t>
      </w:r>
    </w:p>
    <w:p w:rsidR="00615032" w:rsidRPr="009E56B2" w:rsidRDefault="00615032">
      <w:pPr>
        <w:rPr>
          <w:rFonts w:ascii="Montserrat" w:hAnsi="Montserrat"/>
          <w:sz w:val="24"/>
        </w:rPr>
      </w:pPr>
      <w:r w:rsidRPr="009E56B2">
        <w:rPr>
          <w:rFonts w:ascii="Montserrat" w:hAnsi="Montserrat"/>
          <w:sz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rsidR="00615032" w:rsidRPr="009E56B2" w:rsidRDefault="00615032">
      <w:pPr>
        <w:rPr>
          <w:rFonts w:ascii="Montserrat" w:hAnsi="Montserrat"/>
          <w:sz w:val="24"/>
        </w:rPr>
      </w:pPr>
      <w:r w:rsidRPr="009E56B2">
        <w:rPr>
          <w:rFonts w:ascii="Montserrat" w:hAnsi="Montserrat"/>
          <w:sz w:val="24"/>
        </w:rPr>
        <w:tab/>
        <w:t>angle of interface—controls point to point reference in a four-dimensional field matrix</w:t>
      </w:r>
    </w:p>
    <w:p w:rsidR="00615032" w:rsidRPr="009E56B2" w:rsidRDefault="00615032">
      <w:pPr>
        <w:rPr>
          <w:rFonts w:ascii="Montserrat" w:hAnsi="Montserrat"/>
          <w:sz w:val="24"/>
        </w:rPr>
      </w:pPr>
      <w:r w:rsidRPr="009E56B2">
        <w:rPr>
          <w:rFonts w:ascii="Montserrat" w:hAnsi="Montserrat"/>
          <w:sz w:val="24"/>
        </w:rPr>
        <w:tab/>
        <w:t xml:space="preserve">there is nothing as dangerous as the interface between the physical and the athenal. </w:t>
      </w:r>
    </w:p>
    <w:p w:rsidR="00615032" w:rsidRPr="009E56B2" w:rsidRDefault="00615032">
      <w:pPr>
        <w:rPr>
          <w:rFonts w:ascii="Montserrat" w:hAnsi="Montserrat"/>
          <w:sz w:val="24"/>
        </w:rPr>
      </w:pPr>
      <w:r w:rsidRPr="009E56B2">
        <w:rPr>
          <w:rFonts w:ascii="Montserrat" w:hAnsi="Montserrat"/>
          <w:sz w:val="24"/>
        </w:rPr>
        <w:tab/>
        <w:t>surface navigation:</w:t>
      </w:r>
    </w:p>
    <w:p w:rsidR="00615032" w:rsidRPr="009E56B2" w:rsidRDefault="00615032">
      <w:pPr>
        <w:rPr>
          <w:rFonts w:ascii="Montserrat" w:hAnsi="Montserrat"/>
          <w:sz w:val="24"/>
        </w:rPr>
      </w:pPr>
      <w:r w:rsidRPr="009E56B2">
        <w:rPr>
          <w:rFonts w:ascii="Montserrat" w:hAnsi="Montserrat"/>
          <w:sz w:val="24"/>
        </w:rPr>
        <w:tab/>
        <w:t>sector quadrants—1° x 1° garc · 360° x 360° radial grid in concentric shells 1,000 light-years deep</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 xml:space="preserve">you plot the displacement and shift to a position at depth. What is really happening is that you are storing a pattern in memory, and then shifting your attention to a defined graphic position. At that point you bend </w:t>
      </w:r>
    </w:p>
    <w:p w:rsidR="00615032" w:rsidRPr="009E56B2" w:rsidRDefault="00615032">
      <w:pPr>
        <w:rPr>
          <w:rFonts w:ascii="Montserrat" w:hAnsi="Montserrat"/>
          <w:sz w:val="24"/>
        </w:rPr>
      </w:pPr>
      <w:r w:rsidRPr="009E56B2">
        <w:rPr>
          <w:rFonts w:ascii="Montserrat" w:hAnsi="Montserrat"/>
          <w:sz w:val="24"/>
        </w:rPr>
        <w:tab/>
        <w:t xml:space="preserve"> scan the compressed field to confirm continuity, when you catch up with yourself imprint at the surface and wait for the displacement to collapse</w:t>
      </w:r>
    </w:p>
    <w:p w:rsidR="00615032" w:rsidRPr="009E56B2" w:rsidRDefault="00615032">
      <w:pPr>
        <w:rPr>
          <w:rFonts w:ascii="Montserrat" w:hAnsi="Montserrat"/>
          <w:sz w:val="24"/>
        </w:rPr>
      </w:pPr>
      <w:r w:rsidRPr="009E56B2">
        <w:rPr>
          <w:rFonts w:ascii="Montserrat" w:hAnsi="Montserrat"/>
          <w:sz w:val="24"/>
        </w:rPr>
        <w:tab/>
        <w:t>we are already at two-hundred degrees of chord. That puts us outside of the sphere of our universe! You know the theory! The closest relative points are not on the same world-sheet we left</w:t>
      </w:r>
    </w:p>
    <w:p w:rsidR="00615032" w:rsidRPr="009E56B2" w:rsidRDefault="00615032">
      <w:pPr>
        <w:rPr>
          <w:rFonts w:ascii="Montserrat" w:hAnsi="Montserrat"/>
          <w:sz w:val="24"/>
        </w:rPr>
      </w:pPr>
      <w:r w:rsidRPr="009E56B2">
        <w:rPr>
          <w:rFonts w:ascii="Montserrat" w:hAnsi="Montserrat"/>
          <w:i/>
          <w:sz w:val="24"/>
        </w:rPr>
        <w:tab/>
      </w:r>
      <w:r w:rsidRPr="009E56B2">
        <w:rPr>
          <w:rFonts w:ascii="Montserrat" w:hAnsi="Montserrat"/>
          <w:sz w:val="24"/>
        </w:rPr>
        <w:t>ch 7</w:t>
      </w:r>
      <w:r w:rsidRPr="009E56B2">
        <w:rPr>
          <w:rFonts w:ascii="Montserrat" w:hAnsi="Montserrat"/>
          <w:sz w:val="24"/>
        </w:rPr>
        <w:tab/>
        <w:t>approach at ao</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ch 6</w:t>
      </w:r>
      <w:r w:rsidRPr="009E56B2">
        <w:rPr>
          <w:rFonts w:ascii="Montserrat" w:hAnsi="Montserrat"/>
          <w:sz w:val="24"/>
        </w:rPr>
        <w:tab/>
        <w:t>boundaries · love and hate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albedo, mantle, umbra, aura, corona</w:t>
      </w:r>
    </w:p>
    <w:p w:rsidR="00615032" w:rsidRPr="009E56B2" w:rsidRDefault="00615032">
      <w:pPr>
        <w:rPr>
          <w:rFonts w:ascii="Montserrat" w:hAnsi="Montserrat"/>
          <w:sz w:val="24"/>
        </w:rPr>
      </w:pPr>
      <w:r w:rsidRPr="009E56B2">
        <w:rPr>
          <w:rFonts w:ascii="Montserrat" w:hAnsi="Montserrat"/>
          <w:sz w:val="24"/>
        </w:rPr>
        <w:tab/>
        <w:t xml:space="preserve">the truth is always a searing and blinding light. It is easier to look at it through reflection on its different and constituent parts. </w:t>
      </w:r>
    </w:p>
    <w:p w:rsidR="00615032" w:rsidRPr="009E56B2" w:rsidRDefault="00615032">
      <w:pPr>
        <w:rPr>
          <w:rFonts w:ascii="Montserrat" w:hAnsi="Montserrat"/>
          <w:sz w:val="24"/>
        </w:rPr>
      </w:pPr>
      <w:r w:rsidRPr="009E56B2">
        <w:rPr>
          <w:rFonts w:ascii="Montserrat" w:hAnsi="Montserrat"/>
          <w:sz w:val="24"/>
        </w:rPr>
        <w:tab/>
        <w:t>odd bits of reflection</w:t>
      </w:r>
    </w:p>
    <w:p w:rsidR="00615032" w:rsidRPr="009E56B2" w:rsidRDefault="00615032">
      <w:pPr>
        <w:rPr>
          <w:rFonts w:ascii="Montserrat" w:hAnsi="Montserrat"/>
          <w:sz w:val="24"/>
        </w:rPr>
      </w:pPr>
      <w:r w:rsidRPr="009E56B2">
        <w:rPr>
          <w:rFonts w:ascii="Montserrat" w:hAnsi="Montserrat"/>
          <w:sz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rsidR="00615032" w:rsidRPr="009E56B2" w:rsidRDefault="00615032">
      <w:pPr>
        <w:rPr>
          <w:rFonts w:ascii="Montserrat" w:hAnsi="Montserrat"/>
          <w:sz w:val="24"/>
        </w:rPr>
      </w:pPr>
      <w:r w:rsidRPr="009E56B2">
        <w:rPr>
          <w:rFonts w:ascii="Montserrat" w:hAnsi="Montserrat"/>
          <w:sz w:val="24"/>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rsidR="00615032" w:rsidRPr="009E56B2" w:rsidRDefault="00615032">
      <w:pPr>
        <w:rPr>
          <w:rFonts w:ascii="Montserrat" w:hAnsi="Montserrat"/>
          <w:sz w:val="24"/>
        </w:rPr>
      </w:pPr>
      <w:r w:rsidRPr="009E56B2">
        <w:rPr>
          <w:rFonts w:ascii="Montserrat" w:hAnsi="Montserrat"/>
          <w:sz w:val="24"/>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615032" w:rsidRPr="009E56B2" w:rsidRDefault="00615032">
      <w:pPr>
        <w:rPr>
          <w:rFonts w:ascii="Montserrat" w:hAnsi="Montserrat"/>
          <w:sz w:val="24"/>
        </w:rPr>
      </w:pPr>
      <w:r w:rsidRPr="009E56B2">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615032" w:rsidRPr="009E56B2" w:rsidRDefault="00615032">
      <w:pPr>
        <w:rPr>
          <w:rFonts w:ascii="Montserrat" w:hAnsi="Montserrat"/>
          <w:sz w:val="24"/>
        </w:rPr>
      </w:pPr>
      <w:r w:rsidRPr="009E56B2">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615032" w:rsidRPr="009E56B2" w:rsidRDefault="00615032">
      <w:pPr>
        <w:rPr>
          <w:rFonts w:ascii="Montserrat" w:hAnsi="Montserrat"/>
          <w:sz w:val="24"/>
        </w:rPr>
      </w:pPr>
      <w:r w:rsidRPr="009E56B2">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615032" w:rsidRPr="009E56B2" w:rsidRDefault="00615032">
      <w:pPr>
        <w:rPr>
          <w:rFonts w:ascii="Montserrat" w:hAnsi="Montserrat"/>
          <w:sz w:val="24"/>
        </w:rPr>
      </w:pPr>
      <w:r w:rsidRPr="009E56B2">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615032" w:rsidRPr="009E56B2" w:rsidRDefault="00615032">
      <w:pPr>
        <w:rPr>
          <w:rFonts w:ascii="Montserrat" w:hAnsi="Montserrat"/>
          <w:sz w:val="24"/>
        </w:rPr>
      </w:pPr>
      <w:r w:rsidRPr="009E56B2">
        <w:rPr>
          <w:rFonts w:ascii="Montserrat" w:hAnsi="Montserrat"/>
          <w:sz w:val="24"/>
        </w:rPr>
        <w:tab/>
        <w:t xml:space="preserve">that uproar had been nothing beside what had happened when aoun's kind had discovered their own compatibility with the alyn. Aoun turned her thoughts away from that with painful determination. Aoun focused back on their ill-conceived child. "there is a chance," the shadow began thoughtfully, "we can't escape the consequences of what we have done, but we might be able to salvage </w:t>
      </w:r>
      <w:r w:rsidRPr="009E56B2">
        <w:rPr>
          <w:rFonts w:ascii="Montserrat" w:hAnsi="Montserrat"/>
          <w:i/>
          <w:sz w:val="24"/>
        </w:rPr>
        <w:t>her</w:t>
      </w:r>
      <w:r w:rsidRPr="009E56B2">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p>
    <w:p w:rsidR="00615032" w:rsidRPr="009E56B2" w:rsidRDefault="00615032">
      <w:pPr>
        <w:rPr>
          <w:rFonts w:ascii="Montserrat" w:hAnsi="Montserrat"/>
          <w:sz w:val="24"/>
        </w:rPr>
      </w:pPr>
      <w:r w:rsidRPr="009E56B2">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615032" w:rsidRPr="009E56B2" w:rsidRDefault="00615032">
      <w:pPr>
        <w:rPr>
          <w:rFonts w:ascii="Montserrat" w:hAnsi="Montserrat"/>
          <w:spacing w:val="-1"/>
          <w:sz w:val="24"/>
        </w:rPr>
      </w:pPr>
      <w:r w:rsidRPr="009E56B2">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9E56B2">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615032" w:rsidRPr="009E56B2" w:rsidRDefault="00615032">
      <w:pPr>
        <w:rPr>
          <w:rFonts w:ascii="Montserrat" w:hAnsi="Montserrat"/>
          <w:sz w:val="24"/>
        </w:rPr>
      </w:pPr>
      <w:r w:rsidRPr="009E56B2">
        <w:rPr>
          <w:rFonts w:ascii="Montserrat" w:hAnsi="Montserrat"/>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9E56B2">
        <w:rPr>
          <w:rFonts w:ascii="Montserrat" w:hAnsi="Montserrat"/>
          <w:i/>
          <w:sz w:val="24"/>
        </w:rPr>
        <w:t>. I know this and I know I can't escape this.</w:t>
      </w:r>
      <w:r w:rsidRPr="009E56B2">
        <w:rPr>
          <w:rFonts w:ascii="Montserrat" w:hAnsi="Montserrat"/>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9E56B2">
        <w:rPr>
          <w:rFonts w:ascii="Montserrat" w:hAnsi="Montserrat"/>
          <w:i/>
          <w:sz w:val="24"/>
        </w:rPr>
        <w:t>av</w:t>
      </w:r>
      <w:r w:rsidRPr="009E56B2">
        <w:rPr>
          <w:rFonts w:ascii="Montserrat" w:hAnsi="Montserrat"/>
          <w:sz w:val="24"/>
        </w:rPr>
        <w:t xml:space="preserve">—a word, a concept of beginning and ending and change, but the thought seemed inexpressible. Unbearable. She coiled around another scream but the echoes reached her before she could start. The echoes swallowed her. The shadows twisted and 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615032" w:rsidRPr="009E56B2" w:rsidRDefault="00615032">
      <w:pPr>
        <w:rPr>
          <w:rFonts w:ascii="Montserrat" w:hAnsi="Montserrat"/>
          <w:sz w:val="24"/>
        </w:rPr>
      </w:pPr>
      <w:r w:rsidRPr="009E56B2">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615032" w:rsidRPr="009E56B2" w:rsidRDefault="00615032">
      <w:pPr>
        <w:rPr>
          <w:rFonts w:ascii="Montserrat" w:hAnsi="Montserrat"/>
          <w:sz w:val="24"/>
        </w:rPr>
      </w:pPr>
      <w:r w:rsidRPr="009E56B2">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615032" w:rsidRPr="009E56B2" w:rsidRDefault="00615032">
      <w:pPr>
        <w:rPr>
          <w:rFonts w:ascii="Montserrat" w:hAnsi="Montserrat"/>
          <w:sz w:val="24"/>
        </w:rPr>
      </w:pPr>
      <w:r w:rsidRPr="009E56B2">
        <w:rPr>
          <w:rFonts w:ascii="Montserrat" w:hAnsi="Montserrat"/>
          <w:sz w:val="24"/>
        </w:rPr>
        <w:tab/>
      </w:r>
      <w:r w:rsidRPr="009E56B2">
        <w:rPr>
          <w:rFonts w:ascii="Montserrat" w:hAnsi="Montserrat"/>
          <w:sz w:val="24"/>
        </w:rPr>
        <w:br w:type="page"/>
      </w:r>
    </w:p>
    <w:p w:rsidR="00615032" w:rsidRPr="009E56B2" w:rsidRDefault="00615032">
      <w:pPr>
        <w:rPr>
          <w:rFonts w:ascii="Montserrat" w:hAnsi="Montserrat"/>
          <w:sz w:val="24"/>
        </w:rPr>
      </w:pPr>
      <w:r w:rsidRPr="009E56B2">
        <w:rPr>
          <w:rFonts w:ascii="Montserrat" w:hAnsi="Montserrat"/>
          <w:sz w:val="24"/>
        </w:rPr>
        <w:tab/>
        <w:t>that is, approximately 1.267650600228 x 1030 n (newtons, or the force necessary to accelerate one kilogram at one meter per second, squared) at the low end of class three. Which translates into force capable of accelerating a mass of 1,267,650,600,228,000,000,000,000,000,000 kg at 1 m/s2</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mass of earth: 5.974 x 1024 kg · 5,974,000,000,000,000,000,000,000 kg</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 xml:space="preserve">1.267650600228 x 1030 n / 5.974 x 1024 kg = 212,194.6100148 m/s2 </w:t>
      </w:r>
    </w:p>
    <w:p w:rsidR="00615032" w:rsidRPr="009E56B2" w:rsidRDefault="00615032">
      <w:pPr>
        <w:rPr>
          <w:rFonts w:ascii="Montserrat" w:hAnsi="Montserrat"/>
          <w:sz w:val="24"/>
        </w:rPr>
      </w:pPr>
      <w:r w:rsidRPr="009E56B2">
        <w:rPr>
          <w:rFonts w:ascii="Montserrat" w:hAnsi="Montserrat"/>
          <w:sz w:val="24"/>
        </w:rPr>
        <w:tab/>
        <w:t>or 212.1946100148 km/s2</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mass of sol: 1.989019404 x 1030 · 1,989,019,404,000,000,000,000,000,000,000 kg</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1.267650600228 x 1030 n / 1.989019404 x 1030 kg = 0.6373244009982 m/s2</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rsidR="00615032" w:rsidRPr="009E56B2" w:rsidRDefault="00615032">
      <w:pPr>
        <w:rPr>
          <w:rFonts w:ascii="Montserrat" w:hAnsi="Montserrat"/>
          <w:sz w:val="24"/>
        </w:rPr>
      </w:pPr>
      <w:r w:rsidRPr="009E56B2">
        <w:rPr>
          <w:rFonts w:ascii="Montserrat" w:hAnsi="Montserrat"/>
          <w:sz w:val="24"/>
        </w:rPr>
        <w:tab/>
        <w:t xml:space="preserve">Phoenix raised an eyebrow. </w:t>
      </w:r>
      <w:r w:rsidRPr="009E56B2">
        <w:rPr>
          <w:rFonts w:ascii="Montserrat" w:hAnsi="Montserrat"/>
          <w:i/>
          <w:sz w:val="24"/>
        </w:rPr>
        <w:t xml:space="preserve">No, you don't need to tell me more than that. All of a sudden this seems very familiar, </w:t>
      </w:r>
      <w:r w:rsidRPr="009E56B2">
        <w:rPr>
          <w:rFonts w:ascii="Montserrat" w:hAnsi="Montserrat"/>
          <w:sz w:val="24"/>
        </w:rP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sidRPr="009E56B2">
        <w:rPr>
          <w:rFonts w:ascii="Montserrat" w:hAnsi="Montserrat"/>
          <w:i/>
          <w:sz w:val="24"/>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rsidRPr="009E56B2">
        <w:rPr>
          <w:rFonts w:ascii="Montserrat" w:hAnsi="Montserrat"/>
          <w:sz w:val="24"/>
        </w:rP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rsidR="00615032" w:rsidRPr="009E56B2" w:rsidRDefault="00615032">
      <w:pPr>
        <w:rPr>
          <w:rFonts w:ascii="Montserrat" w:hAnsi="Montserrat"/>
          <w:sz w:val="24"/>
        </w:rPr>
      </w:pPr>
      <w:r w:rsidRPr="009E56B2">
        <w:rPr>
          <w:rFonts w:ascii="Montserrat" w:hAnsi="Montserrat"/>
          <w:sz w:val="24"/>
        </w:rP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First month. </w:t>
      </w:r>
    </w:p>
    <w:p w:rsidR="00615032" w:rsidRPr="009E56B2" w:rsidRDefault="00615032">
      <w:pPr>
        <w:rPr>
          <w:rFonts w:ascii="Montserrat" w:hAnsi="Montserrat"/>
          <w:sz w:val="24"/>
        </w:rPr>
      </w:pPr>
      <w:r w:rsidRPr="009E56B2">
        <w:rPr>
          <w:rFonts w:ascii="Montserrat" w:hAnsi="Montserrat"/>
          <w:sz w:val="24"/>
        </w:rPr>
        <w:t>What is psionics, both as a science and as an art?</w:t>
      </w:r>
    </w:p>
    <w:p w:rsidR="00615032" w:rsidRPr="009E56B2" w:rsidRDefault="00615032">
      <w:pPr>
        <w:rPr>
          <w:rFonts w:ascii="Montserrat" w:hAnsi="Montserrat"/>
          <w:sz w:val="24"/>
        </w:rPr>
      </w:pPr>
      <w:r w:rsidRPr="009E56B2">
        <w:rPr>
          <w:rFonts w:ascii="Montserrat" w:hAnsi="Montserrat"/>
          <w:sz w:val="24"/>
        </w:rPr>
        <w:t xml:space="preserve">One hundred and ten years ago a pair of scientists discovered a way to unlock the potential of the human mind. </w:t>
      </w:r>
    </w:p>
    <w:p w:rsidR="00615032" w:rsidRPr="009E56B2" w:rsidRDefault="00615032">
      <w:pPr>
        <w:rPr>
          <w:rFonts w:ascii="Montserrat" w:hAnsi="Montserrat"/>
          <w:sz w:val="24"/>
        </w:rPr>
      </w:pPr>
      <w:r w:rsidRPr="009E56B2">
        <w:rPr>
          <w:rFonts w:ascii="Montserrat" w:hAnsi="Montserrat"/>
          <w:sz w:val="24"/>
        </w:rPr>
        <w:t>According to physics there are many things which are mechanically impossible</w:t>
      </w:r>
    </w:p>
    <w:p w:rsidR="00615032" w:rsidRPr="009E56B2" w:rsidRDefault="00615032">
      <w:pPr>
        <w:rPr>
          <w:rFonts w:ascii="Montserrat" w:hAnsi="Montserrat"/>
          <w:sz w:val="24"/>
        </w:rPr>
      </w:pPr>
      <w:r w:rsidRPr="009E56B2">
        <w:rPr>
          <w:rFonts w:ascii="Montserrat" w:hAnsi="Montserrat"/>
          <w:sz w:val="24"/>
        </w:rPr>
        <w:t>That is because physics, as a science, deals solely with structure</w:t>
      </w:r>
    </w:p>
    <w:p w:rsidR="00615032" w:rsidRPr="009E56B2" w:rsidRDefault="00615032">
      <w:pPr>
        <w:rPr>
          <w:rFonts w:ascii="Montserrat" w:hAnsi="Montserrat"/>
          <w:sz w:val="24"/>
        </w:rPr>
      </w:pPr>
      <w:r w:rsidRPr="009E56B2">
        <w:rPr>
          <w:rFonts w:ascii="Montserrat" w:hAnsi="Montserrat"/>
          <w:sz w:val="24"/>
        </w:rPr>
        <w:t>Psionics is an entirely different science dealing with architecture</w:t>
      </w:r>
    </w:p>
    <w:p w:rsidR="00615032" w:rsidRPr="009E56B2" w:rsidRDefault="00615032">
      <w:pPr>
        <w:rPr>
          <w:rFonts w:ascii="Montserrat" w:hAnsi="Montserrat"/>
          <w:sz w:val="24"/>
        </w:rPr>
      </w:pPr>
      <w:r w:rsidRPr="009E56B2">
        <w:rPr>
          <w:rFonts w:ascii="Montserrat" w:hAnsi="Montserrat"/>
          <w:sz w:val="24"/>
        </w:rPr>
        <w:t>Psionics could be considered a superior science if it were not for that fact that physics can encompass a foundation from which applied psionics can derive</w:t>
      </w:r>
    </w:p>
    <w:p w:rsidR="00615032" w:rsidRPr="009E56B2" w:rsidRDefault="00615032">
      <w:pPr>
        <w:rPr>
          <w:rFonts w:ascii="Montserrat" w:hAnsi="Montserrat"/>
          <w:sz w:val="24"/>
        </w:rPr>
      </w:pPr>
      <w:r w:rsidRPr="009E56B2">
        <w:rPr>
          <w:rFonts w:ascii="Montserrat" w:hAnsi="Montserrat"/>
          <w:sz w:val="24"/>
        </w:rPr>
        <w:tab/>
        <w:t xml:space="preserve">Phoenix took advantage of the constant travel, and exposure in the public eye, to reduce the chances of her being targeted for a second attempt. Connor had advised her to follow the principle of mobility. They paid for their accomodations in cash, and traveled under their own power. The only time she was where anyone could expect her, she was in front of a crowd. Between the original disclosure, the constant exposure, and the desperate measures, Phoenix never had a moment to sort out her thoughts. The whole affair seemed to have burst into a dead run from the word go.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Phoenix wondered where the girl who was carefully and painfully kniting her life back together, only a month ago, had gone. She had been replaced with a girl who spent her days plagued by questions about the events that had killed her mother, and the mystery surrounding the murder of her anonomous surrogate, and her nights engrossed in the damage to Naomi's psyche. It seemed like she could not turn around without confronting some new reminder of her pain, and she never had a chance to deal with it. She did her best to roll with the punches and stay ahead of the game. She could not even remember the last time she had a free moment to simply cry.</w:t>
      </w:r>
    </w:p>
    <w:p w:rsidR="00615032" w:rsidRPr="009E56B2" w:rsidRDefault="00615032">
      <w:pPr>
        <w:rPr>
          <w:rFonts w:ascii="Montserrat" w:hAnsi="Montserrat"/>
          <w:sz w:val="24"/>
        </w:rPr>
      </w:pPr>
      <w:r w:rsidRPr="009E56B2">
        <w:rPr>
          <w:rFonts w:ascii="Montserrat" w:hAnsi="Montserrat"/>
          <w:sz w:val="24"/>
        </w:rPr>
        <w:tab/>
        <w:t>She devoted her time to public relations soothing institutional and individual fears of psionic potential, and diagnosing her patient</w:t>
      </w:r>
    </w:p>
    <w:p w:rsidR="00615032" w:rsidRPr="009E56B2" w:rsidRDefault="00615032">
      <w:pPr>
        <w:rPr>
          <w:rFonts w:ascii="Montserrat" w:hAnsi="Montserrat"/>
          <w:sz w:val="24"/>
        </w:rPr>
      </w:pPr>
      <w:r w:rsidRPr="009E56B2">
        <w:rPr>
          <w:rFonts w:ascii="Montserrat" w:hAnsi="Montserrat"/>
          <w:sz w:val="24"/>
        </w:rPr>
        <w:tab/>
        <w:t>It didn't take a genius to imagine the potential for evil and mischief present in the real and imagined powers of psi</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CHAPTER ONE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 breeze teased the scent of new rain around the sole occupant of the house. Apart from a cozy sphere of illumination cast by an antique lamp on the low table, the interior was steeped in shadows. As twilight deepened the afterglow of evening's passion, the young lady savored the last bite of her meal. Naomi set her bowl down on the table. Her hand paused in the act of resting her chopsticks on the rim of the bowl, as a sudden thrill darted up her spine to snarl at the nape of her neck. She covered up the betraying hesitation by deftly aligning the slender utensils in a chord intersecting ninety degrees of arc along the rim of the bowl. Rising from her cusion, she glided over to the side board and gathered tea settings for two, and fetched the pot from the hot plate. As she was setting the tray down, she heard the front door sliding open and shut. A brief wind cut through the house, peppering her with droplets, and dancing against the paddles and ribbons of wind-chimes conjuring a delicate rain of notes to welcome her unnanounced visitor.</w:t>
      </w:r>
    </w:p>
    <w:p w:rsidR="00615032" w:rsidRPr="009E56B2" w:rsidRDefault="00615032">
      <w:pPr>
        <w:rPr>
          <w:rFonts w:ascii="Montserrat" w:hAnsi="Montserrat"/>
          <w:sz w:val="24"/>
        </w:rPr>
      </w:pPr>
      <w:r w:rsidRPr="009E56B2">
        <w:rPr>
          <w:rFonts w:ascii="Montserrat" w:hAnsi="Montserrat"/>
          <w:sz w:val="24"/>
        </w:rPr>
        <w:tab/>
        <w:t>He spoke before he emerged from the shadows. "Don't you think you went a little out of the way to wait for their decision?" her friend and superior officer asked.</w:t>
      </w:r>
    </w:p>
    <w:p w:rsidR="00615032" w:rsidRPr="009E56B2" w:rsidRDefault="00615032">
      <w:pPr>
        <w:rPr>
          <w:rFonts w:ascii="Montserrat" w:hAnsi="Montserrat"/>
          <w:sz w:val="24"/>
        </w:rPr>
      </w:pPr>
      <w:r w:rsidRPr="009E56B2">
        <w:rPr>
          <w:rFonts w:ascii="Montserrat" w:hAnsi="Montserrat"/>
          <w:sz w:val="24"/>
        </w:rPr>
        <w:tab/>
        <w:t>She shrugged, "I doubt I could go far enough away to convince them that their decision could not be influenced." She met his eyes, even though they were obscured by shadow. "How do people so afraid of the future end up being the one's who dictate how the rest of us are allowed to go forth to meet it?" she asked, rhetorically. She slipped away from the table and pulled a hot towel out of the warmer. Stepping back into the pool of light, she continued politely, "Please, come in, have a seat. I'm sure you have had a long walk. I have made tea, if you would like."</w:t>
      </w:r>
    </w:p>
    <w:p w:rsidR="00615032" w:rsidRPr="009E56B2" w:rsidRDefault="00615032">
      <w:pPr>
        <w:rPr>
          <w:rFonts w:ascii="Montserrat" w:hAnsi="Montserrat"/>
          <w:sz w:val="24"/>
        </w:rPr>
      </w:pPr>
      <w:r w:rsidRPr="009E56B2">
        <w:rPr>
          <w:rFonts w:ascii="Montserrat" w:hAnsi="Montserrat"/>
          <w:sz w:val="24"/>
        </w:rPr>
        <w:tab/>
        <w:t xml:space="preserve">Captain O'Neal sensed the change in her manner and accepted the invitation gracefully. Stepping forward, he accepted the towel from her outstretched hand, savoring the heat on his face and hands. He settled onto the cushion, one leg tucked in, the other stretched under the low table to spare his knees. She folded gracfully into an accustomed kneel and poured for them. He accepted his cup with a quiet thanks, content to absorb another measure of warmth through his hands for the moment. </w:t>
      </w:r>
    </w:p>
    <w:p w:rsidR="00615032" w:rsidRPr="009E56B2" w:rsidRDefault="00615032">
      <w:pPr>
        <w:rPr>
          <w:rFonts w:ascii="Montserrat" w:hAnsi="Montserrat"/>
          <w:sz w:val="24"/>
        </w:rPr>
      </w:pPr>
      <w:r w:rsidRPr="009E56B2">
        <w:rPr>
          <w:rFonts w:ascii="Montserrat" w:hAnsi="Montserrat"/>
          <w:sz w:val="24"/>
        </w:rPr>
        <w:tab/>
        <w:t>She sipped from her cup, peering at him through a veil of steam. It would be child's play to sift his thoughts for the news he brought, but she was too well trained to dare such a gross invasion of privacy. Instead she questioned him softly about his walk and the inconvenient timing of the down pour. He smiled, confessing to mixed ire and wonder at the elemental display. In all probability, this might be the last rain he would feel for the rest of his life. On Earth, at any rate. Who knew what they might find in the depths of space. The next time he tasted rain on his lips he would be surveying some future home for humans he would never know; perhaps children of the children of friends he would leave behind.</w:t>
      </w:r>
    </w:p>
    <w:p w:rsidR="00615032" w:rsidRPr="009E56B2" w:rsidRDefault="00615032">
      <w:pPr>
        <w:rPr>
          <w:rFonts w:ascii="Montserrat" w:hAnsi="Montserrat"/>
          <w:sz w:val="24"/>
        </w:rPr>
      </w:pPr>
      <w:r w:rsidRPr="009E56B2">
        <w:rPr>
          <w:rFonts w:ascii="Montserrat" w:hAnsi="Montserrat"/>
          <w:sz w:val="24"/>
        </w:rPr>
        <w:tab/>
        <w:t xml:space="preserve">"Which," he finally said, as his train of thought intersected the matter which had brought him, "only makes me wonder if what I came here to say is really good news or bad." He looked at Naomi with sudden sobriety. She held his eyes for a moment and then nodded slightly for him to continue. He sighed. "Your selection for the team has been approved. The objections didn't stand up to scrutiny," he relayed. </w:t>
      </w:r>
    </w:p>
    <w:p w:rsidR="00615032" w:rsidRPr="009E56B2" w:rsidRDefault="00615032">
      <w:pPr>
        <w:rPr>
          <w:rFonts w:ascii="Montserrat" w:hAnsi="Montserrat"/>
          <w:sz w:val="24"/>
        </w:rPr>
      </w:pPr>
      <w:r w:rsidRPr="009E56B2">
        <w:rPr>
          <w:rFonts w:ascii="Montserrat" w:hAnsi="Montserrat"/>
          <w:sz w:val="24"/>
        </w:rPr>
        <w:tab/>
        <w:t>Naomi took a deep breath, held it for a short count, and then asked her question. "Can you tell me now what the objections were?"</w:t>
      </w:r>
    </w:p>
    <w:p w:rsidR="00615032" w:rsidRPr="009E56B2" w:rsidRDefault="00615032">
      <w:pPr>
        <w:rPr>
          <w:rFonts w:ascii="Montserrat" w:hAnsi="Montserrat"/>
          <w:sz w:val="24"/>
        </w:rPr>
      </w:pPr>
      <w:r w:rsidRPr="009E56B2">
        <w:rPr>
          <w:rFonts w:ascii="Montserrat" w:hAnsi="Montserrat"/>
          <w:sz w:val="24"/>
        </w:rPr>
        <w:tab/>
        <w:t>He shrugged. "I really don't understand it myself. You are a qualified officer. There really cannot be any objections to you on those grounds, although there were points raised on that issue. From what I understand, the objections were raised from outside of the navy. Special interest groups," he pointed out, "have been building their power-bases on growing sentiment against upper class psi-actives. In a typical bureaucratic-hamstring-maneuver they pounced on your selection simply to stir up anti-psi sentiment to shore up their positions with their voting blocks." He sneered his opinion of this example of partisian politics, and then folded the towel in his lap with a sigh.</w:t>
      </w:r>
    </w:p>
    <w:p w:rsidR="00615032" w:rsidRPr="009E56B2" w:rsidRDefault="00615032">
      <w:pPr>
        <w:rPr>
          <w:rFonts w:ascii="Montserrat" w:hAnsi="Montserrat"/>
          <w:sz w:val="24"/>
        </w:rPr>
      </w:pPr>
      <w:r w:rsidRPr="009E56B2">
        <w:rPr>
          <w:rFonts w:ascii="Montserrat" w:hAnsi="Montserrat"/>
          <w:sz w:val="24"/>
        </w:rPr>
        <w:tab/>
        <w:t>"Well, I'm certainly not the only class two psionic scheduled to participate in the mission," she pointed out, shaking her head sadly, "with our current technology, over ninety percent of the ships' systems are inaccessible to monitoring, or maintainance, without P-II technicians."</w:t>
      </w:r>
    </w:p>
    <w:p w:rsidR="00615032" w:rsidRPr="009E56B2" w:rsidRDefault="00615032">
      <w:pPr>
        <w:rPr>
          <w:rFonts w:ascii="Montserrat" w:hAnsi="Montserrat"/>
          <w:sz w:val="24"/>
        </w:rPr>
      </w:pPr>
      <w:r w:rsidRPr="009E56B2">
        <w:rPr>
          <w:rFonts w:ascii="Montserrat" w:hAnsi="Montserrat"/>
          <w:sz w:val="24"/>
        </w:rPr>
        <w:tab/>
        <w:t>"Yes, well, obviously," he continued, "attacking essential personnel would be stupid even for them. That is why they homed in on you. While there is no established precedent against commissioning a P-II as an officer, P-II capability is not essential to your job. In their words, you are grossly over-qualified for the position you were assigned. Honestly, if these people had their way, you would never have been admitted to the academy, or commissioned by the Solar Authority," he stated, finally taking a sip of his tea, while she refreshed her cup.</w:t>
      </w:r>
    </w:p>
    <w:p w:rsidR="00615032" w:rsidRPr="009E56B2" w:rsidRDefault="00615032">
      <w:pPr>
        <w:rPr>
          <w:rFonts w:ascii="Montserrat" w:hAnsi="Montserrat"/>
          <w:sz w:val="24"/>
        </w:rPr>
      </w:pPr>
      <w:r w:rsidRPr="009E56B2">
        <w:rPr>
          <w:rFonts w:ascii="Montserrat" w:hAnsi="Montserrat"/>
          <w:sz w:val="24"/>
        </w:rPr>
        <w:tab/>
        <w:t xml:space="preserve">Naomi was well aware of the New Conservatives' agenda. She was even more keen to the dread which served as the impetus of their movement. "I understand that there were, um, </w:t>
      </w:r>
      <w:r w:rsidRPr="009E56B2">
        <w:rPr>
          <w:rFonts w:ascii="Montserrat" w:hAnsi="Montserrat"/>
          <w:i/>
          <w:sz w:val="24"/>
        </w:rPr>
        <w:t>special concerns</w:t>
      </w:r>
      <w:r w:rsidRPr="009E56B2">
        <w:rPr>
          <w:rFonts w:ascii="Montserrat" w:hAnsi="Montserrat"/>
          <w:sz w:val="24"/>
        </w:rPr>
        <w:t xml:space="preserve"> expressed by the NC delegates," she prompted. He coughed, almost choking on his tea. O'Neal had been having similar thoughts, but still hadn't figured out how to bring it up delicatley. Her blunt approach caught him off guard.</w:t>
      </w:r>
    </w:p>
    <w:p w:rsidR="00615032" w:rsidRPr="009E56B2" w:rsidRDefault="00615032">
      <w:pPr>
        <w:rPr>
          <w:rFonts w:ascii="Montserrat" w:hAnsi="Montserrat"/>
          <w:sz w:val="24"/>
        </w:rPr>
      </w:pPr>
      <w:r w:rsidRPr="009E56B2">
        <w:rPr>
          <w:rFonts w:ascii="Montserrat" w:hAnsi="Montserrat"/>
          <w:sz w:val="24"/>
        </w:rPr>
        <w:tab/>
        <w:t xml:space="preserve">"Um, well, yes," he sputtered, dabbing at his tunic front with the towel. As he sopped up the puddles on the table, she poured him some more tea. "You mean the allegations that, as an officer, you do not have any form of neural leash or synaptic lock to prevent you from, </w:t>
      </w:r>
      <w:r w:rsidRPr="009E56B2">
        <w:rPr>
          <w:rFonts w:ascii="Montserrat" w:hAnsi="Montserrat"/>
          <w:i/>
          <w:sz w:val="24"/>
        </w:rPr>
        <w:t>ahem</w:t>
      </w:r>
      <w:r w:rsidRPr="009E56B2">
        <w:rPr>
          <w:rFonts w:ascii="Montserrat" w:hAnsi="Montserrat"/>
          <w:sz w:val="24"/>
        </w:rPr>
        <w:t>, exercising your abilities with authority."</w:t>
      </w:r>
    </w:p>
    <w:p w:rsidR="00615032" w:rsidRPr="009E56B2" w:rsidRDefault="00615032">
      <w:pPr>
        <w:rPr>
          <w:rFonts w:ascii="Montserrat" w:hAnsi="Montserrat"/>
          <w:sz w:val="24"/>
        </w:rPr>
      </w:pPr>
      <w:r w:rsidRPr="009E56B2">
        <w:rPr>
          <w:rFonts w:ascii="Montserrat" w:hAnsi="Montserrat"/>
          <w:sz w:val="24"/>
        </w:rPr>
        <w:tab/>
        <w:t>"Whover thought up these 'mind-control' fantasies obviously had no psi capability what-so-ever," she commented acerbically.</w:t>
      </w:r>
    </w:p>
    <w:p w:rsidR="00615032" w:rsidRPr="009E56B2" w:rsidRDefault="00615032">
      <w:pPr>
        <w:rPr>
          <w:rFonts w:ascii="Montserrat" w:hAnsi="Montserrat"/>
          <w:sz w:val="24"/>
        </w:rPr>
      </w:pPr>
      <w:r w:rsidRPr="009E56B2">
        <w:rPr>
          <w:rFonts w:ascii="Montserrat" w:hAnsi="Montserrat"/>
          <w:sz w:val="24"/>
        </w:rPr>
        <w:tab/>
        <w:t>He leaned back and closed his eyes as if in deep contemplation, replying, "And, naturally, having no capability," he smiled, "they are not particularily inclined to take your, or any other telepath's word for it that psychic domination is impractical to the point of ridiculousness."</w:t>
      </w:r>
    </w:p>
    <w:p w:rsidR="00615032" w:rsidRPr="009E56B2" w:rsidRDefault="00615032">
      <w:pPr>
        <w:rPr>
          <w:rFonts w:ascii="Montserrat" w:hAnsi="Montserrat"/>
          <w:sz w:val="24"/>
        </w:rPr>
      </w:pPr>
      <w:r w:rsidRPr="009E56B2">
        <w:rPr>
          <w:rFonts w:ascii="Montserrat" w:hAnsi="Montserrat"/>
          <w:sz w:val="24"/>
        </w:rPr>
        <w:tab/>
        <w:t>She sighed softly and gazed into the depths of the lamp. She combed her fingers over her hair, tucking loose wisps behind her ear. "There are easier ways to make people do what you want," she murmured, "and most of them don't call for exposing the deepest and most intimate precincts of your soul to the pawn." She felt his eyes studying her as she reflected on the hard lessons she learned as a child, before her abilities had been harnessed by discipline. "The problem with these people," she went on, pushing her thoughts aside, "is they have no real concept of intimacy. Sure, I could take everyone over, and if I were real clever about it, I could seize control of the ship, but not without letting every person on the ship know things about me I wouldn't tell my own mother. It's just... unbelievably indecent!" she protested, with an air of vague disgust.</w:t>
      </w:r>
    </w:p>
    <w:p w:rsidR="00615032" w:rsidRPr="009E56B2" w:rsidRDefault="00615032">
      <w:pPr>
        <w:rPr>
          <w:rFonts w:ascii="Montserrat" w:hAnsi="Montserrat"/>
          <w:i/>
          <w:sz w:val="24"/>
        </w:rPr>
      </w:pPr>
      <w:r w:rsidRPr="009E56B2">
        <w:rPr>
          <w:rFonts w:ascii="Montserrat" w:hAnsi="Montserrat"/>
          <w:sz w:val="24"/>
        </w:rPr>
        <w:tab/>
        <w:t xml:space="preserve">O'Neal did not know how to respond to that, so he sipped his tea for a few minutes, and stared past Naomi, into the rain stirred garden. While she schooled her thoughts, he considered voicing his own sentiments regarding similar experiences. 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detectible potential were so overwhelmed by the input that they recoiled from it. The potential typically atrophied throughout infancy and childhood. He frowned. </w:t>
      </w:r>
      <w:r w:rsidRPr="009E56B2">
        <w:rPr>
          <w:rFonts w:ascii="Montserrat" w:hAnsi="Montserrat"/>
          <w:i/>
          <w:sz w:val="24"/>
        </w:rPr>
        <w:t xml:space="preserve">Actually, psi potential often continues growing even in latents like myself. The problem is that integrating that potential with my adult mind would unhinge or shatter my perception of reality. </w:t>
      </w:r>
    </w:p>
    <w:p w:rsidR="00615032" w:rsidRPr="009E56B2" w:rsidRDefault="00615032">
      <w:pPr>
        <w:rPr>
          <w:rFonts w:ascii="Montserrat" w:hAnsi="Montserrat"/>
          <w:sz w:val="24"/>
        </w:rPr>
      </w:pPr>
      <w:r w:rsidRPr="009E56B2">
        <w:rPr>
          <w:rFonts w:ascii="Montserrat" w:hAnsi="Montserrat"/>
          <w:sz w:val="24"/>
        </w:rPr>
        <w:tab/>
        <w:t xml:space="preserve">"As I said," he began, cutting off his own line of thought, "the objections didn't stand up to scrutiny. After all, what where they asserting? That, in spite of your superior reputation and qualifications as an officer, and a record of unquestionable conduct, your registered but </w:t>
      </w:r>
      <w:r w:rsidRPr="009E56B2">
        <w:rPr>
          <w:rFonts w:ascii="Montserrat" w:hAnsi="Montserrat"/>
          <w:i/>
          <w:sz w:val="24"/>
        </w:rPr>
        <w:t xml:space="preserve">extraneous </w:t>
      </w:r>
      <w:r w:rsidRPr="009E56B2">
        <w:rPr>
          <w:rFonts w:ascii="Montserrat" w:hAnsi="Montserrat"/>
          <w:sz w:val="24"/>
        </w:rPr>
        <w:t>capabilities as a full spectrum psionic make you a certifiable threat to the safety and welfare of your ship and her complement?"</w:t>
      </w:r>
    </w:p>
    <w:p w:rsidR="00615032" w:rsidRPr="009E56B2" w:rsidRDefault="00615032">
      <w:pPr>
        <w:rPr>
          <w:rFonts w:ascii="Montserrat" w:hAnsi="Montserrat"/>
          <w:sz w:val="24"/>
        </w:rPr>
      </w:pPr>
      <w:r w:rsidRPr="009E56B2">
        <w:rPr>
          <w:rFonts w:ascii="Montserrat" w:hAnsi="Montserrat"/>
          <w:sz w:val="24"/>
        </w:rPr>
        <w:tab/>
        <w:t>"So what was the board's response?" she asked while he laughed softly at the expression on her face. He took a deep breath to calm himself and ran his hands through his hair. When he started chuckling again, she snarled, "Well? What did they say?"</w:t>
      </w:r>
    </w:p>
    <w:p w:rsidR="00615032" w:rsidRPr="009E56B2" w:rsidRDefault="00615032">
      <w:pPr>
        <w:rPr>
          <w:rFonts w:ascii="Montserrat" w:hAnsi="Montserrat"/>
          <w:sz w:val="24"/>
        </w:rPr>
      </w:pPr>
      <w:r w:rsidRPr="009E56B2">
        <w:rPr>
          <w:rFonts w:ascii="Montserrat" w:hAnsi="Montserrat"/>
          <w:sz w:val="24"/>
        </w:rPr>
        <w:tab/>
        <w:t>"Naturally," he related, "the board admitted that it was very concerned with the problem, and thanked the delegates for pointing out their oversight..."</w:t>
      </w:r>
    </w:p>
    <w:p w:rsidR="00615032" w:rsidRPr="009E56B2" w:rsidRDefault="00615032">
      <w:pPr>
        <w:rPr>
          <w:rFonts w:ascii="Montserrat" w:hAnsi="Montserrat"/>
          <w:sz w:val="24"/>
        </w:rPr>
      </w:pPr>
      <w:r w:rsidRPr="009E56B2">
        <w:rPr>
          <w:rFonts w:ascii="Montserrat" w:hAnsi="Montserrat"/>
          <w:sz w:val="24"/>
        </w:rPr>
        <w:tab/>
        <w:t>"What!?" she interrupted in disbelief.</w:t>
      </w:r>
    </w:p>
    <w:p w:rsidR="00615032" w:rsidRPr="009E56B2" w:rsidRDefault="00615032">
      <w:pPr>
        <w:rPr>
          <w:rFonts w:ascii="Montserrat" w:hAnsi="Montserrat"/>
          <w:sz w:val="24"/>
        </w:rPr>
      </w:pPr>
      <w:r w:rsidRPr="009E56B2">
        <w:rPr>
          <w:rFonts w:ascii="Montserrat" w:hAnsi="Montserrat"/>
          <w:sz w:val="24"/>
        </w:rPr>
        <w:tab/>
        <w:t>O'Neal took another breath and continued, "Well, obviously it would not do to leave such an asset unemployed. Especially since the original project proposal, calling specifically for the inclusion of psi-active assets, defined a very different function from what P-II techs are capable of performing."</w:t>
      </w:r>
    </w:p>
    <w:p w:rsidR="00615032" w:rsidRPr="009E56B2" w:rsidRDefault="00615032">
      <w:pPr>
        <w:rPr>
          <w:rFonts w:ascii="Montserrat" w:hAnsi="Montserrat"/>
          <w:sz w:val="24"/>
        </w:rPr>
      </w:pPr>
      <w:r w:rsidRPr="009E56B2">
        <w:rPr>
          <w:rFonts w:ascii="Montserrat" w:hAnsi="Montserrat"/>
          <w:sz w:val="24"/>
        </w:rPr>
        <w:tab/>
        <w:t>She quirked an eyebrow and frowned as he paused to regard her. She searched her memory and recalled the early drafts of the survey and exploration proposals. She scanned the text in her mind and suddenly saw what he meant. "Of course," she whispered. "The original proposal was drafted before the publication of the Sinclair-Drake Unified Field Theory, so psionics had not been considered a technical science. They didn't know the relationship between psionics and physics, so they assumed that psi-active assets would be employed primarily for..." Naomi's voice had gotten more excited as she traced this line of thought, but she could not bring herself to utter her conclusion.</w:t>
      </w:r>
    </w:p>
    <w:p w:rsidR="00615032" w:rsidRPr="009E56B2" w:rsidRDefault="00615032">
      <w:pPr>
        <w:rPr>
          <w:rFonts w:ascii="Montserrat" w:hAnsi="Montserrat"/>
          <w:sz w:val="24"/>
        </w:rPr>
      </w:pPr>
      <w:r w:rsidRPr="009E56B2">
        <w:rPr>
          <w:rFonts w:ascii="Montserrat" w:hAnsi="Montserrat"/>
          <w:sz w:val="24"/>
        </w:rPr>
        <w:tab/>
        <w:t>It did not matter, O'Neal could not resist adding, "...'seeking out new life, and new civilizations'. Lieutenant Kinkaid, in light of that reminder, it seems that the board has concluded that your capabilities as an officer are just as valuable to the mission as your capabilities as a psi-active. On those grounds, Lieutenant, there was no call for them to dismiss your selection for the mission. Crew allocations are being redrawn to permit a team of commissioned P-II's on each of the Explorer vessels. Your responsibilities, in breif, are to assist in the selection and cataloguing of life bearing worlds—as I understand that even simple organic complexes produce a detectible field to a trained psi," she nodded as he looked at her for confirmation. This had not been discovered until P-II technicians arrived to establish research habitats for the survey missions on Mars and Venus. The technicians had been lured into the discovery of what was still under debate as potential life forms. O'Neal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r w:rsidRPr="009E56B2">
        <w:rPr>
          <w:rFonts w:ascii="Montserrat" w:hAnsi="Montserrat"/>
          <w:sz w:val="24"/>
        </w:rPr>
        <w:br w:type="page"/>
        <w:t>CHAPTER ONE ALTERNATAE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rsidR="00615032" w:rsidRPr="009E56B2" w:rsidRDefault="00615032">
      <w:pPr>
        <w:rPr>
          <w:rFonts w:ascii="Montserrat" w:hAnsi="Montserrat"/>
          <w:sz w:val="24"/>
        </w:rPr>
      </w:pPr>
      <w:r w:rsidRPr="009E56B2">
        <w:rPr>
          <w:rFonts w:ascii="Montserrat" w:hAnsi="Montserrat"/>
          <w:sz w:val="24"/>
        </w:rPr>
        <w:tab/>
        <w:t>"Ms. Sinclair," he greeted me from the shadows. He slipped out of his jacket and hung it on a hook inside the door. "Don't you think you went a bit out of your way to cut your ties with the project?" he asked as he entered the room, pausing outside the fall of light.</w:t>
      </w:r>
    </w:p>
    <w:p w:rsidR="00615032" w:rsidRPr="009E56B2" w:rsidRDefault="00615032">
      <w:pPr>
        <w:rPr>
          <w:rFonts w:ascii="Montserrat" w:hAnsi="Montserrat"/>
          <w:sz w:val="24"/>
        </w:rPr>
      </w:pPr>
      <w:r w:rsidRPr="009E56B2">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615032" w:rsidRPr="009E56B2" w:rsidRDefault="00615032">
      <w:pPr>
        <w:rPr>
          <w:rFonts w:ascii="Montserrat" w:hAnsi="Montserrat"/>
          <w:sz w:val="24"/>
        </w:rPr>
      </w:pPr>
      <w:r w:rsidRPr="009E56B2">
        <w:rPr>
          <w:rFonts w:ascii="Montserrat" w:hAnsi="Montserrat"/>
          <w:sz w:val="24"/>
        </w:rPr>
        <w:tab/>
        <w:t xml:space="preserve">O'Neal—that's Alan Eric O'Neal in full—sensed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615032" w:rsidRPr="009E56B2" w:rsidRDefault="00615032">
      <w:pPr>
        <w:rPr>
          <w:rFonts w:ascii="Montserrat" w:hAnsi="Montserrat"/>
          <w:sz w:val="24"/>
        </w:rPr>
      </w:pPr>
      <w:r w:rsidRPr="009E56B2">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615032" w:rsidRPr="009E56B2" w:rsidRDefault="00615032">
      <w:pPr>
        <w:rPr>
          <w:rFonts w:ascii="Montserrat" w:hAnsi="Montserrat"/>
          <w:sz w:val="24"/>
        </w:rPr>
      </w:pPr>
      <w:r w:rsidRPr="009E56B2">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9E56B2">
        <w:rPr>
          <w:rFonts w:ascii="Montserrat" w:hAnsi="Montserrat"/>
          <w:i/>
          <w:sz w:val="24"/>
        </w:rPr>
        <w:t>ask</w:t>
      </w:r>
      <w:r w:rsidRPr="009E56B2">
        <w:rPr>
          <w:rFonts w:ascii="Montserrat" w:hAnsi="Montserrat"/>
          <w:sz w:val="24"/>
        </w:rPr>
        <w:t xml:space="preserve"> you to come back." He held my eyes with his as he asked, "Will you come back?" He maintained eye contact as he finally took a sip of his tea.</w:t>
      </w:r>
    </w:p>
    <w:p w:rsidR="00615032" w:rsidRPr="009E56B2" w:rsidRDefault="00615032">
      <w:pPr>
        <w:rPr>
          <w:rFonts w:ascii="Montserrat" w:hAnsi="Montserrat"/>
          <w:sz w:val="24"/>
        </w:rPr>
      </w:pPr>
      <w:r w:rsidRPr="009E56B2">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615032" w:rsidRPr="009E56B2" w:rsidRDefault="00615032">
      <w:pPr>
        <w:rPr>
          <w:rFonts w:ascii="Montserrat" w:hAnsi="Montserrat"/>
          <w:sz w:val="24"/>
        </w:rPr>
      </w:pPr>
      <w:r w:rsidRPr="009E56B2">
        <w:rPr>
          <w:rFonts w:ascii="Montserrat" w:hAnsi="Montserrat"/>
          <w:sz w:val="24"/>
        </w:rPr>
        <w:tab/>
        <w:t>"Arden,"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rsidR="00615032" w:rsidRPr="009E56B2" w:rsidRDefault="00615032">
      <w:pPr>
        <w:rPr>
          <w:rFonts w:ascii="Montserrat" w:hAnsi="Montserrat"/>
          <w:sz w:val="24"/>
        </w:rPr>
      </w:pPr>
      <w:r w:rsidRPr="009E56B2">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9E56B2">
        <w:rPr>
          <w:rFonts w:ascii="Montserrat" w:hAnsi="Montserrat"/>
          <w:i/>
          <w:sz w:val="24"/>
        </w:rPr>
        <w:t>me</w:t>
      </w:r>
      <w:r w:rsidRPr="009E56B2">
        <w:rPr>
          <w:rFonts w:ascii="Montserrat" w:hAnsi="Montserrat"/>
          <w:sz w:val="24"/>
        </w:rPr>
        <w:t>. I'd had no idea that I was special. I never realized I existed in a controlled environment. I was trained, like all the other children 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615032" w:rsidRPr="009E56B2" w:rsidRDefault="00615032">
      <w:pPr>
        <w:rPr>
          <w:rFonts w:ascii="Montserrat" w:hAnsi="Montserrat"/>
          <w:sz w:val="24"/>
        </w:rPr>
      </w:pPr>
      <w:r w:rsidRPr="009E56B2">
        <w:rPr>
          <w:rFonts w:ascii="Montserrat" w:hAnsi="Montserrat"/>
          <w:sz w:val="24"/>
        </w:rPr>
        <w:tab/>
        <w:t>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p>
    <w:p w:rsidR="00615032" w:rsidRPr="009E56B2" w:rsidRDefault="00615032">
      <w:pPr>
        <w:rPr>
          <w:rFonts w:ascii="Montserrat" w:hAnsi="Montserrat"/>
          <w:sz w:val="24"/>
        </w:rPr>
      </w:pPr>
      <w:r w:rsidRPr="009E56B2">
        <w:rPr>
          <w:rFonts w:ascii="Montserrat" w:hAnsi="Montserrat"/>
          <w:sz w:val="24"/>
        </w:rPr>
        <w:tab/>
        <w:t xml:space="preserve">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w:t>
      </w:r>
    </w:p>
    <w:p w:rsidR="00615032" w:rsidRPr="009E56B2" w:rsidRDefault="00615032">
      <w:pPr>
        <w:rPr>
          <w:rFonts w:ascii="Montserrat" w:hAnsi="Montserrat"/>
          <w:sz w:val="24"/>
        </w:rPr>
      </w:pPr>
      <w:r w:rsidRPr="009E56B2">
        <w:rPr>
          <w:rFonts w:ascii="Montserrat" w:hAnsi="Montserrat"/>
          <w:sz w:val="24"/>
        </w:rP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9E56B2">
        <w:rPr>
          <w:rFonts w:ascii="Montserrat" w:hAnsi="Montserrat"/>
          <w:i/>
          <w:sz w:val="24"/>
        </w:rPr>
        <w:t>Adventure.</w:t>
      </w:r>
      <w:r w:rsidRPr="009E56B2">
        <w:rPr>
          <w:rFonts w:ascii="Montserrat" w:hAnsi="Montserrat"/>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 </w:t>
      </w:r>
    </w:p>
    <w:p w:rsidR="00615032" w:rsidRPr="009E56B2" w:rsidRDefault="00615032">
      <w:pPr>
        <w:rPr>
          <w:rFonts w:ascii="Montserrat" w:hAnsi="Montserrat"/>
          <w:sz w:val="24"/>
        </w:rPr>
      </w:pPr>
      <w:r w:rsidRPr="009E56B2">
        <w:rPr>
          <w:rFonts w:ascii="Montserrat" w:hAnsi="Montserrat"/>
          <w:sz w:val="24"/>
        </w:rPr>
        <w:tab/>
        <w:t xml:space="preserve">I also wonder what they were thinking when they dragged that same girl in front of cameras, six years later, to relate the details of the first-contact disaster to the world? I know </w:t>
      </w:r>
      <w:r w:rsidRPr="009E56B2">
        <w:rPr>
          <w:rFonts w:ascii="Montserrat" w:hAnsi="Montserrat"/>
          <w:i/>
          <w:sz w:val="24"/>
        </w:rPr>
        <w:t>why</w:t>
      </w:r>
      <w:r w:rsidRPr="009E56B2">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some credentials to establish with the public; I had to demonstrate and define some of my abilities. Thus, our carefully guarded existence was traded to win support for an accelerated space colonization and militarization effort. I have no notion of whether my keepers gave any thought to how the event would make me feel. It sure made for great journalism, though; a tragic figure bravely describing the last moments of the deep space explorer </w:t>
      </w:r>
      <w:r w:rsidRPr="009E56B2">
        <w:rPr>
          <w:rFonts w:ascii="Montserrat" w:hAnsi="Montserrat"/>
          <w:i/>
          <w:sz w:val="24"/>
        </w:rPr>
        <w:t>Adventure</w:t>
      </w:r>
      <w:r w:rsidRPr="009E56B2">
        <w:rPr>
          <w:rFonts w:ascii="Montserrat" w:hAnsi="Montserrat"/>
          <w:sz w:val="24"/>
        </w:rPr>
        <w:t xml:space="preserve">, quietly dying her mother's death in her memory. </w:t>
      </w:r>
    </w:p>
    <w:p w:rsidR="00615032" w:rsidRPr="009E56B2" w:rsidRDefault="00615032">
      <w:pPr>
        <w:rPr>
          <w:rFonts w:ascii="Montserrat" w:hAnsi="Montserrat"/>
          <w:sz w:val="24"/>
        </w:rPr>
      </w:pPr>
      <w:r w:rsidRPr="009E56B2">
        <w:rPr>
          <w:rFonts w:ascii="Montserrat" w:hAnsi="Montserrat"/>
          <w:sz w:val="24"/>
        </w:rPr>
        <w:tab/>
        <w:t>Maybe the wound healed better for being reopened and liberally bled.</w:t>
      </w:r>
    </w:p>
    <w:p w:rsidR="00615032" w:rsidRPr="009E56B2" w:rsidRDefault="00615032">
      <w:pPr>
        <w:rPr>
          <w:rFonts w:ascii="Montserrat" w:hAnsi="Montserrat"/>
          <w:sz w:val="24"/>
        </w:rPr>
      </w:pPr>
      <w:r w:rsidRPr="009E56B2">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615032" w:rsidRPr="009E56B2" w:rsidRDefault="00615032">
      <w:pPr>
        <w:rPr>
          <w:rFonts w:ascii="Montserrat" w:hAnsi="Montserrat"/>
          <w:sz w:val="24"/>
        </w:rPr>
      </w:pPr>
      <w:r w:rsidRPr="009E56B2">
        <w:rPr>
          <w:rFonts w:ascii="Montserrat" w:hAnsi="Montserrat"/>
          <w:sz w:val="24"/>
        </w:rPr>
        <w:tab/>
        <w:t>Imagine my surprise. I had been out of contact for some time, so he had to track me down at my current home in Scotland. I was there alone. And now that the past, in the form of one Captain O'Neal, had intruded on my isolation, I was forced to realize that I was lonely. 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615032" w:rsidRPr="009E56B2" w:rsidRDefault="00615032">
      <w:pPr>
        <w:rPr>
          <w:rFonts w:ascii="Montserrat" w:hAnsi="Montserrat"/>
          <w:sz w:val="24"/>
        </w:rPr>
      </w:pPr>
      <w:r w:rsidRPr="009E56B2">
        <w:rPr>
          <w:rFonts w:ascii="Montserrat" w:hAnsi="Montserrat"/>
          <w:sz w:val="24"/>
        </w:rPr>
        <w:tab/>
        <w:t xml:space="preserve">"Arden," he interrupted my reflection. I flushed slightly, wondering how long a silence had passed. Seeing that he had my attention again, he continued. "I understand how you feel, but that is history now. We really need you now. </w:t>
      </w:r>
      <w:r w:rsidRPr="009E56B2">
        <w:rPr>
          <w:rFonts w:ascii="Montserrat" w:hAnsi="Montserrat"/>
          <w:i/>
          <w:sz w:val="24"/>
        </w:rPr>
        <w:t xml:space="preserve">I </w:t>
      </w:r>
      <w:r w:rsidRPr="009E56B2">
        <w:rPr>
          <w:rFonts w:ascii="Montserrat" w:hAnsi="Montserrat"/>
          <w:sz w:val="24"/>
        </w:rPr>
        <w:t xml:space="preserve">need you," he emphasized. </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i/>
          <w:sz w:val="24"/>
        </w:rPr>
        <w:t xml:space="preserve">You </w:t>
      </w:r>
      <w:r w:rsidRPr="009E56B2">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9E56B2">
        <w:rPr>
          <w:rFonts w:ascii="Montserrat" w:hAnsi="Montserrat"/>
          <w:i/>
          <w:sz w:val="24"/>
        </w:rPr>
        <w:t xml:space="preserve">was </w:t>
      </w:r>
      <w:r w:rsidRPr="009E56B2">
        <w:rPr>
          <w:rFonts w:ascii="Montserrat" w:hAnsi="Montserrat"/>
          <w:sz w:val="24"/>
        </w:rPr>
        <w:t xml:space="preserve">indispensable. That doesn't mean I'm qualified to complete her work for the project," I pointed out. </w:t>
      </w:r>
    </w:p>
    <w:p w:rsidR="00615032" w:rsidRPr="009E56B2" w:rsidRDefault="00615032">
      <w:pPr>
        <w:rPr>
          <w:rFonts w:ascii="Montserrat" w:hAnsi="Montserrat"/>
          <w:sz w:val="24"/>
        </w:rPr>
      </w:pPr>
      <w:r w:rsidRPr="009E56B2">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615032" w:rsidRPr="009E56B2" w:rsidRDefault="00615032">
      <w:pPr>
        <w:rPr>
          <w:rFonts w:ascii="Montserrat" w:hAnsi="Montserrat"/>
          <w:sz w:val="24"/>
        </w:rPr>
      </w:pPr>
      <w:r w:rsidRPr="009E56B2">
        <w:rPr>
          <w:rFonts w:ascii="Montserrat" w:hAnsi="Montserrat"/>
          <w:sz w:val="24"/>
        </w:rPr>
        <w:tab/>
        <w:t xml:space="preserve">"Curiouser and curiouser," I murmured. I rubbed a thoughtful finger over my lips. "You said </w:t>
      </w:r>
      <w:r w:rsidRPr="009E56B2">
        <w:rPr>
          <w:rFonts w:ascii="Montserrat" w:hAnsi="Montserrat"/>
          <w:i/>
          <w:sz w:val="24"/>
        </w:rPr>
        <w:t xml:space="preserve">they </w:t>
      </w:r>
      <w:r w:rsidRPr="009E56B2">
        <w:rPr>
          <w:rFonts w:ascii="Montserrat" w:hAnsi="Montserrat"/>
          <w:sz w:val="24"/>
        </w:rPr>
        <w:t xml:space="preserve">want me back; </w:t>
      </w:r>
      <w:r w:rsidRPr="009E56B2">
        <w:rPr>
          <w:rFonts w:ascii="Montserrat" w:hAnsi="Montserrat"/>
          <w:i/>
          <w:sz w:val="24"/>
        </w:rPr>
        <w:t>you</w:t>
      </w:r>
      <w:r w:rsidRPr="009E56B2">
        <w:rPr>
          <w:rFonts w:ascii="Montserrat" w:hAnsi="Montserrat"/>
          <w:sz w:val="24"/>
        </w:rPr>
        <w:t xml:space="preserve"> need me. Why?" I prompted. "Give me an answer that makes sense."</w:t>
      </w:r>
    </w:p>
    <w:p w:rsidR="00615032" w:rsidRPr="009E56B2" w:rsidRDefault="00615032">
      <w:pPr>
        <w:rPr>
          <w:rFonts w:ascii="Montserrat" w:hAnsi="Montserrat"/>
          <w:sz w:val="24"/>
        </w:rPr>
      </w:pPr>
      <w:r w:rsidRPr="009E56B2">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615032" w:rsidRPr="009E56B2" w:rsidRDefault="00615032">
      <w:pPr>
        <w:rPr>
          <w:rFonts w:ascii="Montserrat" w:hAnsi="Montserrat"/>
          <w:sz w:val="24"/>
        </w:rPr>
      </w:pPr>
      <w:r w:rsidRPr="009E56B2">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615032" w:rsidRPr="009E56B2" w:rsidRDefault="00615032">
      <w:pPr>
        <w:rPr>
          <w:rFonts w:ascii="Montserrat" w:hAnsi="Montserrat"/>
          <w:sz w:val="24"/>
        </w:rPr>
      </w:pPr>
      <w:r w:rsidRPr="009E56B2">
        <w:rPr>
          <w:rFonts w:ascii="Montserrat" w:hAnsi="Montserrat"/>
          <w:sz w:val="24"/>
        </w:rPr>
        <w:tab/>
        <w:t>"They would never get me on one of those ships if I didn't want to be there," I growled.</w:t>
      </w:r>
    </w:p>
    <w:p w:rsidR="00615032" w:rsidRPr="009E56B2" w:rsidRDefault="00615032">
      <w:pPr>
        <w:rPr>
          <w:rFonts w:ascii="Montserrat" w:hAnsi="Montserrat"/>
          <w:sz w:val="24"/>
        </w:rPr>
      </w:pPr>
      <w:r w:rsidRPr="009E56B2">
        <w:rPr>
          <w:rFonts w:ascii="Montserrat" w:hAnsi="Montserrat"/>
          <w:sz w:val="24"/>
        </w:rPr>
        <w:tab/>
        <w:t>He turned a flat look in my direction and said, "If it came to that I wish it were true."</w:t>
      </w:r>
    </w:p>
    <w:p w:rsidR="00615032" w:rsidRPr="009E56B2" w:rsidRDefault="00615032">
      <w:pPr>
        <w:rPr>
          <w:rFonts w:ascii="Montserrat" w:hAnsi="Montserrat"/>
          <w:sz w:val="24"/>
        </w:rPr>
      </w:pPr>
      <w:r w:rsidRPr="009E56B2">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615032" w:rsidRPr="009E56B2" w:rsidRDefault="00615032">
      <w:pPr>
        <w:rPr>
          <w:rFonts w:ascii="Montserrat" w:hAnsi="Montserrat"/>
          <w:sz w:val="24"/>
        </w:rPr>
      </w:pPr>
      <w:r w:rsidRPr="009E56B2">
        <w:rPr>
          <w:rFonts w:ascii="Montserrat" w:hAnsi="Montserrat"/>
          <w:sz w:val="24"/>
        </w:rPr>
        <w:tab/>
        <w:t>He returned the slightest of nods.</w:t>
      </w:r>
    </w:p>
    <w:p w:rsidR="00615032" w:rsidRPr="009E56B2" w:rsidRDefault="00615032">
      <w:pPr>
        <w:rPr>
          <w:rFonts w:ascii="Montserrat" w:hAnsi="Montserrat"/>
          <w:sz w:val="24"/>
        </w:rPr>
      </w:pPr>
      <w:r w:rsidRPr="009E56B2">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615032" w:rsidRPr="009E56B2" w:rsidRDefault="00615032">
      <w:pPr>
        <w:rPr>
          <w:rFonts w:ascii="Montserrat" w:hAnsi="Montserrat"/>
          <w:sz w:val="24"/>
        </w:rPr>
      </w:pPr>
      <w:r w:rsidRPr="009E56B2">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615032" w:rsidRPr="009E56B2" w:rsidRDefault="00615032">
      <w:pPr>
        <w:rPr>
          <w:rFonts w:ascii="Montserrat" w:hAnsi="Montserrat"/>
          <w:sz w:val="24"/>
        </w:rPr>
      </w:pPr>
      <w:r w:rsidRPr="009E56B2">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615032" w:rsidRPr="009E56B2" w:rsidRDefault="00615032">
      <w:pPr>
        <w:rPr>
          <w:rFonts w:ascii="Montserrat" w:hAnsi="Montserrat"/>
          <w:sz w:val="24"/>
        </w:rPr>
      </w:pPr>
      <w:r w:rsidRPr="009E56B2">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9E56B2">
        <w:rPr>
          <w:rFonts w:ascii="Montserrat" w:hAnsi="Montserrat"/>
          <w:i/>
          <w:sz w:val="24"/>
        </w:rPr>
        <w:t xml:space="preserve">faux pas. </w:t>
      </w:r>
      <w:r w:rsidRPr="009E56B2">
        <w:rPr>
          <w:rFonts w:ascii="Montserrat" w:hAnsi="Montserrat"/>
          <w:sz w:val="24"/>
        </w:rPr>
        <w:t>At first I just looked and studied what could be seen from my perspective.</w:t>
      </w:r>
    </w:p>
    <w:p w:rsidR="00615032" w:rsidRPr="009E56B2" w:rsidRDefault="00615032">
      <w:pPr>
        <w:rPr>
          <w:rFonts w:ascii="Montserrat" w:hAnsi="Montserrat"/>
          <w:sz w:val="24"/>
        </w:rPr>
      </w:pPr>
      <w:r w:rsidRPr="009E56B2">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9E56B2">
        <w:rPr>
          <w:rFonts w:ascii="Montserrat" w:hAnsi="Montserrat"/>
          <w:i/>
          <w:sz w:val="24"/>
        </w:rPr>
        <w:t>Actually, psi potential often continues growing even in latents like myself. The problem is that integrating that potential with my adult mind would unhinge or shatter my perception of reality.</w:t>
      </w:r>
      <w:r w:rsidRPr="009E56B2">
        <w:rPr>
          <w:rFonts w:ascii="Montserrat" w:hAnsi="Montserrat"/>
          <w:sz w:val="24"/>
        </w:rPr>
        <w:t xml:space="preserve"> </w:t>
      </w:r>
    </w:p>
    <w:p w:rsidR="00615032" w:rsidRPr="009E56B2" w:rsidRDefault="00615032">
      <w:pPr>
        <w:rPr>
          <w:rFonts w:ascii="Montserrat" w:hAnsi="Montserrat"/>
          <w:sz w:val="24"/>
        </w:rPr>
      </w:pPr>
      <w:r w:rsidRPr="009E56B2">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615032" w:rsidRPr="009E56B2" w:rsidRDefault="00615032">
      <w:pPr>
        <w:rPr>
          <w:rFonts w:ascii="Montserrat" w:hAnsi="Montserrat"/>
          <w:sz w:val="24"/>
        </w:rPr>
      </w:pPr>
      <w:r w:rsidRPr="009E56B2">
        <w:rPr>
          <w:rFonts w:ascii="Montserrat" w:hAnsi="Montserrat"/>
          <w:sz w:val="24"/>
        </w:rPr>
        <w:tab/>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615032" w:rsidRPr="009E56B2" w:rsidRDefault="00615032">
      <w:pPr>
        <w:rPr>
          <w:rFonts w:ascii="Montserrat" w:hAnsi="Montserrat"/>
          <w:sz w:val="24"/>
        </w:rPr>
      </w:pPr>
      <w:r w:rsidRPr="009E56B2">
        <w:rPr>
          <w:rFonts w:ascii="Montserrat" w:hAnsi="Montserrat"/>
          <w:sz w:val="24"/>
        </w:rPr>
        <w:tab/>
        <w:t xml:space="preserve">I understood that he was afraid. I did not understand his fear. "How do you deal with it?" I asked in a subdued tone. </w:t>
      </w:r>
    </w:p>
    <w:p w:rsidR="00615032" w:rsidRPr="009E56B2" w:rsidRDefault="00615032">
      <w:pPr>
        <w:rPr>
          <w:rFonts w:ascii="Montserrat" w:hAnsi="Montserrat"/>
          <w:sz w:val="24"/>
        </w:rPr>
      </w:pPr>
      <w:r w:rsidRPr="009E56B2">
        <w:rPr>
          <w:rFonts w:ascii="Montserrat" w:hAnsi="Montserrat"/>
          <w:sz w:val="24"/>
        </w:rPr>
        <w:tab/>
        <w:t xml:space="preserve">"That is simple," he said, "I </w:t>
      </w:r>
      <w:r w:rsidRPr="009E56B2">
        <w:rPr>
          <w:rFonts w:ascii="Montserrat" w:hAnsi="Montserrat"/>
          <w:i/>
          <w:sz w:val="24"/>
        </w:rPr>
        <w:t>deal</w:t>
      </w:r>
      <w:r w:rsidRPr="009E56B2">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615032" w:rsidRPr="009E56B2" w:rsidRDefault="00615032">
      <w:pPr>
        <w:rPr>
          <w:rFonts w:ascii="Montserrat" w:hAnsi="Montserrat"/>
          <w:sz w:val="24"/>
        </w:rPr>
      </w:pPr>
      <w:r w:rsidRPr="009E56B2">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9E56B2">
        <w:rPr>
          <w:rFonts w:ascii="Montserrat" w:hAnsi="Montserrat"/>
          <w:i/>
          <w:sz w:val="24"/>
        </w:rPr>
        <w:t xml:space="preserve">had </w:t>
      </w:r>
      <w:r w:rsidRPr="009E56B2">
        <w:rPr>
          <w:rFonts w:ascii="Montserrat" w:hAnsi="Montserrat"/>
          <w:sz w:val="24"/>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615032" w:rsidRPr="009E56B2" w:rsidRDefault="00615032">
      <w:pPr>
        <w:rPr>
          <w:rFonts w:ascii="Montserrat" w:hAnsi="Montserrat"/>
          <w:sz w:val="24"/>
        </w:rPr>
      </w:pPr>
      <w:r w:rsidRPr="009E56B2">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615032" w:rsidRPr="009E56B2" w:rsidRDefault="00615032">
      <w:pPr>
        <w:rPr>
          <w:rFonts w:ascii="Montserrat" w:hAnsi="Montserrat"/>
          <w:sz w:val="24"/>
        </w:rPr>
      </w:pPr>
      <w:r w:rsidRPr="009E56B2">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615032" w:rsidRPr="009E56B2" w:rsidRDefault="00615032">
      <w:pPr>
        <w:rPr>
          <w:rFonts w:ascii="Montserrat" w:hAnsi="Montserrat"/>
          <w:sz w:val="24"/>
        </w:rPr>
      </w:pPr>
      <w:r w:rsidRPr="009E56B2">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615032" w:rsidRPr="009E56B2" w:rsidRDefault="00615032">
      <w:pPr>
        <w:rPr>
          <w:rFonts w:ascii="Montserrat" w:hAnsi="Montserrat"/>
          <w:sz w:val="24"/>
        </w:rPr>
      </w:pPr>
      <w:r w:rsidRPr="009E56B2">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I'd been recalled was deeply involved in developing these toys. Which had a lot to do with </w:t>
      </w:r>
      <w:r w:rsidRPr="009E56B2">
        <w:rPr>
          <w:rFonts w:ascii="Montserrat" w:hAnsi="Montserrat"/>
          <w:i/>
          <w:sz w:val="24"/>
        </w:rPr>
        <w:t>why</w:t>
      </w:r>
      <w:r w:rsidRPr="009E56B2">
        <w:rPr>
          <w:rFonts w:ascii="Montserrat" w:hAnsi="Montserrat"/>
          <w:sz w:val="24"/>
        </w:rPr>
        <w:t xml:space="preserve"> I was actually recalled.</w:t>
      </w:r>
    </w:p>
    <w:p w:rsidR="00615032" w:rsidRPr="009E56B2" w:rsidRDefault="00615032">
      <w:pPr>
        <w:rPr>
          <w:rFonts w:ascii="Montserrat" w:hAnsi="Montserrat"/>
          <w:sz w:val="24"/>
        </w:rPr>
      </w:pPr>
      <w:r w:rsidRPr="009E56B2">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prophesy. They are going to create the threat they fear by trying to destroy it where it doesn't even exist."</w:t>
      </w:r>
    </w:p>
    <w:p w:rsidR="00615032" w:rsidRPr="009E56B2" w:rsidRDefault="00615032">
      <w:pPr>
        <w:rPr>
          <w:rFonts w:ascii="Montserrat" w:hAnsi="Montserrat"/>
          <w:sz w:val="24"/>
        </w:rPr>
      </w:pPr>
      <w:r w:rsidRPr="009E56B2">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615032" w:rsidRPr="009E56B2" w:rsidRDefault="00615032">
      <w:pPr>
        <w:rPr>
          <w:rFonts w:ascii="Montserrat" w:hAnsi="Montserrat"/>
          <w:sz w:val="24"/>
        </w:rPr>
      </w:pPr>
      <w:r w:rsidRPr="009E56B2">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615032" w:rsidRPr="009E56B2" w:rsidRDefault="00615032">
      <w:pPr>
        <w:rPr>
          <w:rFonts w:ascii="Montserrat" w:hAnsi="Montserrat"/>
          <w:sz w:val="24"/>
        </w:rPr>
      </w:pPr>
      <w:r w:rsidRPr="009E56B2">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615032" w:rsidRPr="009E56B2" w:rsidRDefault="00615032">
      <w:pPr>
        <w:rPr>
          <w:rFonts w:ascii="Montserrat" w:hAnsi="Montserrat"/>
          <w:sz w:val="24"/>
        </w:rPr>
      </w:pPr>
      <w:r w:rsidRPr="009E56B2">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r w:rsidRPr="009E56B2">
        <w:rPr>
          <w:rFonts w:ascii="Montserrat" w:hAnsi="Montserrat"/>
          <w:sz w:val="24"/>
        </w:rPr>
        <w:br w:type="page"/>
        <w:t>CHAPTER TWO</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615032" w:rsidRPr="009E56B2" w:rsidRDefault="00615032">
      <w:pPr>
        <w:rPr>
          <w:rFonts w:ascii="Montserrat" w:hAnsi="Montserrat"/>
          <w:sz w:val="24"/>
        </w:rPr>
      </w:pPr>
      <w:r w:rsidRPr="009E56B2">
        <w:rPr>
          <w:rFonts w:ascii="Montserrat" w:hAnsi="Montserrat"/>
          <w:sz w:val="24"/>
        </w:rPr>
        <w:tab/>
        <w:t xml:space="preserve">"Did I call at a bad time?" he asked. </w:t>
      </w:r>
    </w:p>
    <w:p w:rsidR="00615032" w:rsidRPr="009E56B2" w:rsidRDefault="00615032">
      <w:pPr>
        <w:rPr>
          <w:rFonts w:ascii="Montserrat" w:hAnsi="Montserrat"/>
          <w:sz w:val="24"/>
        </w:rPr>
      </w:pPr>
      <w:r w:rsidRPr="009E56B2">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rsidR="00615032" w:rsidRPr="009E56B2" w:rsidRDefault="00615032">
      <w:pPr>
        <w:rPr>
          <w:rFonts w:ascii="Montserrat" w:hAnsi="Montserrat"/>
          <w:sz w:val="24"/>
        </w:rPr>
      </w:pPr>
      <w:r w:rsidRPr="009E56B2">
        <w:rPr>
          <w:rFonts w:ascii="Montserrat" w:hAnsi="Montserrat"/>
          <w:sz w:val="24"/>
        </w:rPr>
        <w:tab/>
        <w:t xml:space="preserve">He chuckled; he was no doubt familiar with the joys of having "all the comforts of home" stuffed into a measly two cubic meters. </w:t>
      </w:r>
    </w:p>
    <w:p w:rsidR="00615032" w:rsidRPr="009E56B2" w:rsidRDefault="00615032">
      <w:pPr>
        <w:rPr>
          <w:rFonts w:ascii="Montserrat" w:hAnsi="Montserrat"/>
          <w:sz w:val="24"/>
        </w:rPr>
      </w:pPr>
      <w:r w:rsidRPr="009E56B2">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615032" w:rsidRPr="009E56B2" w:rsidRDefault="00615032">
      <w:pPr>
        <w:rPr>
          <w:rFonts w:ascii="Montserrat" w:hAnsi="Montserrat"/>
          <w:sz w:val="24"/>
        </w:rPr>
      </w:pPr>
      <w:r w:rsidRPr="009E56B2">
        <w:rPr>
          <w:rFonts w:ascii="Montserrat" w:hAnsi="Montserrat"/>
          <w:sz w:val="24"/>
        </w:rPr>
        <w:tab/>
        <w:t xml:space="preserve">It had been a gamble, but it had paid off. </w:t>
      </w:r>
    </w:p>
    <w:p w:rsidR="00615032" w:rsidRPr="009E56B2" w:rsidRDefault="00615032">
      <w:pPr>
        <w:rPr>
          <w:rFonts w:ascii="Montserrat" w:hAnsi="Montserrat"/>
          <w:sz w:val="24"/>
        </w:rPr>
      </w:pPr>
      <w:r w:rsidRPr="009E56B2">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615032" w:rsidRPr="009E56B2" w:rsidRDefault="00615032">
      <w:pPr>
        <w:rPr>
          <w:rFonts w:ascii="Montserrat" w:hAnsi="Montserrat"/>
          <w:sz w:val="24"/>
        </w:rPr>
      </w:pPr>
      <w:r w:rsidRPr="009E56B2">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9E56B2">
        <w:rPr>
          <w:rFonts w:ascii="Montserrat" w:hAnsi="Montserrat"/>
          <w:i/>
          <w:sz w:val="24"/>
        </w:rPr>
        <w:t xml:space="preserve">Just show up. It would be better arguing with them after the fact, </w:t>
      </w:r>
      <w:r w:rsidRPr="009E56B2">
        <w:rPr>
          <w:rFonts w:ascii="Montserrat" w:hAnsi="Montserrat"/>
          <w:sz w:val="24"/>
        </w:rPr>
        <w:t xml:space="preserve">he had said. Just show up. Break out of the reservation, book interplanetary passage to a corporate-military belt station and </w:t>
      </w:r>
      <w:r w:rsidRPr="009E56B2">
        <w:rPr>
          <w:rFonts w:ascii="Montserrat" w:hAnsi="Montserrat"/>
          <w:i/>
          <w:sz w:val="24"/>
        </w:rPr>
        <w:t>pray</w:t>
      </w:r>
      <w:r w:rsidRPr="009E56B2">
        <w:rPr>
          <w:rFonts w:ascii="Montserrat" w:hAnsi="Montserrat"/>
          <w:sz w:val="24"/>
        </w:rPr>
        <w:t xml:space="preserve"> I don't get arrested—that's what he was really saying. Still, I had made it this far. It was up to him to clean up the mess when it was over.</w:t>
      </w:r>
    </w:p>
    <w:p w:rsidR="00615032" w:rsidRPr="009E56B2" w:rsidRDefault="00615032">
      <w:pPr>
        <w:rPr>
          <w:rFonts w:ascii="Montserrat" w:hAnsi="Montserrat"/>
          <w:sz w:val="24"/>
        </w:rPr>
      </w:pPr>
      <w:r w:rsidRPr="009E56B2">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615032" w:rsidRPr="009E56B2" w:rsidRDefault="00615032">
      <w:pPr>
        <w:rPr>
          <w:rFonts w:ascii="Montserrat" w:hAnsi="Montserrat"/>
          <w:sz w:val="24"/>
        </w:rPr>
      </w:pPr>
      <w:r w:rsidRPr="009E56B2">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615032" w:rsidRPr="009E56B2" w:rsidRDefault="00615032">
      <w:pPr>
        <w:rPr>
          <w:rFonts w:ascii="Montserrat" w:hAnsi="Montserrat"/>
          <w:sz w:val="24"/>
        </w:rPr>
      </w:pPr>
      <w:r w:rsidRPr="009E56B2">
        <w:rPr>
          <w:rFonts w:ascii="Montserrat" w:hAnsi="Montserrat"/>
          <w:sz w:val="24"/>
        </w:rPr>
        <w:tab/>
        <w:t>"No problem, Ms. Sinclair.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rsidR="00615032" w:rsidRPr="009E56B2" w:rsidRDefault="00615032">
      <w:pPr>
        <w:rPr>
          <w:rFonts w:ascii="Montserrat" w:hAnsi="Montserrat"/>
          <w:sz w:val="24"/>
        </w:rPr>
      </w:pPr>
      <w:r w:rsidRPr="009E56B2">
        <w:rPr>
          <w:rFonts w:ascii="Montserrat" w:hAnsi="Montserrat"/>
          <w:sz w:val="24"/>
        </w:rPr>
        <w:tab/>
        <w:t xml:space="preserve">I raised an eyebrow. I didn't have to read him mind to know that he was hoping for a reward for his special efforts on my behalf. But how should I read the subtext? </w:t>
      </w:r>
      <w:r w:rsidRPr="009E56B2">
        <w:rPr>
          <w:rFonts w:ascii="Montserrat" w:hAnsi="Montserrat"/>
          <w:i/>
          <w:sz w:val="24"/>
        </w:rPr>
        <w:t xml:space="preserve">Pay soon. I'll arrange cover for our activity. Don't put me off, or squeeze out of it, or I'll make you regret it. I promise you, that won't be fun. </w:t>
      </w:r>
      <w:r w:rsidRPr="009E56B2">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615032" w:rsidRPr="009E56B2" w:rsidRDefault="00615032">
      <w:pPr>
        <w:rPr>
          <w:rFonts w:ascii="Montserrat" w:hAnsi="Montserrat"/>
          <w:sz w:val="24"/>
        </w:rPr>
      </w:pPr>
      <w:r w:rsidRPr="009E56B2">
        <w:rPr>
          <w:rFonts w:ascii="Montserrat" w:hAnsi="Montserrat"/>
          <w:sz w:val="24"/>
        </w:rPr>
        <w:tab/>
        <w:t>Subtext: Don't be pushy. I'll think about it, but I want to meet you in person before I meet you anywhere in private. He nodded and smiled a half smile, "I understand. I hope to hear from you then."</w:t>
      </w:r>
    </w:p>
    <w:p w:rsidR="00615032" w:rsidRPr="009E56B2" w:rsidRDefault="00615032">
      <w:pPr>
        <w:rPr>
          <w:rFonts w:ascii="Montserrat" w:hAnsi="Montserrat"/>
          <w:sz w:val="24"/>
        </w:rPr>
      </w:pPr>
      <w:r w:rsidRPr="009E56B2">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615032" w:rsidRPr="009E56B2" w:rsidRDefault="00615032">
      <w:pPr>
        <w:rPr>
          <w:rFonts w:ascii="Montserrat" w:hAnsi="Montserrat"/>
          <w:sz w:val="24"/>
        </w:rPr>
      </w:pPr>
      <w:r w:rsidRPr="009E56B2">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615032" w:rsidRPr="009E56B2" w:rsidRDefault="00615032">
      <w:pPr>
        <w:rPr>
          <w:rFonts w:ascii="Montserrat" w:hAnsi="Montserrat"/>
          <w:sz w:val="24"/>
        </w:rPr>
      </w:pPr>
      <w:r w:rsidRPr="009E56B2">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my hair was red, was perhaps an understatement. By way of my mother and my alleged father, I was one quarter Japanese, a quarter Irish and half Scots. Somehow my genes had combined to produce hair the precise color of freshly spilled blood. A memorable, distinctive feature boldly advertised in the media. On average it took only a puzzled moment for people to place where they had seen it before.</w:t>
      </w:r>
    </w:p>
    <w:p w:rsidR="00615032" w:rsidRPr="009E56B2" w:rsidRDefault="00615032">
      <w:pPr>
        <w:rPr>
          <w:rFonts w:ascii="Montserrat" w:hAnsi="Montserrat"/>
          <w:sz w:val="24"/>
        </w:rPr>
      </w:pPr>
      <w:r w:rsidRPr="009E56B2">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615032" w:rsidRPr="009E56B2" w:rsidRDefault="00615032">
      <w:pPr>
        <w:rPr>
          <w:rFonts w:ascii="Montserrat" w:hAnsi="Montserrat"/>
          <w:sz w:val="24"/>
        </w:rPr>
      </w:pPr>
      <w:r w:rsidRPr="009E56B2">
        <w:rPr>
          <w:rFonts w:ascii="Montserrat" w:hAnsi="Montserrat"/>
          <w:sz w:val="24"/>
        </w:rPr>
        <w:tab/>
        <w:t>Anonymity is the most valuable possession an active psi has.</w:t>
      </w:r>
    </w:p>
    <w:p w:rsidR="00615032" w:rsidRPr="009E56B2" w:rsidRDefault="00615032">
      <w:pPr>
        <w:rPr>
          <w:rFonts w:ascii="Montserrat" w:hAnsi="Montserrat"/>
          <w:sz w:val="24"/>
        </w:rPr>
      </w:pPr>
      <w:r w:rsidRPr="009E56B2">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615032" w:rsidRPr="009E56B2" w:rsidRDefault="00615032">
      <w:pPr>
        <w:rPr>
          <w:rFonts w:ascii="Montserrat" w:hAnsi="Montserrat"/>
          <w:sz w:val="24"/>
        </w:rPr>
      </w:pPr>
      <w:r w:rsidRPr="009E56B2">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615032" w:rsidRPr="009E56B2" w:rsidRDefault="00615032">
      <w:pPr>
        <w:rPr>
          <w:rFonts w:ascii="Montserrat" w:hAnsi="Montserrat"/>
          <w:sz w:val="24"/>
        </w:rPr>
      </w:pPr>
      <w:r w:rsidRPr="009E56B2">
        <w:rPr>
          <w:rFonts w:ascii="Montserrat" w:hAnsi="Montserrat"/>
          <w:sz w:val="24"/>
        </w:rPr>
        <w:tab/>
        <w:t xml:space="preserve">At first it is not obvious, but I discovered that while there were indeed some people who moved about totally naked—indecently exposed and thus vulnerable to the eye—one mostly saw people who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615032" w:rsidRPr="009E56B2" w:rsidRDefault="00615032">
      <w:pPr>
        <w:rPr>
          <w:rFonts w:ascii="Montserrat" w:hAnsi="Montserrat"/>
          <w:sz w:val="24"/>
        </w:rPr>
      </w:pPr>
      <w:r w:rsidRPr="009E56B2">
        <w:rPr>
          <w:rFonts w:ascii="Montserrat" w:hAnsi="Montserrat"/>
          <w:sz w:val="24"/>
        </w:rPr>
        <w:tab/>
        <w:t xml:space="preserve">Worst—or perhaps </w:t>
      </w:r>
      <w:r w:rsidRPr="009E56B2">
        <w:rPr>
          <w:rFonts w:ascii="Montserrat" w:hAnsi="Montserrat"/>
          <w:i/>
          <w:sz w:val="24"/>
        </w:rPr>
        <w:t>best</w:t>
      </w:r>
      <w:r w:rsidRPr="009E56B2">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615032" w:rsidRPr="009E56B2" w:rsidRDefault="00615032">
      <w:pPr>
        <w:rPr>
          <w:rFonts w:ascii="Montserrat" w:hAnsi="Montserrat"/>
          <w:sz w:val="24"/>
        </w:rPr>
      </w:pPr>
      <w:r w:rsidRPr="009E56B2">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My mother had been exotically beautiful, though.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At a second glance, the painful illusion shattered. </w:t>
      </w:r>
    </w:p>
    <w:p w:rsidR="00615032" w:rsidRPr="009E56B2" w:rsidRDefault="00615032">
      <w:pPr>
        <w:rPr>
          <w:rFonts w:ascii="Montserrat" w:hAnsi="Montserrat"/>
          <w:sz w:val="24"/>
        </w:rPr>
      </w:pPr>
      <w:r w:rsidRPr="009E56B2">
        <w:rPr>
          <w:rFonts w:ascii="Montserrat" w:hAnsi="Montserrat"/>
          <w:sz w:val="24"/>
        </w:rPr>
        <w:tab/>
        <w:t xml:space="preserve">I stared into the glass until the ache was bearable. I was a pale reflection of her, but I was developing a sense of pride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 almost resented the quirk of chance that gave me a body so easy to love, for it is not often that a mind possesses and is in possession of outward form so resonant with the inner soul. Perhaps being so ill at ease with that blessing explains why it took so long for me to allow myself to appreciate it. </w:t>
      </w:r>
    </w:p>
    <w:p w:rsidR="00615032" w:rsidRPr="009E56B2" w:rsidRDefault="00615032">
      <w:pPr>
        <w:rPr>
          <w:rFonts w:ascii="Montserrat" w:hAnsi="Montserrat"/>
          <w:sz w:val="24"/>
        </w:rPr>
      </w:pPr>
      <w:r w:rsidRPr="009E56B2">
        <w:rPr>
          <w:rFonts w:ascii="Montserrat" w:hAnsi="Montserrat"/>
          <w:sz w:val="24"/>
        </w:rPr>
        <w:tab/>
        <w:t xml:space="preserve">Or perhaps, I had denied myself the embrace of myself for fear of what I stood to lose should I risk life or limb. Maybe that is why most people never find the beauty in themselves; a willful ignorance of what they stand to lose. Or what they have to live for. 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615032" w:rsidRPr="009E56B2" w:rsidRDefault="00615032">
      <w:pPr>
        <w:rPr>
          <w:rFonts w:ascii="Montserrat" w:hAnsi="Montserrat"/>
          <w:sz w:val="24"/>
        </w:rPr>
      </w:pPr>
      <w:r w:rsidRPr="009E56B2">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615032" w:rsidRPr="009E56B2" w:rsidRDefault="00615032">
      <w:pPr>
        <w:rPr>
          <w:rFonts w:ascii="Montserrat" w:hAnsi="Montserrat"/>
          <w:sz w:val="24"/>
        </w:rPr>
      </w:pPr>
      <w:r w:rsidRPr="009E56B2">
        <w:rPr>
          <w:rFonts w:ascii="Montserrat" w:hAnsi="Montserrat"/>
          <w:sz w:val="24"/>
        </w:rPr>
        <w:tab/>
        <w:t xml:space="preserve">Of course while covering everything but the face—from the tips of my fingers and toes, to the top of my throat—when molded to a body's contour it </w:t>
      </w:r>
      <w:r w:rsidRPr="009E56B2">
        <w:rPr>
          <w:rFonts w:ascii="Montserrat" w:hAnsi="Montserrat"/>
          <w:i/>
          <w:sz w:val="24"/>
        </w:rPr>
        <w:t>hides</w:t>
      </w:r>
      <w:r w:rsidRPr="009E56B2">
        <w:rPr>
          <w:rFonts w:ascii="Montserrat" w:hAnsi="Montserrat"/>
          <w:sz w:val="24"/>
        </w:rPr>
        <w:t xml:space="preserve"> nothing what-so-ever. A fact not designed to comfort self-conscious males </w:t>
      </w:r>
      <w:r w:rsidRPr="009E56B2">
        <w:rPr>
          <w:rFonts w:ascii="Montserrat" w:hAnsi="Montserrat"/>
          <w:i/>
          <w:sz w:val="24"/>
        </w:rPr>
        <w:t xml:space="preserve">or </w:t>
      </w:r>
      <w:r w:rsidRPr="009E56B2">
        <w:rPr>
          <w:rFonts w:ascii="Montserrat" w:hAnsi="Montserrat"/>
          <w:sz w:val="24"/>
        </w:rP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rsidR="00615032" w:rsidRPr="009E56B2" w:rsidRDefault="00615032">
      <w:pPr>
        <w:rPr>
          <w:rFonts w:ascii="Montserrat" w:hAnsi="Montserrat"/>
          <w:sz w:val="24"/>
        </w:rPr>
      </w:pPr>
      <w:r w:rsidRPr="009E56B2">
        <w:rPr>
          <w:rFonts w:ascii="Montserrat" w:hAnsi="Montserrat"/>
          <w:sz w:val="24"/>
        </w:rPr>
        <w:tab/>
        <w:t xml:space="preserve">My body sleeve, while being useless for exposure to a vacuum, had the distinct advantages of being durable, self cleaning, and immune to bullets and knives. I am not too proud to have my life saved by my underwear. </w:t>
      </w:r>
    </w:p>
    <w:p w:rsidR="00615032" w:rsidRPr="009E56B2" w:rsidRDefault="00615032">
      <w:pPr>
        <w:rPr>
          <w:rFonts w:ascii="Montserrat" w:hAnsi="Montserrat"/>
          <w:sz w:val="24"/>
        </w:rPr>
      </w:pPr>
      <w:r w:rsidRPr="009E56B2">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615032" w:rsidRPr="009E56B2" w:rsidRDefault="00615032">
      <w:pPr>
        <w:rPr>
          <w:rFonts w:ascii="Montserrat" w:hAnsi="Montserrat"/>
          <w:sz w:val="24"/>
        </w:rPr>
      </w:pPr>
      <w:r w:rsidRPr="009E56B2">
        <w:rPr>
          <w:rFonts w:ascii="Montserrat" w:hAnsi="Montserrat"/>
          <w:sz w:val="24"/>
        </w:rP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rsidR="00615032" w:rsidRPr="009E56B2" w:rsidRDefault="00615032">
      <w:pPr>
        <w:rPr>
          <w:rFonts w:ascii="Montserrat" w:hAnsi="Montserrat"/>
          <w:sz w:val="24"/>
        </w:rPr>
      </w:pPr>
      <w:r w:rsidRPr="009E56B2">
        <w:rPr>
          <w:rFonts w:ascii="Montserrat" w:hAnsi="Montserrat"/>
          <w:sz w:val="24"/>
        </w:rPr>
        <w:tab/>
        <w:t>In spite of the urge to burn the papers, I tucked my orders into my pocket.</w:t>
      </w:r>
    </w:p>
    <w:p w:rsidR="00615032" w:rsidRPr="009E56B2" w:rsidRDefault="00615032">
      <w:pPr>
        <w:rPr>
          <w:rFonts w:ascii="Montserrat" w:hAnsi="Montserrat"/>
          <w:sz w:val="24"/>
        </w:rPr>
      </w:pPr>
      <w:r w:rsidRPr="009E56B2">
        <w:rPr>
          <w:rFonts w:ascii="Montserrat" w:hAnsi="Montserrat"/>
          <w:sz w:val="24"/>
        </w:rPr>
        <w:tab/>
        <w:t xml:space="preserve">Seeing the time I had to wait, I made my way up to the Observation Deck and watched for the arrival of the seed ship prototype, </w:t>
      </w:r>
      <w:r w:rsidRPr="009E56B2">
        <w:rPr>
          <w:rFonts w:ascii="Montserrat" w:hAnsi="Montserrat"/>
          <w:i/>
          <w:sz w:val="24"/>
        </w:rPr>
        <w:t>Gabriel.</w:t>
      </w:r>
      <w:r w:rsidRPr="009E56B2">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615032" w:rsidRPr="009E56B2" w:rsidRDefault="00615032">
      <w:pPr>
        <w:rPr>
          <w:rFonts w:ascii="Montserrat" w:hAnsi="Montserrat"/>
          <w:sz w:val="24"/>
        </w:rPr>
      </w:pPr>
      <w:r w:rsidRPr="009E56B2">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"Sinclair," he greeted me with a nod, "Nice of you to join us." Between us, it was a slap. I turned and stared at him incredulously for a moment before shaking my head and walking away.</w:t>
      </w:r>
    </w:p>
    <w:p w:rsidR="00615032" w:rsidRPr="009E56B2" w:rsidRDefault="00615032">
      <w:pPr>
        <w:rPr>
          <w:rFonts w:ascii="Montserrat" w:hAnsi="Montserrat"/>
          <w:sz w:val="24"/>
        </w:rPr>
      </w:pPr>
      <w:r w:rsidRPr="009E56B2">
        <w:rPr>
          <w:rFonts w:ascii="Montserrat" w:hAnsi="Montserrat"/>
          <w:sz w:val="24"/>
        </w:rPr>
        <w:tab/>
        <w:t>"What?" he called after me.</w:t>
      </w:r>
    </w:p>
    <w:p w:rsidR="00615032" w:rsidRPr="009E56B2" w:rsidRDefault="00615032">
      <w:pPr>
        <w:rPr>
          <w:rFonts w:ascii="Montserrat" w:hAnsi="Montserrat"/>
          <w:sz w:val="24"/>
        </w:rPr>
      </w:pPr>
      <w:r w:rsidRPr="009E56B2">
        <w:rPr>
          <w:rFonts w:ascii="Montserrat" w:hAnsi="Montserrat"/>
          <w:sz w:val="24"/>
        </w:rPr>
        <w:tab/>
        <w:t xml:space="preserve">I almost turned back to explain, when my stomach decided to remind me of its existence. </w:t>
      </w:r>
      <w:r w:rsidRPr="009E56B2">
        <w:rPr>
          <w:rFonts w:ascii="Montserrat" w:hAnsi="Montserrat"/>
          <w:i/>
          <w:sz w:val="24"/>
        </w:rPr>
        <w:t>Should've taken care of that,</w:t>
      </w:r>
      <w:r w:rsidRPr="009E56B2">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615032" w:rsidRPr="009E56B2" w:rsidRDefault="00615032">
      <w:pPr>
        <w:rPr>
          <w:rFonts w:ascii="Montserrat" w:hAnsi="Montserrat"/>
          <w:sz w:val="24"/>
        </w:rPr>
      </w:pPr>
      <w:r w:rsidRPr="009E56B2">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rsidR="00615032" w:rsidRPr="009E56B2" w:rsidRDefault="00615032">
      <w:pPr>
        <w:rPr>
          <w:rFonts w:ascii="Montserrat" w:hAnsi="Montserrat"/>
          <w:sz w:val="24"/>
        </w:rPr>
      </w:pPr>
      <w:r w:rsidRPr="009E56B2">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615032" w:rsidRPr="009E56B2" w:rsidRDefault="00615032">
      <w:pPr>
        <w:rPr>
          <w:rFonts w:ascii="Montserrat" w:hAnsi="Montserrat"/>
          <w:sz w:val="24"/>
        </w:rPr>
      </w:pPr>
      <w:r w:rsidRPr="009E56B2">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615032" w:rsidRPr="009E56B2" w:rsidRDefault="00615032">
      <w:pPr>
        <w:rPr>
          <w:rFonts w:ascii="Montserrat" w:hAnsi="Montserrat"/>
          <w:sz w:val="24"/>
        </w:rPr>
      </w:pPr>
      <w:r w:rsidRPr="009E56B2">
        <w:rPr>
          <w:rFonts w:ascii="Montserrat" w:hAnsi="Montserrat"/>
          <w:sz w:val="24"/>
        </w:rP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615032" w:rsidRPr="009E56B2" w:rsidRDefault="00615032">
      <w:pPr>
        <w:rPr>
          <w:rFonts w:ascii="Montserrat" w:hAnsi="Montserrat"/>
          <w:sz w:val="24"/>
        </w:rPr>
      </w:pPr>
      <w:r w:rsidRPr="009E56B2">
        <w:rPr>
          <w:rFonts w:ascii="Montserrat" w:hAnsi="Montserrat"/>
          <w:sz w:val="24"/>
        </w:rPr>
        <w:tab/>
        <w:t xml:space="preserve">"Sinclair,"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615032" w:rsidRPr="009E56B2" w:rsidRDefault="00615032">
      <w:pPr>
        <w:rPr>
          <w:rFonts w:ascii="Montserrat" w:hAnsi="Montserrat"/>
          <w:sz w:val="24"/>
        </w:rPr>
      </w:pPr>
      <w:r w:rsidRPr="009E56B2">
        <w:rPr>
          <w:rFonts w:ascii="Montserrat" w:hAnsi="Montserrat"/>
          <w:sz w:val="24"/>
        </w:rPr>
        <w:tab/>
        <w:t xml:space="preserve">I was starting to feel like a bone with two dogs. </w:t>
      </w:r>
    </w:p>
    <w:p w:rsidR="00615032" w:rsidRPr="009E56B2" w:rsidRDefault="00615032">
      <w:pPr>
        <w:rPr>
          <w:rFonts w:ascii="Montserrat" w:hAnsi="Montserrat"/>
          <w:sz w:val="24"/>
        </w:rPr>
      </w:pPr>
      <w:r w:rsidRPr="009E56B2">
        <w:rPr>
          <w:rFonts w:ascii="Montserrat" w:hAnsi="Montserrat"/>
          <w:sz w:val="24"/>
        </w:rPr>
        <w:tab/>
        <w:t>"Thanks," I said wryly, following her up through the ship's access. At the top of the gangway, I turned to the Chief Petty Officer, "Active Sinclair, Arden Eve, reporting. Permission to come aboard?"</w:t>
      </w:r>
    </w:p>
    <w:p w:rsidR="00615032" w:rsidRPr="009E56B2" w:rsidRDefault="00615032">
      <w:pPr>
        <w:rPr>
          <w:rFonts w:ascii="Montserrat" w:hAnsi="Montserrat"/>
          <w:sz w:val="24"/>
        </w:rPr>
      </w:pPr>
      <w:r w:rsidRPr="009E56B2">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615032" w:rsidRPr="009E56B2" w:rsidRDefault="00615032">
      <w:pPr>
        <w:rPr>
          <w:rFonts w:ascii="Montserrat" w:hAnsi="Montserrat"/>
          <w:sz w:val="24"/>
        </w:rPr>
      </w:pPr>
      <w:r w:rsidRPr="009E56B2">
        <w:rPr>
          <w:rFonts w:ascii="Montserrat" w:hAnsi="Montserrat"/>
          <w:sz w:val="24"/>
        </w:rPr>
        <w:tab/>
        <w:t>"Mind your manners Mr. Grant," she countered taking my arm guiding me past. Aside, she murmured, "Ms. Sinclair,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615032" w:rsidRPr="009E56B2" w:rsidRDefault="00615032">
      <w:pPr>
        <w:rPr>
          <w:rFonts w:ascii="Montserrat" w:hAnsi="Montserrat"/>
          <w:sz w:val="24"/>
        </w:rPr>
      </w:pPr>
      <w:r w:rsidRPr="009E56B2">
        <w:rPr>
          <w:rFonts w:ascii="Montserrat" w:hAnsi="Montserrat"/>
          <w:sz w:val="24"/>
        </w:rPr>
        <w:tab/>
        <w:t>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I was engaged in thought, not really looking where I was going when I bumped into a man at the next corner.</w:t>
      </w:r>
    </w:p>
    <w:p w:rsidR="00615032" w:rsidRPr="009E56B2" w:rsidRDefault="00615032">
      <w:pPr>
        <w:rPr>
          <w:rFonts w:ascii="Montserrat" w:hAnsi="Montserrat"/>
          <w:sz w:val="24"/>
        </w:rPr>
      </w:pPr>
      <w:r w:rsidRPr="009E56B2">
        <w:rPr>
          <w:rFonts w:ascii="Montserrat" w:hAnsi="Montserrat"/>
          <w:sz w:val="24"/>
        </w:rPr>
        <w:tab/>
        <w:t>He caught me, absorbing the impact; I ended up held in a loose embrace. His hands rested familiarly on my hips; his eyes locked warmly on my own. "Sorry, Red. Wasn't watching where I was going," he said innocently. Before I could say a word, he had disengaged and was off around the corner.</w:t>
      </w:r>
    </w:p>
    <w:p w:rsidR="00615032" w:rsidRPr="009E56B2" w:rsidRDefault="00615032">
      <w:pPr>
        <w:rPr>
          <w:rFonts w:ascii="Montserrat" w:hAnsi="Montserrat"/>
          <w:sz w:val="24"/>
        </w:rPr>
      </w:pPr>
      <w:r w:rsidRPr="009E56B2">
        <w:rPr>
          <w:rFonts w:ascii="Montserrat" w:hAnsi="Montserrat"/>
          <w:sz w:val="24"/>
        </w:rPr>
        <w:tab/>
        <w:t xml:space="preserve">I turned, completely off balance, to look after him but he had vanished. I shook my head, vaguely alarmed. The man had hands that knew just where to go to disarm me, and I didn't have a clue who he was. I tried to shrug it off and continued on. </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 xml:space="preserve">Angelica Thompson caught up with me and delivered me to the captain. O'Neal invited me to take a chair and asked Thompson to collect the other members of my group so he could make the introductions. I made myself comfortable, enjoying the view out his stateroom window. It is one of those things about the space age, one only rarely gets to see space. While we waited he asked me to share the details of my trip. He was amused by my simple and direct solution to the problems of getting off the reservation, and acquiring transportation as far as Low Earth Orbit. I found a nice remote corner of the reservation and I flew, under my own power, up to the Luna V transfer station. He listened to the measures I had to take in order to adapt to make this little trek, and I confessed that I would never have thought to try it if it had not been for the fact that my mother had once gone to the moon and back the same way on a bet. Of course for a trained active class three psi, it is no more dangerous than hiking through a desert. </w:t>
      </w:r>
    </w:p>
    <w:p w:rsidR="00615032" w:rsidRPr="009E56B2" w:rsidRDefault="00615032">
      <w:pPr>
        <w:rPr>
          <w:rFonts w:ascii="Montserrat" w:hAnsi="Montserrat"/>
          <w:sz w:val="24"/>
        </w:rPr>
      </w:pPr>
      <w:r w:rsidRPr="009E56B2">
        <w:rPr>
          <w:rFonts w:ascii="Montserrat" w:hAnsi="Montserrat"/>
          <w:sz w:val="24"/>
        </w:rPr>
        <w:tab/>
        <w:t>O'Neal shook his head, saying wryly, "And I wonder what it is about actives that scares the generals and politicians." We had had many conversations about the antipathy of politicians toward actives, but this was the first time I had heard him add in the military.</w:t>
      </w:r>
    </w:p>
    <w:p w:rsidR="00615032" w:rsidRPr="009E56B2" w:rsidRDefault="00615032">
      <w:pPr>
        <w:rPr>
          <w:rFonts w:ascii="Montserrat" w:hAnsi="Montserrat"/>
          <w:sz w:val="24"/>
        </w:rPr>
      </w:pPr>
      <w:r w:rsidRPr="009E56B2">
        <w:rPr>
          <w:rFonts w:ascii="Montserrat" w:hAnsi="Montserrat"/>
          <w:sz w:val="24"/>
        </w:rPr>
        <w:tab/>
        <w:t>"So, now the military is having doubts, eh?" I asked.</w:t>
      </w:r>
    </w:p>
    <w:p w:rsidR="00615032" w:rsidRPr="009E56B2" w:rsidRDefault="00615032">
      <w:pPr>
        <w:rPr>
          <w:rFonts w:ascii="Montserrat" w:hAnsi="Montserrat"/>
          <w:sz w:val="24"/>
        </w:rPr>
      </w:pPr>
      <w:r w:rsidRPr="009E56B2">
        <w:rPr>
          <w:rFonts w:ascii="Montserrat" w:hAnsi="Montserrat"/>
          <w:sz w:val="24"/>
        </w:rPr>
        <w:tab/>
        <w:t>"Well, no. But not for lack of paranoid pressure from the civilian establishment," he answered. "Your name came up again. Some of your friends in Oregon have assembled a profile on you trying to build a case for their belief that you are a reactor pile a few rods short of critical mass. There was some noise about having you ejected from the operational side of Exodus. Of course there are objections to allowing any of the selected actives to remain of the program," he complained. "Naturally, these objections are overruled, but some of the allegations they are making do worry some of the brass higher up."</w:t>
      </w:r>
    </w:p>
    <w:p w:rsidR="00615032" w:rsidRPr="009E56B2" w:rsidRDefault="00615032">
      <w:pPr>
        <w:rPr>
          <w:rFonts w:ascii="Montserrat" w:hAnsi="Montserrat"/>
          <w:sz w:val="24"/>
        </w:rPr>
      </w:pPr>
      <w:r w:rsidRPr="009E56B2">
        <w:rPr>
          <w:rFonts w:ascii="Montserrat" w:hAnsi="Montserrat"/>
          <w:sz w:val="24"/>
        </w:rPr>
        <w:tab/>
        <w:t>"You mean the allegations that, without some form of neural leash or synaptic lock to prevent us from 'exercising our abilities with authority', the authority of captain is dangerously undermined?" I corrected, scowling. "Whoever thought up these 'mind-control' fantasies obviously had no psi capability what-so-ever."</w:t>
      </w:r>
    </w:p>
    <w:p w:rsidR="00615032" w:rsidRPr="009E56B2" w:rsidRDefault="00615032">
      <w:pPr>
        <w:rPr>
          <w:rFonts w:ascii="Montserrat" w:hAnsi="Montserrat"/>
          <w:sz w:val="24"/>
        </w:rPr>
      </w:pPr>
      <w:r w:rsidRPr="009E56B2">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615032" w:rsidRPr="009E56B2" w:rsidRDefault="00615032">
      <w:pPr>
        <w:rPr>
          <w:rFonts w:ascii="Montserrat" w:hAnsi="Montserrat"/>
          <w:sz w:val="24"/>
        </w:rPr>
      </w:pPr>
      <w:r w:rsidRPr="009E56B2">
        <w:rPr>
          <w:rFonts w:ascii="Montserrat" w:hAnsi="Montserrat"/>
          <w:sz w:val="24"/>
        </w:rPr>
        <w:tab/>
        <w:t>I sighed softly and gazed out into the depths beyond the portal. He watched me as I combed my fingers over my hair, tucking loose wisps behind my ear. "There are easier ways to make people do what you want," I murmured, "and most of them don't call for exposing the deepest and most intimate precincts of your soul." I felt his eyes studying me as I reflected on the hard lessons I had learned as a child, before my abilities had been harnessed by discipline. "The problem with these people," I went on, pushing those thoughts aside, "is they have no real concept of intimacy. Sure, I could take everyone over, and if I were real clever about it, I could seize control of the ship, but not without letting every person on the ship know things about me I wouldn't tell my own mother. It's just..." I didn't have words to describe it. Even as close as my mother and I were, there were things we could hide from each other, but to control another's mind you had to trap them in the depths of your self. Deeper than the most sexual intimacy. I had tried it once. It was, "...unbelievably indecent!" I finally gasped.</w:t>
      </w:r>
    </w:p>
    <w:p w:rsidR="00615032" w:rsidRPr="009E56B2" w:rsidRDefault="00615032">
      <w:pPr>
        <w:rPr>
          <w:rFonts w:ascii="Montserrat" w:hAnsi="Montserrat"/>
          <w:sz w:val="24"/>
        </w:rPr>
      </w:pPr>
      <w:r w:rsidRPr="009E56B2">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Exodus by these allegations that, in spite of your superior reputation and a record of unquestionable conduct, your capabilities as a full spectrum psionic make you a certifiable threat to the safety and welfare of your ship and her complement."</w:t>
      </w:r>
    </w:p>
    <w:p w:rsidR="00615032" w:rsidRPr="009E56B2" w:rsidRDefault="00615032">
      <w:pPr>
        <w:rPr>
          <w:rFonts w:ascii="Montserrat" w:hAnsi="Montserrat"/>
          <w:sz w:val="24"/>
        </w:rPr>
      </w:pPr>
      <w:r w:rsidRPr="009E56B2">
        <w:rPr>
          <w:rFonts w:ascii="Montserrat" w:hAnsi="Montserrat"/>
          <w:sz w:val="24"/>
        </w:rPr>
        <w:tab/>
        <w:t>"So what was the board's response?" I asked while he laughed softly at the expression on my face. He took a deep breath to calm himself and ran his hands through his hair. When he started chuckling again, I snarled, "Well? What did they say?"</w:t>
      </w:r>
    </w:p>
    <w:p w:rsidR="00615032" w:rsidRPr="009E56B2" w:rsidRDefault="00615032">
      <w:pPr>
        <w:rPr>
          <w:rFonts w:ascii="Montserrat" w:hAnsi="Montserrat"/>
          <w:sz w:val="24"/>
        </w:rPr>
      </w:pPr>
      <w:r w:rsidRPr="009E56B2">
        <w:rPr>
          <w:rFonts w:ascii="Montserrat" w:hAnsi="Montserrat"/>
          <w:sz w:val="24"/>
        </w:rPr>
        <w:tab/>
        <w:t>I didn't get an answer, as Thompson had shown up with the two other class three actives of my group.</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but you could have knocked me over with a feather as the captain named him and the young woman who had accompanied him into the captain's stateroom. Connor and I had known each other on the reservation. I guess ten years did make a difference in a man. I struggled to hear the introductions, smile and shake hands with each of them as they were introduced. "Thank you, Angel," O'Neal said, waving them in to a couple of seats. "Arden, allow me to introduce Connor Annan Lennox, one of your classmates from the Curry Reservation in Oregon, and Morgan Ellen Winter from the Essex Reservation in New York. Morgan, Connor, I'd like you to meet Arden Eve Sinclair, who I'm sure you both recognize."</w:t>
      </w:r>
    </w:p>
    <w:p w:rsidR="00615032" w:rsidRPr="009E56B2" w:rsidRDefault="00615032">
      <w:pPr>
        <w:rPr>
          <w:rFonts w:ascii="Montserrat" w:hAnsi="Montserrat"/>
          <w:sz w:val="24"/>
        </w:rPr>
      </w:pPr>
      <w:r w:rsidRPr="009E56B2">
        <w:rPr>
          <w:rFonts w:ascii="Montserrat" w:hAnsi="Montserrat"/>
          <w:sz w:val="24"/>
        </w:rPr>
        <w:tab/>
        <w:t>We all exchanged pleasantries, and the captain brought them up to date on the problems related to getting me united with my assigned group. Shortly he had caught up to where we had been interrupted by their arrival.</w:t>
      </w:r>
    </w:p>
    <w:p w:rsidR="00615032" w:rsidRPr="009E56B2" w:rsidRDefault="00615032">
      <w:pPr>
        <w:rPr>
          <w:rFonts w:ascii="Montserrat" w:hAnsi="Montserrat"/>
          <w:sz w:val="24"/>
        </w:rPr>
      </w:pPr>
      <w:r w:rsidRPr="009E56B2">
        <w:rPr>
          <w:rFonts w:ascii="Montserrat" w:hAnsi="Montserrat"/>
          <w:sz w:val="24"/>
        </w:rPr>
        <w:tab/>
        <w:t>"So, Arden's detractors had the matter brought before the Board. They proceeded to attack her qualifications, seeking grounds to disqualify her for the naval side of operation. Inevitably they pointed out that she is not a naval officer. In light of that reminder, it seems that the Board has concluded that your capabilities as ranking officers are judged to be just as valuable to the mission as your capabilities as actives. On those grounds the delegates called for the Board to dismiss your selection for the mission. Naturally," he related, "the Board admitted that it was very concerned with the problem, and thanked the delegates for pointing out their oversight..."</w:t>
      </w:r>
    </w:p>
    <w:p w:rsidR="00615032" w:rsidRPr="009E56B2" w:rsidRDefault="00615032">
      <w:pPr>
        <w:rPr>
          <w:rFonts w:ascii="Montserrat" w:hAnsi="Montserrat"/>
          <w:sz w:val="24"/>
        </w:rPr>
      </w:pPr>
      <w:r w:rsidRPr="009E56B2">
        <w:rPr>
          <w:rFonts w:ascii="Montserrat" w:hAnsi="Montserrat"/>
          <w:sz w:val="24"/>
        </w:rPr>
        <w:tab/>
        <w:t>"What!?" I interrupted in disbelief.</w:t>
      </w:r>
    </w:p>
    <w:p w:rsidR="00615032" w:rsidRPr="009E56B2" w:rsidRDefault="00615032">
      <w:pPr>
        <w:rPr>
          <w:rFonts w:ascii="Montserrat" w:hAnsi="Montserrat"/>
          <w:sz w:val="24"/>
        </w:rPr>
      </w:pPr>
      <w:r w:rsidRPr="009E56B2">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three of you. What it means is that all of you are going back to Earth after this shake down and you will be entered into the academy and other prep programs to cultivate the experience the job will call for. Sorry, Arden, my plan to short cut you into active duty was nipped in the bud. Fortunately, it also means that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rsidR="00615032" w:rsidRPr="009E56B2" w:rsidRDefault="00615032">
      <w:pPr>
        <w:rPr>
          <w:rFonts w:ascii="Montserrat" w:hAnsi="Montserrat"/>
          <w:sz w:val="24"/>
        </w:rPr>
      </w:pPr>
      <w:r w:rsidRPr="009E56B2">
        <w:rPr>
          <w:rFonts w:ascii="Montserrat" w:hAnsi="Montserrat"/>
          <w:sz w:val="24"/>
        </w:rPr>
        <w:tab/>
        <w:t>I quirked an eyebrow and frowned as he paused to regard me. I searched my memory and recalled the early drafts of the survey and exploration proposals calling specifically for the inclusion of psi-active assets. After I scanned the text in my mind and saw that it did define a very different function from what everyone currently assumed. "Of course," I whispered. "The original proposal was drafted before the disclosure and the declassification of the Sinclair-Drake Unified Field Theory, so psionics had not been considered a technical science. They didn't know the relationship between psionics and physics, so they assumed that active assets would be employed primarily for..." my voice had gotten more excited as I traced this line of thought, but I could not bring myself to utter my conclusion.</w:t>
      </w:r>
    </w:p>
    <w:p w:rsidR="00615032" w:rsidRPr="009E56B2" w:rsidRDefault="00615032">
      <w:pPr>
        <w:rPr>
          <w:rFonts w:ascii="Montserrat" w:hAnsi="Montserrat"/>
          <w:sz w:val="24"/>
        </w:rPr>
      </w:pPr>
      <w:r w:rsidRPr="009E56B2">
        <w:rPr>
          <w:rFonts w:ascii="Montserrat" w:hAnsi="Montserrat"/>
          <w:sz w:val="24"/>
        </w:rPr>
        <w:tab/>
        <w:t>O'Neal smiled.</w:t>
      </w:r>
    </w:p>
    <w:p w:rsidR="00615032" w:rsidRPr="009E56B2" w:rsidRDefault="00615032">
      <w:pPr>
        <w:rPr>
          <w:rFonts w:ascii="Montserrat" w:hAnsi="Montserrat"/>
          <w:sz w:val="24"/>
        </w:rPr>
      </w:pPr>
      <w:r w:rsidRPr="009E56B2">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Morgan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O'Neal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615032" w:rsidRPr="009E56B2" w:rsidRDefault="00615032">
      <w:pPr>
        <w:rPr>
          <w:rFonts w:ascii="Montserrat" w:hAnsi="Montserrat"/>
          <w:sz w:val="24"/>
        </w:rPr>
      </w:pPr>
      <w:r w:rsidRPr="009E56B2">
        <w:rPr>
          <w:rFonts w:ascii="Montserrat" w:hAnsi="Montserrat"/>
          <w:sz w:val="24"/>
        </w:rPr>
        <w:tab/>
        <w:t>I think I held my breath. My mother's dream, and the cause of her death.</w:t>
      </w:r>
    </w:p>
    <w:p w:rsidR="00615032" w:rsidRPr="009E56B2" w:rsidRDefault="00615032">
      <w:pPr>
        <w:rPr>
          <w:rFonts w:ascii="Montserrat" w:hAnsi="Montserrat"/>
          <w:sz w:val="24"/>
        </w:rPr>
      </w:pPr>
      <w:r w:rsidRPr="009E56B2">
        <w:rPr>
          <w:rFonts w:ascii="Montserrat" w:hAnsi="Montserrat"/>
          <w:sz w:val="24"/>
        </w:rPr>
        <w:tab/>
        <w:t xml:space="preserve">I don't think that thought was far from anyone's mind, with me in the room to remind them of the potential cost of this still sought after goal. O'Neal addressed that point at once, "Advanced Reconnaissance is the most vital and dangerous part of our mission. We are not alone out there, and we know absolutely nothing about the competition—except, that they want us to leave them alone." He explained what Solar Authority Intelligence had come up with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615032" w:rsidRPr="009E56B2" w:rsidRDefault="00615032">
      <w:pPr>
        <w:rPr>
          <w:rFonts w:ascii="Montserrat" w:hAnsi="Montserrat"/>
          <w:sz w:val="24"/>
        </w:rPr>
      </w:pPr>
      <w:r w:rsidRPr="009E56B2">
        <w:rPr>
          <w:rFonts w:ascii="Montserrat" w:hAnsi="Montserrat"/>
          <w:sz w:val="24"/>
        </w:rPr>
        <w:tab/>
        <w:t>"Our mission," he returned to the specifics of our briefing, "broadly put, is to make sure that they understand that we will not be intimidated or turned from our objectives in space. Since we can't talk to them, we have to accomplish this through our actions. So, it going get hairy out there on occasions.</w:t>
      </w:r>
    </w:p>
    <w:p w:rsidR="00615032" w:rsidRPr="009E56B2" w:rsidRDefault="00615032">
      <w:pPr>
        <w:rPr>
          <w:rFonts w:ascii="Montserrat" w:hAnsi="Montserrat"/>
          <w:sz w:val="24"/>
        </w:rPr>
      </w:pPr>
      <w:r w:rsidRPr="009E56B2">
        <w:rPr>
          <w:rFonts w:ascii="Montserrat" w:hAnsi="Montserrat"/>
          <w:sz w:val="24"/>
        </w:rPr>
        <w:tab/>
        <w:t>"If, when we deploy, we come across hostiles—and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615032" w:rsidRPr="009E56B2" w:rsidRDefault="00615032">
      <w:pPr>
        <w:rPr>
          <w:rFonts w:ascii="Montserrat" w:hAnsi="Montserrat"/>
          <w:sz w:val="24"/>
        </w:rPr>
      </w:pPr>
      <w:r w:rsidRPr="009E56B2">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ship is trimming that edge a little thin, but there aren't enough class three actives to do much better. Three hundred of you is probably more than the gene pool can on Earth can spare.</w:t>
      </w:r>
    </w:p>
    <w:p w:rsidR="00615032" w:rsidRPr="009E56B2" w:rsidRDefault="00615032">
      <w:pPr>
        <w:rPr>
          <w:rFonts w:ascii="Montserrat" w:hAnsi="Montserrat"/>
          <w:sz w:val="24"/>
        </w:rPr>
      </w:pPr>
      <w:r w:rsidRPr="009E56B2">
        <w:rPr>
          <w:rFonts w:ascii="Montserrat" w:hAnsi="Montserrat"/>
          <w:sz w:val="24"/>
        </w:rPr>
        <w:tab/>
        <w:t>Having covered the essentials, O'Neal dismissed us into Thompson's care to receive our briefing for this shakedown run, our postings, bunking arrangements and a lecture in ship's protocol. I guess some of what was already passing between me and Connor must have been clear enough to see, because as she dropped us off at our assigned berths, she returned to lecture mode. "One more thing, people," Thompson pronounced, "We are going to be a long way from home on this mission. Neither the Captain, nor I have any particular interest in what you do with your free time, but I remind you that where we're going is no place for unplanned pregnancies. You get a situation started, you take it to medical and get signed up for contraception. You will not like the alternative," she reminded us soberingly, making direct eye contact with Morgan and myself.</w:t>
      </w:r>
    </w:p>
    <w:p w:rsidR="00615032" w:rsidRPr="009E56B2" w:rsidRDefault="00615032">
      <w:pPr>
        <w:rPr>
          <w:rFonts w:ascii="Montserrat" w:hAnsi="Montserrat"/>
          <w:sz w:val="24"/>
        </w:rPr>
      </w:pPr>
      <w:r w:rsidRPr="009E56B2">
        <w:rPr>
          <w:rFonts w:ascii="Montserrat" w:hAnsi="Montserrat"/>
          <w:sz w:val="24"/>
        </w:rPr>
        <w:tab/>
        <w:t>I'm pretty sure I was blushing. Morgan and Angelica shared a smile and Connor just looked innocent.</w:t>
      </w:r>
      <w:r w:rsidRPr="009E56B2">
        <w:rPr>
          <w:rFonts w:ascii="Montserrat" w:hAnsi="Montserrat"/>
          <w:sz w:val="24"/>
        </w:rPr>
        <w:br w:type="page"/>
        <w:t>CHAPTER THREE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615032" w:rsidRPr="009E56B2" w:rsidRDefault="00615032">
      <w:pPr>
        <w:rPr>
          <w:rFonts w:ascii="Montserrat" w:hAnsi="Montserrat"/>
          <w:sz w:val="24"/>
        </w:rPr>
      </w:pPr>
      <w:r w:rsidRPr="009E56B2">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615032" w:rsidRPr="009E56B2" w:rsidRDefault="00615032">
      <w:pPr>
        <w:rPr>
          <w:rFonts w:ascii="Montserrat" w:hAnsi="Montserrat"/>
          <w:sz w:val="24"/>
        </w:rPr>
      </w:pPr>
      <w:r w:rsidRPr="009E56B2">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9E56B2">
        <w:rPr>
          <w:rFonts w:ascii="Montserrat" w:hAnsi="Montserrat"/>
          <w:i/>
          <w:sz w:val="24"/>
        </w:rPr>
        <w:t>Gabriel,</w:t>
      </w:r>
      <w:r w:rsidRPr="009E56B2">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615032" w:rsidRPr="009E56B2" w:rsidRDefault="00615032">
      <w:pPr>
        <w:rPr>
          <w:rFonts w:ascii="Montserrat" w:hAnsi="Montserrat"/>
          <w:sz w:val="24"/>
        </w:rPr>
      </w:pPr>
      <w:r w:rsidRPr="009E56B2">
        <w:rPr>
          <w:rFonts w:ascii="Montserrat" w:hAnsi="Montserrat"/>
          <w:sz w:val="24"/>
        </w:rPr>
        <w:tab/>
        <w:t>Connor, Morgan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9E56B2">
        <w:rPr>
          <w:rFonts w:ascii="Montserrat" w:hAnsi="Montserrat"/>
          <w:i/>
          <w:sz w:val="24"/>
        </w:rPr>
        <w:t>Gabriel,</w:t>
      </w:r>
      <w:r w:rsidRPr="009E56B2">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615032" w:rsidRPr="009E56B2" w:rsidRDefault="00615032">
      <w:pPr>
        <w:rPr>
          <w:rFonts w:ascii="Montserrat" w:hAnsi="Montserrat"/>
          <w:sz w:val="24"/>
        </w:rPr>
      </w:pPr>
      <w:r w:rsidRPr="009E56B2">
        <w:rPr>
          <w:rFonts w:ascii="Montserrat" w:hAnsi="Montserrat"/>
          <w:sz w:val="24"/>
        </w:rPr>
        <w:tab/>
        <w:t xml:space="preserve">Call it animism if you will, but anything with as much processing capability as </w:t>
      </w:r>
      <w:r w:rsidRPr="009E56B2">
        <w:rPr>
          <w:rFonts w:ascii="Montserrat" w:hAnsi="Montserrat"/>
          <w:i/>
          <w:sz w:val="24"/>
        </w:rPr>
        <w:t>Gabriel</w:t>
      </w:r>
      <w:r w:rsidRPr="009E56B2">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Morgan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615032" w:rsidRPr="009E56B2" w:rsidRDefault="00615032">
      <w:pPr>
        <w:rPr>
          <w:rFonts w:ascii="Montserrat" w:hAnsi="Montserrat"/>
          <w:sz w:val="24"/>
        </w:rPr>
      </w:pPr>
      <w:r w:rsidRPr="009E56B2">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615032" w:rsidRPr="009E56B2" w:rsidRDefault="00615032">
      <w:pPr>
        <w:rPr>
          <w:rFonts w:ascii="Montserrat" w:hAnsi="Montserrat"/>
          <w:sz w:val="24"/>
        </w:rPr>
      </w:pPr>
      <w:r w:rsidRPr="009E56B2">
        <w:rPr>
          <w:rFonts w:ascii="Montserrat" w:hAnsi="Montserrat"/>
          <w:sz w:val="24"/>
        </w:rPr>
        <w:tab/>
        <w:t xml:space="preserve">In the course of mission prep and pre-launch countdown, I engaged my mind at a second magnitude, or class two threshold, allowing me a sharper grasp of the texture of </w:t>
      </w:r>
      <w:r w:rsidRPr="009E56B2">
        <w:rPr>
          <w:rFonts w:ascii="Montserrat" w:hAnsi="Montserrat"/>
          <w:i/>
          <w:sz w:val="24"/>
        </w:rPr>
        <w:t>Gabriel's</w:t>
      </w:r>
      <w:r w:rsidRPr="009E56B2">
        <w:rPr>
          <w:rFonts w:ascii="Montserrat" w:hAnsi="Montserrat"/>
          <w:sz w:val="24"/>
        </w:rPr>
        <w:t xml:space="preserve"> field architecture. Unlike the majority of the crew—for whom </w:t>
      </w:r>
      <w:r w:rsidRPr="009E56B2">
        <w:rPr>
          <w:rFonts w:ascii="Montserrat" w:hAnsi="Montserrat"/>
          <w:i/>
          <w:sz w:val="24"/>
        </w:rPr>
        <w:t>Gabriel's</w:t>
      </w:r>
      <w:r w:rsidRPr="009E56B2">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615032" w:rsidRPr="009E56B2" w:rsidRDefault="00615032">
      <w:pPr>
        <w:rPr>
          <w:rFonts w:ascii="Montserrat" w:hAnsi="Montserrat"/>
          <w:sz w:val="24"/>
        </w:rPr>
      </w:pPr>
      <w:r w:rsidRPr="009E56B2">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615032" w:rsidRPr="009E56B2" w:rsidRDefault="00615032">
      <w:pPr>
        <w:rPr>
          <w:rFonts w:ascii="Montserrat" w:hAnsi="Montserrat"/>
          <w:sz w:val="24"/>
        </w:rPr>
      </w:pPr>
      <w:r w:rsidRPr="009E56B2">
        <w:rPr>
          <w:rFonts w:ascii="Montserrat" w:hAnsi="Montserrat"/>
          <w:sz w:val="24"/>
        </w:rPr>
        <w:tab/>
        <w:t xml:space="preserve">On the morning of our departure, May 5th, I was sitting in an orchard in one of these hydroponics sections while my mind continued monitoring the field compositions of the ship. Angelica Thompson came across me and asked what I was doing. "Morning, Sir. Just keeping a read on </w:t>
      </w:r>
      <w:r w:rsidRPr="009E56B2">
        <w:rPr>
          <w:rFonts w:ascii="Montserrat" w:hAnsi="Montserrat"/>
          <w:i/>
          <w:sz w:val="24"/>
        </w:rPr>
        <w:t>Gabe's</w:t>
      </w:r>
      <w:r w:rsidRPr="009E56B2">
        <w:rPr>
          <w:rFonts w:ascii="Montserrat" w:hAnsi="Montserrat"/>
          <w:sz w:val="24"/>
        </w:rPr>
        <w:t xml:space="preserve"> mood," I smiled. </w:t>
      </w:r>
    </w:p>
    <w:p w:rsidR="00615032" w:rsidRPr="009E56B2" w:rsidRDefault="00615032">
      <w:pPr>
        <w:rPr>
          <w:rFonts w:ascii="Montserrat" w:hAnsi="Montserrat"/>
          <w:sz w:val="24"/>
        </w:rPr>
      </w:pPr>
      <w:r w:rsidRPr="009E56B2">
        <w:rPr>
          <w:rFonts w:ascii="Montserrat" w:hAnsi="Montserrat"/>
          <w:sz w:val="24"/>
        </w:rPr>
        <w:tab/>
        <w:t xml:space="preserve">"I'd be careful, she'll hear you," she grinned. Thompson sat down in the shade of the tree with me. She looked tired. Commander Thompson was here for the same reason I was. This atrium was only a short walk from the bridge. In the final hours of our countdown, with the stress mounting, coming here was a total mental and spiritual departure from that tension, free from any sense of displacement from one's responsibilities. </w:t>
      </w:r>
    </w:p>
    <w:p w:rsidR="00615032" w:rsidRPr="009E56B2" w:rsidRDefault="00615032">
      <w:pPr>
        <w:rPr>
          <w:rFonts w:ascii="Montserrat" w:hAnsi="Montserrat"/>
          <w:sz w:val="24"/>
        </w:rPr>
      </w:pPr>
      <w:r w:rsidRPr="009E56B2">
        <w:rPr>
          <w:rFonts w:ascii="Montserrat" w:hAnsi="Montserrat"/>
          <w:sz w:val="24"/>
        </w:rPr>
        <w:tab/>
        <w:t>"How did you manage to get out of there?" I asked.</w:t>
      </w:r>
    </w:p>
    <w:p w:rsidR="00615032" w:rsidRPr="009E56B2" w:rsidRDefault="00615032">
      <w:pPr>
        <w:rPr>
          <w:rFonts w:ascii="Montserrat" w:hAnsi="Montserrat"/>
          <w:sz w:val="24"/>
        </w:rPr>
      </w:pPr>
      <w:r w:rsidRPr="009E56B2">
        <w:rPr>
          <w:rFonts w:ascii="Montserrat" w:hAnsi="Montserrat"/>
          <w:sz w:val="24"/>
        </w:rPr>
        <w:tab/>
        <w:t xml:space="preserve">"Captain caught me slipping off track," she groaned. She passed her hands across her face, rubbing her eyes with fingers held flat over them. "Told me if I was still on the bridge the next time he looked up I could enjoy the launch sedated in my cabin. I almost wish he'd do it anyway. Even without </w:t>
      </w:r>
      <w:r w:rsidRPr="009E56B2">
        <w:rPr>
          <w:rFonts w:ascii="Montserrat" w:hAnsi="Montserrat"/>
          <w:i/>
          <w:sz w:val="24"/>
        </w:rPr>
        <w:t>Gabe's</w:t>
      </w:r>
      <w:r w:rsidRPr="009E56B2">
        <w:rPr>
          <w:rFonts w:ascii="Montserrat" w:hAnsi="Montserrat"/>
          <w:sz w:val="24"/>
        </w:rPr>
        <w:t xml:space="preserve"> sense of humor, this has been a bitch of a week." As the executive officer, Thompson had fallen under the bulk of the work of keeping the ship on schedule. </w:t>
      </w:r>
    </w:p>
    <w:p w:rsidR="00615032" w:rsidRPr="009E56B2" w:rsidRDefault="00615032">
      <w:pPr>
        <w:rPr>
          <w:rFonts w:ascii="Montserrat" w:hAnsi="Montserrat"/>
          <w:sz w:val="24"/>
        </w:rPr>
      </w:pPr>
      <w:r w:rsidRPr="009E56B2">
        <w:rPr>
          <w:rFonts w:ascii="Montserrat" w:hAnsi="Montserrat"/>
          <w:sz w:val="24"/>
        </w:rPr>
        <w:tab/>
        <w:t xml:space="preserve">"Rank hath it's privileges," I pointed out with cruel irony. As expected, Thompson turned to glare at me. I just smiled and patted her thigh companionably. "Hopefully this will be the last start we have to make. It really looks like </w:t>
      </w:r>
      <w:r w:rsidRPr="009E56B2">
        <w:rPr>
          <w:rFonts w:ascii="Montserrat" w:hAnsi="Montserrat"/>
          <w:i/>
          <w:sz w:val="24"/>
        </w:rPr>
        <w:t>Gabe's</w:t>
      </w:r>
      <w:r w:rsidRPr="009E56B2">
        <w:rPr>
          <w:rFonts w:ascii="Montserrat" w:hAnsi="Montserrat"/>
          <w:sz w:val="24"/>
        </w:rPr>
        <w:t xml:space="preserve"> going to behave," I offered for her assurance. then I grinned and added, "Well, if the Captain is threatening to rotate you over achievers out in favor of us bright eyed and bushy tailed second stringers, it looks like I have a chance of riding out the launch in the Disaster Seat." Even with the detailed and sweeping responsibilities assigned to us—that's Connor, Morgan and myself—the Navy had been baffled as to what position we ought to hold relative to the chain of command. Tentatively referring to our department as Assets, the Asset on duty was stationed at an observation console on the bridge. Since we embodied our department the title "Assets" was perforce applied to us, not our posted station. We had taken to calling that observation post the Disaster Seat. "Poor Connor hasn't missed a beat the past week trying to ensure that he is on the watch at zero hour, and the man is wrung out. The Captain won't have to sedate him, just wave a hand in his direction and he'll be out for the count." Connor's promotion to lieutenant commander and appointment as head of our department, had put the spice of rivalry into our relationship, while at the same time banning all the more intimate flavors.</w:t>
      </w:r>
    </w:p>
    <w:p w:rsidR="00615032" w:rsidRPr="009E56B2" w:rsidRDefault="00615032">
      <w:pPr>
        <w:rPr>
          <w:rFonts w:ascii="Montserrat" w:hAnsi="Montserrat"/>
          <w:sz w:val="24"/>
        </w:rPr>
      </w:pPr>
      <w:r w:rsidRPr="009E56B2">
        <w:rPr>
          <w:rFonts w:ascii="Montserrat" w:hAnsi="Montserrat"/>
          <w:sz w:val="24"/>
        </w:rPr>
        <w:tab/>
        <w:t>"Nasty. You evil little girl. Do you ever show the guy any mercy?" Thompson teased.</w:t>
      </w:r>
    </w:p>
    <w:p w:rsidR="00615032" w:rsidRPr="009E56B2" w:rsidRDefault="00615032">
      <w:pPr>
        <w:rPr>
          <w:rFonts w:ascii="Montserrat" w:hAnsi="Montserrat"/>
          <w:sz w:val="24"/>
        </w:rPr>
      </w:pPr>
      <w:r w:rsidRPr="009E56B2">
        <w:rPr>
          <w:rFonts w:ascii="Montserrat" w:hAnsi="Montserrat"/>
          <w:sz w:val="24"/>
        </w:rPr>
        <w:tab/>
        <w:t>"Nope, the man's too fond of competing," I responded in a matter-of-fact tone. A momentary silence passed. Seeing that I had the XO on hand, and considering that over the past few years we had become friends, I decided to tap her for some information which Connor had neglected to leak in my direction. "What's the Admiral's ruling on departure? What did they decide in the conference?"</w:t>
      </w:r>
    </w:p>
    <w:p w:rsidR="00615032" w:rsidRPr="009E56B2" w:rsidRDefault="00615032">
      <w:pPr>
        <w:rPr>
          <w:rFonts w:ascii="Montserrat" w:hAnsi="Montserrat"/>
          <w:sz w:val="24"/>
        </w:rPr>
      </w:pPr>
      <w:r w:rsidRPr="009E56B2">
        <w:rPr>
          <w:rFonts w:ascii="Montserrat" w:hAnsi="Montserrat"/>
          <w:sz w:val="24"/>
        </w:rPr>
        <w:tab/>
        <w:t xml:space="preserve">"We're going to proceed," she responded, as if by rote, "by sail, out past the ort cloud before our first coordinated dive. Our task group is going to remain concentrated until we reach our assigned sector. We'll take that leg of the journey in a series of shallow dives. A deeper dive could eliminate the need for multiple dives, but at a much greater risk, so that plan was shelved. When we reach the scatter point, we'll break up into our five squadrons and proceed with advance reconnaissance. Our squadron units will continue to support each other until targets have been selected for direct probing. At each step the process gets longer and more isolated." </w:t>
      </w:r>
    </w:p>
    <w:p w:rsidR="00615032" w:rsidRPr="009E56B2" w:rsidRDefault="00615032">
      <w:pPr>
        <w:rPr>
          <w:rFonts w:ascii="Montserrat" w:hAnsi="Montserrat"/>
          <w:sz w:val="24"/>
        </w:rPr>
      </w:pPr>
      <w:r w:rsidRPr="009E56B2">
        <w:rPr>
          <w:rFonts w:ascii="Montserrat" w:hAnsi="Montserrat"/>
          <w:sz w:val="24"/>
        </w:rPr>
        <w:tab/>
        <w:t>"Today's agenda is limited to system departure then?" I asked, pleased to hear that the wiser heads had carried the planning session. "As I understand it, even a shallow dive will take a side-real week, barring an emergency abort," I amended with crossed fingers.</w:t>
      </w:r>
    </w:p>
    <w:p w:rsidR="00615032" w:rsidRPr="009E56B2" w:rsidRDefault="00615032">
      <w:pPr>
        <w:rPr>
          <w:rFonts w:ascii="Montserrat" w:hAnsi="Montserrat"/>
          <w:sz w:val="24"/>
        </w:rPr>
      </w:pPr>
      <w:r w:rsidRPr="009E56B2">
        <w:rPr>
          <w:rFonts w:ascii="Montserrat" w:hAnsi="Montserrat"/>
          <w:sz w:val="24"/>
        </w:rPr>
        <w:tab/>
        <w:t>"You should know better than I," she pointed out. Aside from my known history with the Interface Systems Project, as an active my capacity for mathematics and the conceptualization of higher dimensions made it far easier for me to understand Interface theory and deduce its effects than a latent like Angelica Thompson. She went on, "I can't figure it. All I know is that in a dive, we gain time, and under sail we lose time subjectively speaking, and in reference to an outside observer."</w:t>
      </w:r>
    </w:p>
    <w:p w:rsidR="00615032" w:rsidRPr="009E56B2" w:rsidRDefault="00615032">
      <w:pPr>
        <w:rPr>
          <w:rFonts w:ascii="Montserrat" w:hAnsi="Montserrat"/>
          <w:sz w:val="24"/>
        </w:rPr>
      </w:pPr>
      <w:r w:rsidRPr="009E56B2">
        <w:rPr>
          <w:rFonts w:ascii="Montserrat" w:hAnsi="Montserrat"/>
          <w:sz w:val="24"/>
        </w:rPr>
        <w:tab/>
        <w:t xml:space="preserve">Which was true, but I didn't have time to explain why, as the captain suddenly showed up and chased Angelica out of the atrium with orders to catch a few hours of sleep. With O'Neal's indulgence, I accompanied him back to the bridge, where Connor was doing his best to appear alert and on top of everything. I scowled at him, because I could see that he was cheating. </w:t>
      </w:r>
    </w:p>
    <w:p w:rsidR="00615032" w:rsidRPr="009E56B2" w:rsidRDefault="00615032">
      <w:pPr>
        <w:rPr>
          <w:rFonts w:ascii="Montserrat" w:hAnsi="Montserrat"/>
          <w:sz w:val="24"/>
        </w:rPr>
      </w:pPr>
      <w:r w:rsidRPr="009E56B2">
        <w:rPr>
          <w:rFonts w:ascii="Montserrat" w:hAnsi="Montserrat"/>
          <w:sz w:val="24"/>
        </w:rPr>
        <w:tab/>
        <w:t>It is not that hard for an active to augment her own body. Even at a class one threshold, it is the most intimate domain of attention an active knows. She can act on her own biology at a molecular level, counteracting the effects of fatigue, aging, disease and injury. Simple biokinetics. A trained active only needs an instant to regenerate her body from scratch—subjective time in translation is much longer, and the cost in emotional fatigue is devastating. Psychic fatigue is far more dangerous to an active in the face of an emergency than physical fatigue. Oh, of course, there is a point where physical fatigue induces psychic fatigue, but a few hours of sleep is much safer to risk than what Connor was doing.</w:t>
      </w:r>
    </w:p>
    <w:p w:rsidR="00615032" w:rsidRPr="009E56B2" w:rsidRDefault="00615032">
      <w:pPr>
        <w:rPr>
          <w:rFonts w:ascii="Montserrat" w:hAnsi="Montserrat"/>
          <w:sz w:val="24"/>
        </w:rPr>
      </w:pPr>
      <w:r w:rsidRPr="009E56B2">
        <w:rPr>
          <w:rFonts w:ascii="Montserrat" w:hAnsi="Montserrat"/>
          <w:sz w:val="24"/>
        </w:rPr>
        <w:tab/>
        <w:t>Not that I needed to tell him. He knew what I was thinking the minute I looked at him, and that was guilt telling him, not mind reading. I turned my attention to the rest of the officers on the watch. The men and women assembled on the bridge were all deep into the drone of departure preparations. There was a steady stream of point and counterpoint as they worked their way through their checklists. At the captain's order, I relieved Connor from his watch. It was early, but he had been holding down double and triple watches, sending Morgan and myself throughout the ship hunting out field quirks and system faults on our scheduled watches. He had stood his own shift at Midwatch, then taken my Morning watch while I crawled around in the engineering spaces, then he had lingered on Morgan's Forenoon watch sending her out into the field relays, and he expected to hold out through the launch window, Afternoon watch, his next turn up in rotation.</w:t>
      </w:r>
    </w:p>
    <w:p w:rsidR="00615032" w:rsidRPr="009E56B2" w:rsidRDefault="00615032">
      <w:pPr>
        <w:rPr>
          <w:rFonts w:ascii="Montserrat" w:hAnsi="Montserrat"/>
          <w:sz w:val="24"/>
        </w:rPr>
      </w:pPr>
      <w:r w:rsidRPr="009E56B2">
        <w:rPr>
          <w:rFonts w:ascii="Montserrat" w:hAnsi="Montserrat"/>
          <w:sz w:val="24"/>
        </w:rPr>
        <w:tab/>
        <w:t xml:space="preserve">Hell, I was good from Morning watch through First dog watch. No reason why Connor couldn't pull sixteen hours in the Disaster Seat. In full rotation, however, he had managed to pull those two extra shifts in the middle of his sleep rotation. Of course, I was now standing watch on my recreation shift so that he could get a chance to nap before resuming the watch for his regular rotation. There is simply no justice. Pre-launch went on indifferent to my ire with quiet efficiency. A little less than three hours after I had seen her chased out of the atrium in the forward hydroponics section, Angelica Thompson turned up on the bridge, looking refreshed. </w:t>
      </w:r>
    </w:p>
    <w:p w:rsidR="00615032" w:rsidRPr="009E56B2" w:rsidRDefault="00615032">
      <w:pPr>
        <w:rPr>
          <w:rFonts w:ascii="Montserrat" w:hAnsi="Montserrat"/>
          <w:sz w:val="24"/>
        </w:rPr>
      </w:pPr>
      <w:r w:rsidRPr="009E56B2">
        <w:rPr>
          <w:rFonts w:ascii="Montserrat" w:hAnsi="Montserrat"/>
          <w:sz w:val="24"/>
        </w:rPr>
        <w:tab/>
        <w:t>"Looking better, XO," the captain greeted looking up from Navigation. He gestured in the direction of the Department Heads and instructed, "Catch up with the program and advise me when you are back on top of things."</w:t>
      </w:r>
    </w:p>
    <w:p w:rsidR="00615032" w:rsidRPr="009E56B2" w:rsidRDefault="00615032">
      <w:pPr>
        <w:rPr>
          <w:rFonts w:ascii="Montserrat" w:hAnsi="Montserrat"/>
          <w:sz w:val="24"/>
        </w:rPr>
      </w:pPr>
      <w:r w:rsidRPr="009E56B2">
        <w:rPr>
          <w:rFonts w:ascii="Montserrat" w:hAnsi="Montserrat"/>
          <w:sz w:val="24"/>
        </w:rPr>
        <w:tab/>
        <w:t>"Aye, Captain. Parker, Cross, if you would please," she beckoned to the Heads of Engineering and Tactical to follow her over to where the Operations officer was huddled up with the Officer of the Deck. It being the tail of the watch, both Morgan and Connor turned up. At a glance from the captain, I turned over the watch to Connor, after accepting Morgan's report on her survey of the field relays. As Morgan and I turned to quit the bridge, the captain signaled us over to him.</w:t>
      </w:r>
    </w:p>
    <w:p w:rsidR="00615032" w:rsidRPr="009E56B2" w:rsidRDefault="00615032">
      <w:pPr>
        <w:rPr>
          <w:rFonts w:ascii="Montserrat" w:hAnsi="Montserrat"/>
          <w:sz w:val="24"/>
        </w:rPr>
      </w:pPr>
      <w:r w:rsidRPr="009E56B2">
        <w:rPr>
          <w:rFonts w:ascii="Montserrat" w:hAnsi="Montserrat"/>
          <w:sz w:val="24"/>
        </w:rPr>
        <w:tab/>
        <w:t xml:space="preserve">"Morgan, Arden, hang around. Lennox is holding down the Disaster Seat for launch, but I want both or you on the bridge as we set sail. We'll settle down and go back to your watch schedules once we're over the hump, but I plan to keep Assets busy baby-sitting this bad girl across the threshold," he detailed. </w:t>
      </w:r>
    </w:p>
    <w:p w:rsidR="00615032" w:rsidRPr="009E56B2" w:rsidRDefault="00615032">
      <w:pPr>
        <w:rPr>
          <w:rFonts w:ascii="Montserrat" w:hAnsi="Montserrat"/>
          <w:sz w:val="24"/>
        </w:rPr>
      </w:pPr>
      <w:r w:rsidRPr="009E56B2">
        <w:rPr>
          <w:rFonts w:ascii="Montserrat" w:hAnsi="Montserrat"/>
          <w:sz w:val="24"/>
        </w:rPr>
        <w:tab/>
        <w:t xml:space="preserve">"Aye, aye, Captain," we piped in unison, and then found a bulkhead to press against. Given the relative sizes of the ship and its crew, </w:t>
      </w:r>
      <w:r w:rsidRPr="009E56B2">
        <w:rPr>
          <w:rFonts w:ascii="Montserrat" w:hAnsi="Montserrat"/>
          <w:i/>
          <w:sz w:val="24"/>
        </w:rPr>
        <w:t>Gabriel</w:t>
      </w:r>
      <w:r w:rsidRPr="009E56B2">
        <w:rPr>
          <w:rFonts w:ascii="Montserrat" w:hAnsi="Montserrat"/>
          <w:sz w:val="24"/>
        </w:rPr>
        <w:t xml:space="preserve"> and her sisters had lavish spaces appointed to all necessary compartments. There was room about the bridge for double watch, as long as the half without seating kept alert to traffic situations. Senior officers and ratings carried over into the Afternoon watch, while the rest took their relief and cleared out. Most to find an observation port from which to enjoy the launch. By the time everything was settled again, Commander Thompson had her final report for the captain.</w:t>
      </w:r>
    </w:p>
    <w:p w:rsidR="00615032" w:rsidRPr="009E56B2" w:rsidRDefault="00615032">
      <w:pPr>
        <w:rPr>
          <w:rFonts w:ascii="Montserrat" w:hAnsi="Montserrat"/>
          <w:sz w:val="24"/>
        </w:rPr>
      </w:pPr>
      <w:r w:rsidRPr="009E56B2">
        <w:rPr>
          <w:rFonts w:ascii="Montserrat" w:hAnsi="Montserrat"/>
          <w:sz w:val="24"/>
        </w:rPr>
        <w:tab/>
        <w:t>"Final check, green across the board. All systems nominal and ready to go, sir."</w:t>
      </w:r>
    </w:p>
    <w:p w:rsidR="00615032" w:rsidRPr="009E56B2" w:rsidRDefault="00615032">
      <w:pPr>
        <w:rPr>
          <w:rFonts w:ascii="Montserrat" w:hAnsi="Montserrat"/>
          <w:sz w:val="24"/>
        </w:rPr>
      </w:pPr>
      <w:r w:rsidRPr="009E56B2">
        <w:rPr>
          <w:rFonts w:ascii="Montserrat" w:hAnsi="Montserrat"/>
          <w:sz w:val="24"/>
        </w:rPr>
        <w:tab/>
        <w:t>"Thank you XO," he settled in at the Con. Turning to address the communications officer, he set the ball in motion, "Com, all hands, secure ship. Notify Command/Mission Control, status nominal, all check for go; awaiting clearance to undock and assemble at Point Exodus. Request status all ships Task Group Three. Helm, ready for undock and maneuvering course to formation on my order."</w:t>
      </w:r>
    </w:p>
    <w:p w:rsidR="00615032" w:rsidRPr="009E56B2" w:rsidRDefault="00615032">
      <w:pPr>
        <w:rPr>
          <w:rFonts w:ascii="Montserrat" w:hAnsi="Montserrat"/>
          <w:sz w:val="24"/>
        </w:rPr>
      </w:pPr>
      <w:r w:rsidRPr="009E56B2">
        <w:rPr>
          <w:rFonts w:ascii="Montserrat" w:hAnsi="Montserrat"/>
          <w:sz w:val="24"/>
        </w:rPr>
        <w:tab/>
        <w:t>"Here we go," I murmured to Morgan. Throughout the bridge, people were stowing away all miscellaneous materials and settling down for launch. Throughout the ship men and women were securing for undock as well, reporting in by section to the Officer of the Deck. By the time Angelica could announce that the ship was secure for departure, the station had replied.</w:t>
      </w:r>
    </w:p>
    <w:p w:rsidR="00615032" w:rsidRPr="009E56B2" w:rsidRDefault="00615032">
      <w:pPr>
        <w:rPr>
          <w:rFonts w:ascii="Montserrat" w:hAnsi="Montserrat"/>
          <w:sz w:val="24"/>
        </w:rPr>
      </w:pPr>
      <w:r w:rsidRPr="009E56B2">
        <w:rPr>
          <w:rFonts w:ascii="Montserrat" w:hAnsi="Montserrat"/>
          <w:sz w:val="24"/>
        </w:rPr>
        <w:tab/>
        <w:t>"Captain. Com. Reply from C/MC. Clear for undock, proceed to parking station Point Exodus to await formation. Endit."</w:t>
      </w:r>
    </w:p>
    <w:p w:rsidR="00615032" w:rsidRPr="009E56B2" w:rsidRDefault="00615032">
      <w:pPr>
        <w:rPr>
          <w:rFonts w:ascii="Montserrat" w:hAnsi="Montserrat"/>
          <w:sz w:val="24"/>
        </w:rPr>
      </w:pPr>
      <w:r w:rsidRPr="009E56B2">
        <w:rPr>
          <w:rFonts w:ascii="Montserrat" w:hAnsi="Montserrat"/>
          <w:sz w:val="24"/>
        </w:rPr>
        <w:tab/>
        <w:t xml:space="preserve">O'Neal nodded to Lieutenant Kimberly Newman at communications and turned to address Ensign Logan Emerson, "Helm, the order is given." Emerson confirmed the order and shortly we were underway on maneuvering thrusters. </w:t>
      </w:r>
      <w:r w:rsidRPr="009E56B2">
        <w:rPr>
          <w:rFonts w:ascii="Montserrat" w:hAnsi="Montserrat"/>
          <w:i/>
          <w:sz w:val="24"/>
        </w:rPr>
        <w:t>Gabriel</w:t>
      </w:r>
      <w:r w:rsidRPr="009E56B2">
        <w:rPr>
          <w:rFonts w:ascii="Montserrat" w:hAnsi="Montserrat"/>
          <w:sz w:val="24"/>
        </w:rPr>
        <w:t xml:space="preserve"> went into a stately roll on three axes once clear of the station and lined up on course. On the main holographic display, other ships could be seen peeling away from Luna V to join the group holding station at Point Exodus. </w:t>
      </w:r>
    </w:p>
    <w:p w:rsidR="00615032" w:rsidRPr="009E56B2" w:rsidRDefault="00615032">
      <w:pPr>
        <w:rPr>
          <w:rFonts w:ascii="Montserrat" w:hAnsi="Montserrat"/>
          <w:sz w:val="24"/>
        </w:rPr>
      </w:pPr>
      <w:r w:rsidRPr="009E56B2">
        <w:rPr>
          <w:rFonts w:ascii="Montserrat" w:hAnsi="Montserrat"/>
          <w:sz w:val="24"/>
        </w:rPr>
        <w:tab/>
        <w:t xml:space="preserve">As we approached, the captain asked Newman to hail Admiral Niven's flagship. A few minutes later, Newman announced, "Captain. Com. Message from Admiral Niven. All ships, Task Group Three, assemble in formation. Open command channels and await further instructions. Endit." O'Neal opened a channel through his Com section, and spoke quietly over the link with the Admiral. He signaled for the tactical plot, and the image sprang up overhead. </w:t>
      </w:r>
    </w:p>
    <w:p w:rsidR="00615032" w:rsidRPr="009E56B2" w:rsidRDefault="00615032">
      <w:pPr>
        <w:rPr>
          <w:rFonts w:ascii="Montserrat" w:hAnsi="Montserrat"/>
          <w:sz w:val="24"/>
        </w:rPr>
      </w:pPr>
      <w:r w:rsidRPr="009E56B2">
        <w:rPr>
          <w:rFonts w:ascii="Montserrat" w:hAnsi="Montserrat"/>
          <w:sz w:val="24"/>
        </w:rPr>
        <w:tab/>
        <w:t>"Helm, form up. Nav, ready to receive course profile from the flag."</w:t>
      </w:r>
    </w:p>
    <w:p w:rsidR="00615032" w:rsidRPr="009E56B2" w:rsidRDefault="00615032">
      <w:pPr>
        <w:rPr>
          <w:rFonts w:ascii="Montserrat" w:hAnsi="Montserrat"/>
          <w:sz w:val="24"/>
        </w:rPr>
      </w:pPr>
      <w:r w:rsidRPr="009E56B2">
        <w:rPr>
          <w:rFonts w:ascii="Montserrat" w:hAnsi="Montserrat"/>
          <w:sz w:val="24"/>
        </w:rPr>
        <w:tab/>
        <w:t>"Aye, Captain," Emerson and Lieutenant Clark acknowledged in stereo.</w:t>
      </w:r>
    </w:p>
    <w:p w:rsidR="00615032" w:rsidRPr="009E56B2" w:rsidRDefault="00615032">
      <w:pPr>
        <w:rPr>
          <w:rFonts w:ascii="Montserrat" w:hAnsi="Montserrat"/>
          <w:sz w:val="24"/>
        </w:rPr>
      </w:pPr>
      <w:r w:rsidRPr="009E56B2">
        <w:rPr>
          <w:rFonts w:ascii="Montserrat" w:hAnsi="Montserrat"/>
          <w:sz w:val="24"/>
        </w:rPr>
        <w:tab/>
        <w:t>In a lull, O'Neal leaned over in our direction and said, "I hope you all found time to make your goodbyes. It's going to be quite a while before we'll be back this way, if we ever get back this way at all."</w:t>
      </w:r>
    </w:p>
    <w:p w:rsidR="00615032" w:rsidRPr="009E56B2" w:rsidRDefault="00615032">
      <w:pPr>
        <w:rPr>
          <w:rFonts w:ascii="Montserrat" w:hAnsi="Montserrat"/>
          <w:sz w:val="24"/>
        </w:rPr>
      </w:pPr>
      <w:r w:rsidRPr="009E56B2">
        <w:rPr>
          <w:rFonts w:ascii="Montserrat" w:hAnsi="Montserrat"/>
          <w:sz w:val="24"/>
        </w:rPr>
        <w:tab/>
        <w:t>"Alan, don't you think you might have said something before we quit dock?" I chided.</w:t>
      </w:r>
    </w:p>
    <w:p w:rsidR="00615032" w:rsidRPr="009E56B2" w:rsidRDefault="00615032">
      <w:pPr>
        <w:rPr>
          <w:rFonts w:ascii="Montserrat" w:hAnsi="Montserrat"/>
          <w:sz w:val="24"/>
        </w:rPr>
      </w:pPr>
      <w:r w:rsidRPr="009E56B2">
        <w:rPr>
          <w:rFonts w:ascii="Montserrat" w:hAnsi="Montserrat"/>
          <w:sz w:val="24"/>
        </w:rPr>
        <w:tab/>
        <w:t>"Not at all," he rebuffed. "I never encourage last minute doubts. Much easier to wait until there's no point crying about it. Get yourselves comfortable. We have a few hours under sail before we rig for our first dive." Which was good advice. The admiral had called for a slow transition to Tach two—two times the speed of light—for system departure. A number of physicists had lost their shorts betting against the development of faster than light flight. In spite of the fact that the evidence pointed to a wave-speed-in-media problem, an aversion to the idea of an etheric medium persisted in clouding the issue. Other blind spots contributed to the conflict of FTL development. All of the sacred opinions had been challenged by the Sinclair-Drake Unified Field Models, and later the Unified Theory.</w:t>
      </w:r>
    </w:p>
    <w:p w:rsidR="00615032" w:rsidRPr="009E56B2" w:rsidRDefault="00615032">
      <w:pPr>
        <w:rPr>
          <w:rFonts w:ascii="Montserrat" w:hAnsi="Montserrat"/>
          <w:sz w:val="24"/>
        </w:rPr>
      </w:pPr>
      <w:r w:rsidRPr="009E56B2">
        <w:rPr>
          <w:rFonts w:ascii="Montserrat" w:hAnsi="Montserrat"/>
          <w:sz w:val="24"/>
        </w:rPr>
        <w:tab/>
        <w:t>Did I say it was a simple solution? That's right, it's not. I would love to explain, but that involves an explanation of discrete media, dimensional expression, and field geometry. Simple version then: Picture a water-bug in a pond, the old classic description of wave speed. As the speed of the water-skipper approaches the wave speed of the water, the disturbance caused by the water-skippers efforts build up in a standing wave in his path canceling out the little creature's forward momentum. Same case can apply to a man in a row boat, except in that case it is feasible to overcome the standing wave. The solution in that example, is much the same as the solution to the sound barrier problem which faced human beings in the twentieth century. Cut the wave. In a contiguous medium, an object in motion sets up a disturbance; ergo it is an emitter. Initially it sets up a wavefront one dimension less complex than itself, however in acceleration, it pursues its bow wave, inducing a higher frequency through compression. As a standing wave, this bow wave warps into the dimension of the emitter creating a virtually solid obstacle to the moving body. Also, the more compressed this standing wave becomes the more energy it absorbs from the emitter in motion. In other words it pays more for the privilege of going closer to the wave-speed-constant for that medium.</w:t>
      </w:r>
    </w:p>
    <w:p w:rsidR="00615032" w:rsidRPr="009E56B2" w:rsidRDefault="00615032">
      <w:pPr>
        <w:rPr>
          <w:rFonts w:ascii="Montserrat" w:hAnsi="Montserrat"/>
          <w:sz w:val="24"/>
        </w:rPr>
      </w:pPr>
      <w:r w:rsidRPr="009E56B2">
        <w:rPr>
          <w:rFonts w:ascii="Montserrat" w:hAnsi="Montserrat"/>
          <w:sz w:val="24"/>
        </w:rPr>
        <w:tab/>
        <w:t xml:space="preserve">Are you asleep yet? No? You must be a closet physicist then—immune to a good lullaby. I don't know why I try to explain these things, I am a psionicist not a physicist; my mind is ideal for manipulating the universe, but merely adequate at talking about it. What I was getting at is that the solution to most wave barrier problems is a geometrical solution. A moving body can be designed to be less of an emitter and more of a knife. </w:t>
      </w:r>
    </w:p>
    <w:p w:rsidR="00615032" w:rsidRPr="009E56B2" w:rsidRDefault="00615032">
      <w:pPr>
        <w:rPr>
          <w:rFonts w:ascii="Montserrat" w:hAnsi="Montserrat"/>
          <w:sz w:val="24"/>
        </w:rPr>
      </w:pPr>
      <w:r w:rsidRPr="009E56B2">
        <w:rPr>
          <w:rFonts w:ascii="Montserrat" w:hAnsi="Montserrat"/>
          <w:sz w:val="24"/>
        </w:rPr>
        <w:tab/>
        <w:t>At about the point that the standing wave cresting our ships was registering on sensors as a blue corona, we activated our wedges. A field wedge, which cut the wave front by tapping it for energy. This energy augmented our shielding and boosted acceleration efficiency kicking us across the light barrier to Tach one. At that point the drive fields reconfigure to light sail. While there is perceivable light beyond the light barrier, it is out of phase as far as our sensory systems are concerned. One sees what I call ghost light, but what it most resembles is the static one sees with one's eyes closed—except brightly vivid and psychedelic. Special systems have been developed to phase plot ambient light and assemble a representational picture of the universe to a ship underway.</w:t>
      </w:r>
    </w:p>
    <w:p w:rsidR="00615032" w:rsidRPr="009E56B2" w:rsidRDefault="00615032">
      <w:pPr>
        <w:rPr>
          <w:rFonts w:ascii="Montserrat" w:hAnsi="Montserrat"/>
          <w:sz w:val="24"/>
        </w:rPr>
      </w:pPr>
      <w:r w:rsidRPr="009E56B2">
        <w:rPr>
          <w:rFonts w:ascii="Montserrat" w:hAnsi="Montserrat"/>
          <w:sz w:val="24"/>
        </w:rPr>
        <w:tab/>
        <w:t>Either way, it is a sight to see, and as usual, I lost track of time.</w:t>
      </w:r>
    </w:p>
    <w:p w:rsidR="00615032" w:rsidRPr="009E56B2" w:rsidRDefault="00615032">
      <w:pPr>
        <w:rPr>
          <w:rFonts w:ascii="Montserrat" w:hAnsi="Montserrat"/>
          <w:sz w:val="24"/>
        </w:rPr>
      </w:pPr>
      <w:r w:rsidRPr="009E56B2">
        <w:rPr>
          <w:rFonts w:ascii="Montserrat" w:hAnsi="Montserrat"/>
          <w:sz w:val="24"/>
        </w:rPr>
        <w:tab/>
        <w:t>"Captain, coming up on the ort cloud," I looked around and noticed Angelica at the Con. I did not see the captain, but a second later I heard his voice over the private link between the Con and his ready room. "Thank you Angelica. I'm on my way."</w:t>
      </w:r>
    </w:p>
    <w:p w:rsidR="00615032" w:rsidRPr="009E56B2" w:rsidRDefault="00615032">
      <w:pPr>
        <w:rPr>
          <w:rFonts w:ascii="Montserrat" w:hAnsi="Montserrat"/>
          <w:sz w:val="24"/>
        </w:rPr>
      </w:pPr>
      <w:r w:rsidRPr="009E56B2">
        <w:rPr>
          <w:rFonts w:ascii="Montserrat" w:hAnsi="Montserrat"/>
          <w:sz w:val="24"/>
        </w:rPr>
        <w:tab/>
        <w:t>As O'Neal appeared on the bridge, he inquired, "Com. Any word from Niven yet?</w:t>
      </w:r>
    </w:p>
    <w:p w:rsidR="00615032" w:rsidRPr="009E56B2" w:rsidRDefault="00615032">
      <w:pPr>
        <w:rPr>
          <w:rFonts w:ascii="Montserrat" w:hAnsi="Montserrat"/>
          <w:sz w:val="24"/>
        </w:rPr>
      </w:pPr>
      <w:r w:rsidRPr="009E56B2">
        <w:rPr>
          <w:rFonts w:ascii="Montserrat" w:hAnsi="Montserrat"/>
          <w:sz w:val="24"/>
        </w:rPr>
        <w:tab/>
        <w:t xml:space="preserve">"Negative, sir." O'Neal nodded and went to his place on the Con, but did not relieve Angelica, letting her boss the dive as the signal came over from the </w:t>
      </w:r>
      <w:r w:rsidRPr="009E56B2">
        <w:rPr>
          <w:rFonts w:ascii="Montserrat" w:hAnsi="Montserrat"/>
          <w:i/>
          <w:sz w:val="24"/>
        </w:rPr>
        <w:t>Azreal.</w:t>
      </w:r>
      <w:r w:rsidRPr="009E56B2">
        <w:rPr>
          <w:rFonts w:ascii="Montserrat" w:hAnsi="Montserrat"/>
          <w:sz w:val="24"/>
        </w:rPr>
        <w:t xml:space="preserve"> We took the flag ship's calculations for the dive and set up the Interface Communications Net.</w:t>
      </w:r>
    </w:p>
    <w:p w:rsidR="00615032" w:rsidRPr="009E56B2" w:rsidRDefault="00615032">
      <w:pPr>
        <w:rPr>
          <w:rFonts w:ascii="Montserrat" w:hAnsi="Montserrat"/>
          <w:sz w:val="24"/>
        </w:rPr>
      </w:pPr>
      <w:r w:rsidRPr="009E56B2">
        <w:rPr>
          <w:rFonts w:ascii="Montserrat" w:hAnsi="Montserrat"/>
          <w:sz w:val="24"/>
        </w:rPr>
        <w:tab/>
        <w:t>"Navigator," Angelica had the reins firmly in her grasp, "set coordinates for dive. Engineering, secure sails, ready for translation." She listened to the confirmation of her orders and she watched the clock. "All hands prepare for dive. Translation in five minutes," she announced as she started the countdown clock.</w:t>
      </w:r>
    </w:p>
    <w:p w:rsidR="00615032" w:rsidRPr="009E56B2" w:rsidRDefault="00615032">
      <w:pPr>
        <w:rPr>
          <w:rFonts w:ascii="Montserrat" w:hAnsi="Montserrat"/>
          <w:sz w:val="24"/>
        </w:rPr>
      </w:pPr>
      <w:r w:rsidRPr="009E56B2">
        <w:rPr>
          <w:rFonts w:ascii="Montserrat" w:hAnsi="Montserrat"/>
          <w:sz w:val="24"/>
        </w:rPr>
        <w:tab/>
        <w:t>"Ship secure for dive, sir," reported the Officer of the Deck.</w:t>
      </w:r>
    </w:p>
    <w:p w:rsidR="00615032" w:rsidRPr="009E56B2" w:rsidRDefault="00615032">
      <w:pPr>
        <w:rPr>
          <w:rFonts w:ascii="Montserrat" w:hAnsi="Montserrat"/>
          <w:sz w:val="24"/>
        </w:rPr>
      </w:pPr>
      <w:r w:rsidRPr="009E56B2">
        <w:rPr>
          <w:rFonts w:ascii="Montserrat" w:hAnsi="Montserrat"/>
          <w:sz w:val="24"/>
        </w:rPr>
        <w:tab/>
        <w:t>"Assets, confirm ready for dive?" she quirked an eyebrow at Connor.</w:t>
      </w:r>
    </w:p>
    <w:p w:rsidR="00615032" w:rsidRPr="009E56B2" w:rsidRDefault="00615032">
      <w:pPr>
        <w:rPr>
          <w:rFonts w:ascii="Montserrat" w:hAnsi="Montserrat"/>
          <w:sz w:val="24"/>
        </w:rPr>
      </w:pPr>
      <w:r w:rsidRPr="009E56B2">
        <w:rPr>
          <w:rFonts w:ascii="Montserrat" w:hAnsi="Montserrat"/>
          <w:sz w:val="24"/>
        </w:rPr>
        <w:tab/>
        <w:t>"Sir, field is intact and translation interface is nominal," he answered without hesitating.</w:t>
      </w:r>
    </w:p>
    <w:p w:rsidR="00615032" w:rsidRPr="009E56B2" w:rsidRDefault="00615032">
      <w:pPr>
        <w:rPr>
          <w:rFonts w:ascii="Montserrat" w:hAnsi="Montserrat"/>
          <w:sz w:val="24"/>
        </w:rPr>
      </w:pPr>
      <w:r w:rsidRPr="009E56B2">
        <w:rPr>
          <w:rFonts w:ascii="Montserrat" w:hAnsi="Montserrat"/>
          <w:sz w:val="24"/>
        </w:rPr>
        <w:tab/>
        <w:t>"Lieutenant?" she looked to me for confirmation.</w:t>
      </w:r>
    </w:p>
    <w:p w:rsidR="00615032" w:rsidRPr="009E56B2" w:rsidRDefault="00615032">
      <w:pPr>
        <w:rPr>
          <w:rFonts w:ascii="Montserrat" w:hAnsi="Montserrat"/>
          <w:sz w:val="24"/>
        </w:rPr>
      </w:pPr>
      <w:r w:rsidRPr="009E56B2">
        <w:rPr>
          <w:rFonts w:ascii="Montserrat" w:hAnsi="Montserrat"/>
          <w:sz w:val="24"/>
        </w:rPr>
        <w:tab/>
        <w:t xml:space="preserve">"I concur, sir," I stated. In the excitement of system departure, I had keyed up to a class three threshold. In that state I was aware of every field and particle on the ship. I was ready to pop that ship into the interface on my own. </w:t>
      </w:r>
    </w:p>
    <w:p w:rsidR="00615032" w:rsidRPr="009E56B2" w:rsidRDefault="00615032">
      <w:pPr>
        <w:rPr>
          <w:rFonts w:ascii="Montserrat" w:hAnsi="Montserrat"/>
          <w:sz w:val="24"/>
        </w:rPr>
      </w:pPr>
      <w:r w:rsidRPr="009E56B2">
        <w:rPr>
          <w:rFonts w:ascii="Montserrat" w:hAnsi="Montserrat"/>
          <w:sz w:val="24"/>
        </w:rPr>
        <w:tab/>
        <w:t>"Com, send confirmation to the Admiral. Helm, begin translation on the Admiral's mark."</w:t>
      </w:r>
    </w:p>
    <w:p w:rsidR="00615032" w:rsidRPr="009E56B2" w:rsidRDefault="00615032">
      <w:pPr>
        <w:rPr>
          <w:rFonts w:ascii="Montserrat" w:hAnsi="Montserrat"/>
          <w:sz w:val="24"/>
        </w:rPr>
      </w:pPr>
      <w:r w:rsidRPr="009E56B2">
        <w:rPr>
          <w:rFonts w:ascii="Montserrat" w:hAnsi="Montserrat"/>
          <w:sz w:val="24"/>
        </w:rPr>
        <w:tab/>
        <w:t>We all waited, in professional calm, until the order came over the communications net. O'Neal confirmed the order to Helm and Engineering. As the order was executed, I watched the invisible shift of translation. Space, time and mind, as media, contain information—data structures—we experience as matter, energy and thought. In translation, the information representing ships, crews, and our controlled environment is read off into prepared, isolated media, and then the original patterns are wiped. The process is instantaneous, so far as objects in translation are concerned, but an active is frighteningly aware of it.</w:t>
      </w:r>
    </w:p>
    <w:p w:rsidR="00615032" w:rsidRPr="009E56B2" w:rsidRDefault="00615032">
      <w:pPr>
        <w:rPr>
          <w:rFonts w:ascii="Montserrat" w:hAnsi="Montserrat"/>
          <w:sz w:val="24"/>
        </w:rPr>
      </w:pPr>
      <w:r w:rsidRPr="009E56B2">
        <w:rPr>
          <w:rFonts w:ascii="Montserrat" w:hAnsi="Montserrat"/>
          <w:sz w:val="24"/>
        </w:rPr>
        <w:tab/>
        <w:t>As I was heaving a deep sigh, with the last disassociation from the surface universe, Angelica was receiving reports from the crew. O'Neal was calmly observing us actives, because he was aware of how different the experience was for us. Connor did not look too good, having tapped his reserves too much over the week past. His attention turned from us as Angelica straightened up from a brief conference with the helmsman.</w:t>
      </w:r>
    </w:p>
    <w:p w:rsidR="00615032" w:rsidRPr="009E56B2" w:rsidRDefault="00615032">
      <w:pPr>
        <w:rPr>
          <w:rFonts w:ascii="Montserrat" w:hAnsi="Montserrat"/>
          <w:sz w:val="24"/>
        </w:rPr>
      </w:pPr>
      <w:r w:rsidRPr="009E56B2">
        <w:rPr>
          <w:rFonts w:ascii="Montserrat" w:hAnsi="Montserrat"/>
          <w:sz w:val="24"/>
        </w:rPr>
        <w:tab/>
        <w:t>"Captain, we are clear of the surface," Angelica reported. With an eye on Helm controls, she elaborated. "Riding at interface depth on ten degrees chord. Continuity stopped at seventeen-hundred-oh-seven hours twenty-nine seconds. Subjective time fifty-three seconds mark." The dive process was a complex mathematical dance. Technically, a ship did not leave its point of departure in real space until a split second after it arrived at its point of destination.</w:t>
      </w:r>
    </w:p>
    <w:p w:rsidR="00615032" w:rsidRPr="009E56B2" w:rsidRDefault="00615032">
      <w:pPr>
        <w:rPr>
          <w:rFonts w:ascii="Montserrat" w:hAnsi="Montserrat"/>
          <w:sz w:val="24"/>
        </w:rPr>
      </w:pPr>
      <w:r w:rsidRPr="009E56B2">
        <w:rPr>
          <w:rFonts w:ascii="Montserrat" w:hAnsi="Montserrat"/>
          <w:sz w:val="24"/>
        </w:rPr>
        <w:tab/>
        <w:t xml:space="preserve">Subjectively, however, when the drive is activated, and the ship is displaced from its position in reality and tucked into a pocket reality, as defined by the field architecture of the ship in question, that artificial bubble of relativity subjects the crew and complement to an illusion of time in transit—despite the fact that a ship is technically immobile during a translation dive. The process of disassociation with spatial-temporal coordinates at a previous here-and-now and the reassociation with a probability set of possible here-and-nows elsewhere in the continuum thought of as normal space takes a continuity-irrelevant processing time for the drive core, the artifact intelligence that controls the translation. Life aboard ship goes on while the ship contemplates its point of insertion. </w:t>
      </w:r>
    </w:p>
    <w:p w:rsidR="00615032" w:rsidRPr="009E56B2" w:rsidRDefault="00615032">
      <w:pPr>
        <w:rPr>
          <w:rFonts w:ascii="Montserrat" w:hAnsi="Montserrat"/>
          <w:sz w:val="24"/>
        </w:rPr>
      </w:pPr>
      <w:r w:rsidRPr="009E56B2">
        <w:rPr>
          <w:rFonts w:ascii="Montserrat" w:hAnsi="Montserrat"/>
          <w:sz w:val="24"/>
        </w:rPr>
        <w:tab/>
        <w:t>Psionic actives refer to this temporal effect as "panic time", a sudden acceleration experienced during the instant one slips out of the bounds of continuity. If you ever manage to find yourself exposed naked to the interface, I'm sure you will understand the expression implicitly. The time you experience is the same processing time required for a ship to calculate reinsertion. The common term of teleportation is adequate to describe the effect, but translation is a more accurate way to describe the process. Of course, explaining what an interface drive does to its passengers tends to make passengers leery of space travel, and uncertain of their reality.</w:t>
      </w:r>
    </w:p>
    <w:p w:rsidR="00615032" w:rsidRPr="009E56B2" w:rsidRDefault="00615032">
      <w:pPr>
        <w:rPr>
          <w:rFonts w:ascii="Montserrat" w:hAnsi="Montserrat"/>
          <w:sz w:val="24"/>
        </w:rPr>
      </w:pPr>
      <w:r w:rsidRPr="009E56B2">
        <w:rPr>
          <w:rFonts w:ascii="Montserrat" w:hAnsi="Montserrat"/>
          <w:sz w:val="24"/>
        </w:rPr>
        <w:tab/>
        <w:t xml:space="preserve">But that's not the only disturbing aspect of translation. </w:t>
      </w:r>
    </w:p>
    <w:p w:rsidR="00615032" w:rsidRPr="009E56B2" w:rsidRDefault="00615032">
      <w:pPr>
        <w:rPr>
          <w:rFonts w:ascii="Montserrat" w:hAnsi="Montserrat"/>
          <w:sz w:val="24"/>
        </w:rPr>
      </w:pPr>
      <w:r w:rsidRPr="009E56B2">
        <w:rPr>
          <w:rFonts w:ascii="Montserrat" w:hAnsi="Montserrat"/>
          <w:sz w:val="24"/>
        </w:rPr>
        <w:tab/>
        <w:t xml:space="preserve">Theoretically, it is possible to dive from any point in the universe to any other point in the universe without regard to time or distance. However, the greater the relativistic distance between bridged points the more extreme the displacement experienced by the ship, crew and complement. That did not mean much to the psi-latent theorist, but to a psi-active like me it had an obvious significance. The deeper the dive, the greater drain on your resources at the point where you try to regain the surface. At which point you are taxed with a proportionately increased demand on your attention for precision in the effort to come up on the mark. </w:t>
      </w:r>
    </w:p>
    <w:p w:rsidR="00615032" w:rsidRPr="009E56B2" w:rsidRDefault="00615032">
      <w:pPr>
        <w:rPr>
          <w:rFonts w:ascii="Montserrat" w:hAnsi="Montserrat"/>
          <w:sz w:val="24"/>
        </w:rPr>
      </w:pPr>
      <w:r w:rsidRPr="009E56B2">
        <w:rPr>
          <w:rFonts w:ascii="Montserrat" w:hAnsi="Montserrat"/>
          <w:sz w:val="24"/>
        </w:rPr>
        <w:tab/>
        <w:t xml:space="preserve">Of course, this was a shallow dive—or at least that was the intent—if </w:t>
      </w:r>
      <w:r w:rsidRPr="009E56B2">
        <w:rPr>
          <w:rFonts w:ascii="Montserrat" w:hAnsi="Montserrat"/>
          <w:i/>
          <w:sz w:val="24"/>
        </w:rPr>
        <w:t>Gabriel</w:t>
      </w:r>
      <w:r w:rsidRPr="009E56B2">
        <w:rPr>
          <w:rFonts w:ascii="Montserrat" w:hAnsi="Montserrat"/>
          <w:sz w:val="24"/>
        </w:rPr>
        <w:t xml:space="preserve"> behaved. The thought must have been on O'Neal's mind because he addressed it without and propting by any of us in Assets.</w:t>
      </w:r>
    </w:p>
    <w:p w:rsidR="00615032" w:rsidRPr="009E56B2" w:rsidRDefault="00615032">
      <w:pPr>
        <w:rPr>
          <w:rFonts w:ascii="Montserrat" w:hAnsi="Montserrat"/>
          <w:sz w:val="24"/>
        </w:rPr>
      </w:pPr>
      <w:r w:rsidRPr="009E56B2">
        <w:rPr>
          <w:rFonts w:ascii="Montserrat" w:hAnsi="Montserrat"/>
          <w:sz w:val="24"/>
        </w:rPr>
        <w:tab/>
        <w:t>"Check bearing and confirm insertion coordinates at the surface on this chord," he ordered the man at navigation. "Project subjective time in interface and report to the XO. Angelica, you still have the Con. I will be in my ready-room with Winter and Sinclair." Angelica nodded and moved to take the Captain's chair as O'Neal slipped away with Morgan and I in tow.</w:t>
      </w:r>
      <w:r w:rsidRPr="009E56B2">
        <w:rPr>
          <w:rFonts w:ascii="Montserrat" w:hAnsi="Montserrat"/>
          <w:sz w:val="24"/>
        </w:rPr>
        <w:br w:type="page"/>
        <w:t>CHAPTER FOUR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 could not sleep. I tossed and twisted in the grip of my nest. My body was suspended in a bed of sculpted force, a shaped free fall. A more complex design, actually, than mere null-acceleration, gently but firmly holding my center of gravity within the heart of the field. A more comfortable bed could not be devised. Except that I could not help but see and feel the shaped space that penetrated my body to pin me in place. It took a constant submission of my will to endure that gentle caress, and it had taken me months to teach myself not to fight against that kind of passive influence.</w:t>
      </w:r>
    </w:p>
    <w:p w:rsidR="00615032" w:rsidRPr="009E56B2" w:rsidRDefault="00615032">
      <w:pPr>
        <w:rPr>
          <w:rFonts w:ascii="Montserrat" w:hAnsi="Montserrat"/>
          <w:sz w:val="24"/>
        </w:rPr>
      </w:pPr>
      <w:r w:rsidRPr="009E56B2">
        <w:rPr>
          <w:rFonts w:ascii="Montserrat" w:hAnsi="Montserrat"/>
          <w:sz w:val="24"/>
        </w:rPr>
        <w:tab/>
        <w:t xml:space="preserve">During the week or so of our first dive I managed to curse the designers as far back as their tree-dwelling ancestors. Then I took it back because under normal circumstances I loved my nest. A hollow ovoid chamber about eight feet deep and five feet at its widest diameter, with padded inner surfaces concealing storage cubbies for personal effects. My berthing cell was one of four, stacked two high, two on either side of the compartment access. This put us against the inner bulkhead, close to the compartment door, and created a spacious common area for Morgan, Connor and I. If we weren't actives, and if we three weren't the sum total of our department, Connor would be shacked up with another lieutenant commander in a double, while Morgan and I would have two lieutenants in here with us. </w:t>
      </w:r>
    </w:p>
    <w:p w:rsidR="00615032" w:rsidRPr="009E56B2" w:rsidRDefault="00615032">
      <w:pPr>
        <w:rPr>
          <w:rFonts w:ascii="Montserrat" w:hAnsi="Montserrat"/>
          <w:sz w:val="24"/>
        </w:rPr>
      </w:pPr>
      <w:r w:rsidRPr="009E56B2">
        <w:rPr>
          <w:rFonts w:ascii="Montserrat" w:hAnsi="Montserrat"/>
          <w:sz w:val="24"/>
        </w:rPr>
        <w:tab/>
        <w:t xml:space="preserve">Originally our extra nest had been occupied by Sam Malthus. Formerly an assistant director for the Interface Systems Project, he joined Martin Cannon Craig on the Psi Control Project. At about the time our Asset group was transferred full time to </w:t>
      </w:r>
      <w:r w:rsidRPr="009E56B2">
        <w:rPr>
          <w:rFonts w:ascii="Montserrat" w:hAnsi="Montserrat"/>
          <w:i/>
          <w:sz w:val="24"/>
        </w:rPr>
        <w:t>Gabriel</w:t>
      </w:r>
      <w:r w:rsidRPr="009E56B2">
        <w:rPr>
          <w:rFonts w:ascii="Montserrat" w:hAnsi="Montserrat"/>
          <w:sz w:val="24"/>
        </w:rPr>
        <w:t xml:space="preserve">, he had been assigned to us as our control officer. He had been rushed through the academy after us and hopped up to lieutenant commander in charge of Assets. As a class three latent, with mind control training, he was theoretically immune to subversion and coercion. Unfortunately he was an asshole, and he wasn't immune to extreme fluctuations in temperature. </w:t>
      </w:r>
    </w:p>
    <w:p w:rsidR="00615032" w:rsidRPr="009E56B2" w:rsidRDefault="00615032">
      <w:pPr>
        <w:rPr>
          <w:rFonts w:ascii="Montserrat" w:hAnsi="Montserrat"/>
          <w:sz w:val="24"/>
        </w:rPr>
      </w:pPr>
      <w:r w:rsidRPr="009E56B2">
        <w:rPr>
          <w:rFonts w:ascii="Montserrat" w:hAnsi="Montserrat"/>
          <w:sz w:val="24"/>
        </w:rPr>
        <w:tab/>
        <w:t>My present discomfort was karmic payback for the way I had driven Malthus out.</w:t>
      </w:r>
    </w:p>
    <w:p w:rsidR="00615032" w:rsidRPr="009E56B2" w:rsidRDefault="00615032">
      <w:pPr>
        <w:rPr>
          <w:rFonts w:ascii="Montserrat" w:hAnsi="Montserrat"/>
          <w:sz w:val="24"/>
        </w:rPr>
      </w:pPr>
      <w:r w:rsidRPr="009E56B2">
        <w:rPr>
          <w:rFonts w:ascii="Montserrat" w:hAnsi="Montserrat"/>
          <w:sz w:val="24"/>
        </w:rPr>
        <w:tab/>
        <w:t xml:space="preserve">Normally field architecture did not bother me much, but as </w:t>
      </w:r>
      <w:r w:rsidRPr="009E56B2">
        <w:rPr>
          <w:rFonts w:ascii="Montserrat" w:hAnsi="Montserrat"/>
          <w:i/>
          <w:sz w:val="24"/>
        </w:rPr>
        <w:t>Gabriel</w:t>
      </w:r>
      <w:r w:rsidRPr="009E56B2">
        <w:rPr>
          <w:rFonts w:ascii="Montserrat" w:hAnsi="Montserrat"/>
          <w:sz w:val="24"/>
        </w:rPr>
        <w:t xml:space="preserve"> dove through hyperspace my awareness was enhanced a thousand-fold. To my unblinking inner eye appeared a vast and timeless ocean of potential space. I was keenly aware of the shallow depth at which the twenty ships of Exodus Task Group Three rode. I could feel the shallow regions which mass-points projected into the interface, the beaches of stars and planets. There was a current, a constant twisting sensation as the natural universe spun around the axis of our formation. My mind, stretched tight over the infinite depth of the interface, was trying to orient constantly with the correlatives of normal space within which I instinctively needed a foothold.</w:t>
      </w:r>
    </w:p>
    <w:p w:rsidR="00615032" w:rsidRPr="009E56B2" w:rsidRDefault="00615032">
      <w:pPr>
        <w:rPr>
          <w:rFonts w:ascii="Montserrat" w:hAnsi="Montserrat"/>
          <w:sz w:val="24"/>
        </w:rPr>
      </w:pPr>
      <w:r w:rsidRPr="009E56B2">
        <w:rPr>
          <w:rFonts w:ascii="Montserrat" w:hAnsi="Montserrat"/>
          <w:sz w:val="24"/>
        </w:rPr>
        <w:tab/>
        <w:t xml:space="preserve">To a ship in translation the mass shadows of celestial objects were nothing more than a kind of hyperspatial turbulence. There was no risk of collision to a ship in translation. Objects in the interface projected no material qualities, because the dive interface isolated the ships in transit from the universe. There were other dangers however. The techniques and the technology had all advanced tremendously from the first exploration diver </w:t>
      </w:r>
      <w:r w:rsidRPr="009E56B2">
        <w:rPr>
          <w:rFonts w:ascii="Montserrat" w:hAnsi="Montserrat"/>
          <w:i/>
          <w:sz w:val="24"/>
        </w:rPr>
        <w:t>Adventure</w:t>
      </w:r>
      <w:r w:rsidRPr="009E56B2">
        <w:rPr>
          <w:rFonts w:ascii="Montserrat" w:hAnsi="Montserrat"/>
          <w:sz w:val="24"/>
        </w:rPr>
        <w:t>, but they still needed an active sitting as a backup to the artifact intelligence executing the dive. Unfortunately, the subjective time in a dive meant that inevitably I had to sleep during translation to be able to function shift on top of shift.</w:t>
      </w:r>
    </w:p>
    <w:p w:rsidR="00615032" w:rsidRPr="009E56B2" w:rsidRDefault="00615032">
      <w:pPr>
        <w:rPr>
          <w:rFonts w:ascii="Montserrat" w:hAnsi="Montserrat"/>
          <w:sz w:val="24"/>
        </w:rPr>
      </w:pPr>
      <w:r w:rsidRPr="009E56B2">
        <w:rPr>
          <w:rFonts w:ascii="Montserrat" w:hAnsi="Montserrat"/>
          <w:sz w:val="24"/>
        </w:rPr>
        <w:tab/>
        <w:t xml:space="preserve">Unfortunately, I had discovered I could not sleep during translation. Trying to do so only made my mental absorption with the interface sharper. I could take sleepers to reduce or block my sensitivity, but only at the cost of negating my function as a back-up. I could meditate to extend the time I could endure before sleepers would become necessary, and there was no reason why I couldn't turn over my responsibilities to Connor and Morgan for long enough to recover my faculties. If I didn't hate the sleepers with a passion. </w:t>
      </w:r>
    </w:p>
    <w:p w:rsidR="00615032" w:rsidRPr="009E56B2" w:rsidRDefault="00615032">
      <w:pPr>
        <w:rPr>
          <w:rFonts w:ascii="Montserrat" w:hAnsi="Montserrat"/>
          <w:sz w:val="24"/>
        </w:rPr>
      </w:pPr>
      <w:r w:rsidRPr="009E56B2">
        <w:rPr>
          <w:rFonts w:ascii="Montserrat" w:hAnsi="Montserrat"/>
          <w:sz w:val="24"/>
        </w:rPr>
        <w:tab/>
        <w:t>But I was reaching my limit.</w:t>
      </w:r>
    </w:p>
    <w:p w:rsidR="00615032" w:rsidRPr="009E56B2" w:rsidRDefault="00615032">
      <w:pPr>
        <w:rPr>
          <w:rFonts w:ascii="Montserrat" w:hAnsi="Montserrat"/>
          <w:sz w:val="24"/>
        </w:rPr>
      </w:pPr>
      <w:r w:rsidRPr="009E56B2">
        <w:rPr>
          <w:rFonts w:ascii="Montserrat" w:hAnsi="Montserrat"/>
          <w:sz w:val="24"/>
        </w:rPr>
        <w:tab/>
        <w:t>Opening my eyes, I sighed and wiped a hand over my face. The images of the interface continued to play behind my eyes. I focused on my surroundings to blot the visions out for the moment. The dark, grained, organic-metal surfaces of deck, overhead and bulkheads revealed the growth patterns of the material components of the ship. Even the frame was grown on a molecular level within the directing influence of the field architecture of the ship. As a whole, the ship was as alive as any member of her crew and complement. An artifact life form.</w:t>
      </w:r>
    </w:p>
    <w:p w:rsidR="00615032" w:rsidRPr="009E56B2" w:rsidRDefault="00615032">
      <w:pPr>
        <w:rPr>
          <w:rFonts w:ascii="Montserrat" w:hAnsi="Montserrat"/>
          <w:sz w:val="24"/>
        </w:rPr>
      </w:pPr>
      <w:r w:rsidRPr="009E56B2">
        <w:rPr>
          <w:rFonts w:ascii="Montserrat" w:hAnsi="Montserrat"/>
          <w:sz w:val="24"/>
        </w:rPr>
        <w:tab/>
        <w:t xml:space="preserve">I caught my attention wandering and bit my lip. </w:t>
      </w:r>
    </w:p>
    <w:p w:rsidR="00615032" w:rsidRPr="009E56B2" w:rsidRDefault="00615032">
      <w:pPr>
        <w:rPr>
          <w:rFonts w:ascii="Montserrat" w:hAnsi="Montserrat"/>
          <w:sz w:val="24"/>
        </w:rPr>
      </w:pPr>
      <w:r w:rsidRPr="009E56B2">
        <w:rPr>
          <w:rFonts w:ascii="Montserrat" w:hAnsi="Montserrat"/>
          <w:sz w:val="24"/>
        </w:rPr>
        <w:tab/>
        <w:t>The display in my nest showed that my shift was still a few hours away. I groaned, and my cabin mate rolled over in her berth across from me and cracked an eye at me. Morgan was on a sleeper. Her face was a mask under its deadening influence. I recognized the look of blind confusion that crossed my friend's face as she found herself unable to reach out and touch my mind. Morgan had become active during an accident about seven years ago. She had awakened to her power defending herself against a direct attack when a rogue active attempted to steal the cutter she had been piloting. I don't know all of the details, but apparently he was a class three fugitive from a European reservation, trying to get away from Earth. In his attempt to mind control Morgan, he jump-started her mind to his level. My own abilities were awakened by an experience quite similar. While my mother was behind the assault in my case, the result was much the same.</w:t>
      </w:r>
    </w:p>
    <w:p w:rsidR="00615032" w:rsidRPr="009E56B2" w:rsidRDefault="00615032">
      <w:pPr>
        <w:rPr>
          <w:rFonts w:ascii="Montserrat" w:hAnsi="Montserrat"/>
          <w:sz w:val="24"/>
        </w:rPr>
      </w:pPr>
      <w:r w:rsidRPr="009E56B2">
        <w:rPr>
          <w:rFonts w:ascii="Montserrat" w:hAnsi="Montserrat"/>
          <w:sz w:val="24"/>
        </w:rPr>
        <w:tab/>
        <w:t xml:space="preserve">The potential had been there in both of our cases, and </w:t>
      </w:r>
      <w:r w:rsidRPr="009E56B2">
        <w:rPr>
          <w:rFonts w:ascii="Montserrat" w:hAnsi="Montserrat"/>
          <w:i/>
          <w:sz w:val="24"/>
        </w:rPr>
        <w:t xml:space="preserve">is </w:t>
      </w:r>
      <w:r w:rsidRPr="009E56B2">
        <w:rPr>
          <w:rFonts w:ascii="Montserrat" w:hAnsi="Montserrat"/>
          <w:sz w:val="24"/>
        </w:rPr>
        <w:t>to a greater or lesser degree in everyone. It just needs a trigger sometimes. A powerful enough psi can do that. If he or she didn't manage to twist your brain into pate first. It is the worst way to come into your power. It makes you hyper-wired and hair triggered. Makes you fight the sleepers and the dampers, or even the force architecture of artifacts and the other field technologies. It also makes you one of the best.</w:t>
      </w:r>
    </w:p>
    <w:p w:rsidR="00615032" w:rsidRPr="009E56B2" w:rsidRDefault="00615032">
      <w:pPr>
        <w:rPr>
          <w:rFonts w:ascii="Montserrat" w:hAnsi="Montserrat"/>
          <w:sz w:val="24"/>
        </w:rPr>
      </w:pPr>
      <w:r w:rsidRPr="009E56B2">
        <w:rPr>
          <w:rFonts w:ascii="Montserrat" w:hAnsi="Montserrat"/>
          <w:sz w:val="24"/>
        </w:rPr>
        <w:tab/>
        <w:t>I gazed into the eyes of my friend and immediately felt the deadening pall on Morgan's mind. Her thoughts were sluggish, weighed with sleep and haunted by the traces of hyper-dreams seeping around the edges of the drug's influence. "You're going to be a little numb for another day at least, Morgan," I assessed.</w:t>
      </w:r>
    </w:p>
    <w:p w:rsidR="00615032" w:rsidRPr="009E56B2" w:rsidRDefault="00615032">
      <w:pPr>
        <w:rPr>
          <w:rFonts w:ascii="Montserrat" w:hAnsi="Montserrat"/>
          <w:sz w:val="24"/>
        </w:rPr>
      </w:pPr>
      <w:r w:rsidRPr="009E56B2">
        <w:rPr>
          <w:rFonts w:ascii="Montserrat" w:hAnsi="Montserrat"/>
          <w:sz w:val="24"/>
        </w:rPr>
        <w:tab/>
        <w:t>"I can flush it out of my system quicker if I have to," Morgan replied.</w:t>
      </w:r>
    </w:p>
    <w:p w:rsidR="00615032" w:rsidRPr="009E56B2" w:rsidRDefault="00615032">
      <w:pPr>
        <w:rPr>
          <w:rFonts w:ascii="Montserrat" w:hAnsi="Montserrat"/>
          <w:sz w:val="24"/>
        </w:rPr>
      </w:pPr>
      <w:r w:rsidRPr="009E56B2">
        <w:rPr>
          <w:rFonts w:ascii="Montserrat" w:hAnsi="Montserrat"/>
          <w:sz w:val="24"/>
        </w:rPr>
        <w:tab/>
        <w:t xml:space="preserve">"If you have to," I grinned, "but don't take anything today. If you take another dose you </w:t>
      </w:r>
      <w:r w:rsidRPr="009E56B2">
        <w:rPr>
          <w:rFonts w:ascii="Montserrat" w:hAnsi="Montserrat"/>
          <w:i/>
          <w:sz w:val="24"/>
        </w:rPr>
        <w:t xml:space="preserve">won't </w:t>
      </w:r>
      <w:r w:rsidRPr="009E56B2">
        <w:rPr>
          <w:rFonts w:ascii="Montserrat" w:hAnsi="Montserrat"/>
          <w:sz w:val="24"/>
        </w:rPr>
        <w:t xml:space="preserve">be able to and I might not be able to stretch it for the two shifts I had planned." </w:t>
      </w:r>
    </w:p>
    <w:p w:rsidR="00615032" w:rsidRPr="009E56B2" w:rsidRDefault="00615032">
      <w:pPr>
        <w:rPr>
          <w:rFonts w:ascii="Montserrat" w:hAnsi="Montserrat"/>
          <w:sz w:val="24"/>
        </w:rPr>
      </w:pPr>
      <w:r w:rsidRPr="009E56B2">
        <w:rPr>
          <w:rFonts w:ascii="Montserrat" w:hAnsi="Montserrat"/>
          <w:sz w:val="24"/>
        </w:rPr>
        <w:tab/>
        <w:t>"Do you want me ready on stand-by?" Morgan asked.</w:t>
      </w:r>
    </w:p>
    <w:p w:rsidR="00615032" w:rsidRPr="009E56B2" w:rsidRDefault="00615032">
      <w:pPr>
        <w:rPr>
          <w:rFonts w:ascii="Montserrat" w:hAnsi="Montserrat"/>
          <w:sz w:val="24"/>
        </w:rPr>
      </w:pPr>
      <w:r w:rsidRPr="009E56B2">
        <w:rPr>
          <w:rFonts w:ascii="Montserrat" w:hAnsi="Montserrat"/>
          <w:sz w:val="24"/>
        </w:rPr>
        <w:tab/>
        <w:t>"No, I can still hack my last shift," I answered, as she struggled to slip out of the force cocoon, "Besides, Connor likes doing the overtime. Go back to sleep for now. I'll be fine. Rest while you can." Morgan frowned, but relaxed back into drugged sleep. I smiled at my friend. Morgan was sharp as a razor, and there wasn't a better all-around pilot in the entire navy. Her grasp of the interface was far keener than mine, but I had a few decades worth of experience on her. Morgan was the junior member of the team and I felt some guilt knowing that Morgan was down on sleepers more often due to my stubborn avoidance of them. Of course, Connor was senior to me, and I was his relief. Unlike Morgan and I, he did not have any trouble sleeping in the interface, and managed to get in enough sleep between long watches. I tried hard not to hold it against him, and most of the time I succeeded.</w:t>
      </w:r>
    </w:p>
    <w:p w:rsidR="00615032" w:rsidRPr="009E56B2" w:rsidRDefault="00615032">
      <w:pPr>
        <w:rPr>
          <w:rFonts w:ascii="Montserrat" w:hAnsi="Montserrat"/>
          <w:sz w:val="24"/>
        </w:rPr>
      </w:pPr>
      <w:r w:rsidRPr="009E56B2">
        <w:rPr>
          <w:rFonts w:ascii="Montserrat" w:hAnsi="Montserrat"/>
          <w:sz w:val="24"/>
        </w:rPr>
        <w:tab/>
        <w:t xml:space="preserve">Awake in spite of myself, I wandered into the shower compartment and skinned out of my uniform. In spite of the efficiency of the material, it was a good idea to recondition it from time to time. A special solution would give it enriched raw materials to repair molecular damage, and leach out any trace elements it could not metabolize. So the sheathe went into the purge bath while I stepped into a shower. A sheathe will keep you clean, but it can wear on you and it is no substitute for bathing. As I relaxed in a blanket of steam, my thought wandered to Chief Petty Officer Grant. </w:t>
      </w:r>
    </w:p>
    <w:p w:rsidR="00615032" w:rsidRPr="009E56B2" w:rsidRDefault="00615032">
      <w:pPr>
        <w:rPr>
          <w:rFonts w:ascii="Montserrat" w:hAnsi="Montserrat"/>
          <w:sz w:val="24"/>
        </w:rPr>
      </w:pPr>
      <w:r w:rsidRPr="009E56B2">
        <w:rPr>
          <w:rFonts w:ascii="Montserrat" w:hAnsi="Montserrat"/>
          <w:sz w:val="24"/>
        </w:rPr>
        <w:tab/>
        <w:t xml:space="preserve">It had taken me a while to corner him during that first shake down mission, but when I finally did confront him he was quite forward with an explanation of his reaction to me. Grant had been a yard dog at the station that the </w:t>
      </w:r>
      <w:r w:rsidRPr="009E56B2">
        <w:rPr>
          <w:rFonts w:ascii="Montserrat" w:hAnsi="Montserrat"/>
          <w:i/>
          <w:sz w:val="24"/>
        </w:rPr>
        <w:t>Adventure</w:t>
      </w:r>
      <w:r w:rsidRPr="009E56B2">
        <w:rPr>
          <w:rFonts w:ascii="Montserrat" w:hAnsi="Montserrat"/>
          <w:sz w:val="24"/>
        </w:rPr>
        <w:t xml:space="preserve"> had operated out of. He had become acquainted with my mother during her assignment aboard that explorer. I guess that he was about in his late twenties, or early thirties then, and while he didn't say anything about it, I suspect that he got to know Erin Sinclair rather well. When her ship was lost, his only knowledge of the fact came from the ship's failure to return and her failure to rendezvous with him as planned. In time he wormed his way into circles where he could get a real answer as to her fate. On learning the story, he enlisted in the system defense forces of the Solar Authority which proceeded the formation of the Astronautical Navy of the Solar Authority. When he saw me the first time, I was about six years older than my last publicity pictures, and a dead ringer for my mom. He surprised me though, when I confronted him, because the thing that had bothered him the most was that I resembled my mother in all the subtle ways as well. Idiom, gesture, carriage, manners; so much so that he really did feel himself in the presence of a ghost.</w:t>
      </w:r>
    </w:p>
    <w:p w:rsidR="00615032" w:rsidRPr="009E56B2" w:rsidRDefault="00615032">
      <w:pPr>
        <w:rPr>
          <w:rFonts w:ascii="Montserrat" w:hAnsi="Montserrat"/>
          <w:sz w:val="24"/>
        </w:rPr>
      </w:pPr>
      <w:r w:rsidRPr="009E56B2">
        <w:rPr>
          <w:rFonts w:ascii="Montserrat" w:hAnsi="Montserrat"/>
          <w:sz w:val="24"/>
        </w:rPr>
        <w:tab/>
        <w:t>I had explained the nature of our close rapport, to account for the similarity. I also explained how my mom had been my only family and he had adopted me on the spot and told me to regard him as my dear old Uncle Jocko. I was delighted, he is an ornery, salty, sensible man. Jocko, perhaps twenty years older than me, makes a great surrogate father. Still, every time he compares me to my mother it sends a chill through me and sets me off to dwelling on aspects of our relationship I still don't understand.</w:t>
      </w:r>
    </w:p>
    <w:p w:rsidR="00615032" w:rsidRPr="009E56B2" w:rsidRDefault="00615032">
      <w:pPr>
        <w:rPr>
          <w:rFonts w:ascii="Montserrat" w:hAnsi="Montserrat"/>
          <w:sz w:val="24"/>
        </w:rPr>
      </w:pPr>
      <w:r w:rsidRPr="009E56B2">
        <w:rPr>
          <w:rFonts w:ascii="Montserrat" w:hAnsi="Montserrat"/>
          <w:sz w:val="24"/>
        </w:rPr>
        <w:tab/>
        <w:t>I was lost in thought when it hit me.</w:t>
      </w:r>
    </w:p>
    <w:p w:rsidR="00615032" w:rsidRPr="009E56B2" w:rsidRDefault="00615032">
      <w:pPr>
        <w:rPr>
          <w:rFonts w:ascii="Montserrat" w:hAnsi="Montserrat"/>
          <w:sz w:val="24"/>
        </w:rPr>
      </w:pPr>
      <w:r w:rsidRPr="009E56B2">
        <w:rPr>
          <w:rFonts w:ascii="Montserrat" w:hAnsi="Montserrat"/>
          <w:sz w:val="24"/>
        </w:rPr>
        <w:tab/>
        <w:t>I gasped and braced myself against the wall, because the first thing I thought was that the internal gravity field had collapsed. Then I realized that the sense of falling away that had torn through my mind was more remote, external. I screamed, "Morgan!" as the alarm klaxons started. I darted out of the shower into the common area as Morgan was wriggling out of her nest. She looked panicked and confused—at my actions I realized. I grabbed her and mumbled in warning, "gotta purge your system," as I invaded her biosphere. The principle psionic abilities are psychokinesis and extra sensory perception. Will and attention. Intent and intuition. Training psionic potential is in part the diffraction of a white light into spectra. One of the six primary colors then, is what we call biokinesis, the manipulation of life (complex bio-electro-chemestry). You could compare what I did at that moment to picking up a book, skimming through the text and ripping out the one or two pages that didn't belong there.</w:t>
      </w:r>
    </w:p>
    <w:p w:rsidR="00615032" w:rsidRPr="009E56B2" w:rsidRDefault="00615032">
      <w:pPr>
        <w:rPr>
          <w:rFonts w:ascii="Montserrat" w:hAnsi="Montserrat"/>
          <w:sz w:val="24"/>
        </w:rPr>
      </w:pPr>
      <w:r w:rsidRPr="009E56B2">
        <w:rPr>
          <w:rFonts w:ascii="Montserrat" w:hAnsi="Montserrat"/>
          <w:sz w:val="24"/>
        </w:rPr>
        <w:tab/>
        <w:t>Morgan staggered, barely braced by my warning as the weight of the interface crashed into her mind. And at once she understood. "Oh my God! We're off the chord! We're cut off from our reference line. How deep are we?" she cried, grasping my arms in a crushing grip.</w:t>
      </w:r>
    </w:p>
    <w:p w:rsidR="00615032" w:rsidRPr="009E56B2" w:rsidRDefault="00615032">
      <w:pPr>
        <w:rPr>
          <w:rFonts w:ascii="Montserrat" w:hAnsi="Montserrat"/>
          <w:sz w:val="24"/>
        </w:rPr>
      </w:pPr>
      <w:r w:rsidRPr="009E56B2">
        <w:rPr>
          <w:rFonts w:ascii="Montserrat" w:hAnsi="Montserrat"/>
          <w:sz w:val="24"/>
        </w:rPr>
        <w:tab/>
        <w:t>"Without that reference line, we have essentially dropped to infinite depth," I said. Before either of us could utter another word, the Captain's voice blasted over the com on general address. We were being summoned to the bridge. Immediately. We were out the door at a dead run, neither of us noticing my state of undress. Minutes later we stumbled onto the bridge. The captain took one look at me and dispatched someone to collect my uniform and bring it to me. Then he dragged Morgan and I over to the Disaster Seat. Connor was sitting there, face blanched and locked stiff in his seat. I reached out and discovered his attention was very far away and straining.</w:t>
      </w:r>
    </w:p>
    <w:p w:rsidR="00615032" w:rsidRPr="009E56B2" w:rsidRDefault="00615032">
      <w:pPr>
        <w:rPr>
          <w:rFonts w:ascii="Montserrat" w:hAnsi="Montserrat"/>
          <w:sz w:val="24"/>
        </w:rPr>
      </w:pPr>
      <w:r w:rsidRPr="009E56B2">
        <w:rPr>
          <w:rFonts w:ascii="Montserrat" w:hAnsi="Montserrat"/>
          <w:sz w:val="24"/>
        </w:rPr>
        <w:tab/>
        <w:t>O'Neal must have guessed I was reading him and pulled me back a step. "Don't break his concentration, right now he s the only link we have with the Task Group," he explained. "I don't know why yet, but the Interface Com Net has crashed," he added as he saw me about to speak. I shook my head and interrupted before he could go on.</w:t>
      </w:r>
    </w:p>
    <w:p w:rsidR="00615032" w:rsidRPr="009E56B2" w:rsidRDefault="00615032">
      <w:pPr>
        <w:rPr>
          <w:rFonts w:ascii="Montserrat" w:hAnsi="Montserrat"/>
          <w:sz w:val="24"/>
        </w:rPr>
      </w:pPr>
      <w:r w:rsidRPr="009E56B2">
        <w:rPr>
          <w:rFonts w:ascii="Montserrat" w:hAnsi="Montserrat"/>
          <w:sz w:val="24"/>
        </w:rPr>
        <w:tab/>
        <w:t>"Captain, that's not the biggest problem," I declared. O'Neal gave me a stern look. "I'm not sure if Connor would have noticed it, he's not hypersensitive to the Interface. Captain we've dropped off the chord. When we went out of phase with the Task Group that must have cut the Com Net.</w:t>
      </w:r>
    </w:p>
    <w:p w:rsidR="00615032" w:rsidRPr="009E56B2" w:rsidRDefault="00615032">
      <w:pPr>
        <w:rPr>
          <w:rFonts w:ascii="Montserrat" w:hAnsi="Montserrat"/>
          <w:sz w:val="24"/>
        </w:rPr>
      </w:pPr>
      <w:r w:rsidRPr="009E56B2">
        <w:rPr>
          <w:rFonts w:ascii="Montserrat" w:hAnsi="Montserrat"/>
          <w:sz w:val="24"/>
        </w:rPr>
        <w:tab/>
        <w:t xml:space="preserve">Connor interrupted the captain, still in his trance, to announce, "Sir, Hawkins on </w:t>
      </w:r>
      <w:r w:rsidRPr="009E56B2">
        <w:rPr>
          <w:rFonts w:ascii="Montserrat" w:hAnsi="Montserrat"/>
          <w:i/>
          <w:sz w:val="24"/>
        </w:rPr>
        <w:t>Azael</w:t>
      </w:r>
      <w:r w:rsidRPr="009E56B2">
        <w:rPr>
          <w:rFonts w:ascii="Montserrat" w:hAnsi="Montserrat"/>
          <w:sz w:val="24"/>
        </w:rPr>
        <w:t xml:space="preserve"> reports that they've lost the net as well. I agree with Arden, sir, we've lost the chord somehow. Anything to relay?"</w:t>
      </w:r>
    </w:p>
    <w:p w:rsidR="00615032" w:rsidRPr="009E56B2" w:rsidRDefault="00615032">
      <w:pPr>
        <w:rPr>
          <w:rFonts w:ascii="Montserrat" w:hAnsi="Montserrat"/>
          <w:sz w:val="24"/>
        </w:rPr>
      </w:pPr>
      <w:r w:rsidRPr="009E56B2">
        <w:rPr>
          <w:rFonts w:ascii="Montserrat" w:hAnsi="Montserrat"/>
          <w:sz w:val="24"/>
        </w:rPr>
        <w:tab/>
        <w:t>O'Neal didn't pause. "Affirmative, relay back our situation and advise strongly making telepathic links ship to ship throughout the Task Group, we'll do the same. If we can regain contact with anybody still on the chord we might be able to correct this situation," he turned to Morgan and me. "This might feel like a mistake to you, but we need answers before we can act. Get in touch with as many other ships as you can."</w:t>
      </w:r>
    </w:p>
    <w:p w:rsidR="00615032" w:rsidRPr="009E56B2" w:rsidRDefault="00615032">
      <w:pPr>
        <w:rPr>
          <w:rFonts w:ascii="Montserrat" w:hAnsi="Montserrat"/>
          <w:sz w:val="24"/>
        </w:rPr>
      </w:pPr>
      <w:r w:rsidRPr="009E56B2">
        <w:rPr>
          <w:rFonts w:ascii="Montserrat" w:hAnsi="Montserrat"/>
          <w:sz w:val="24"/>
        </w:rPr>
        <w:tab/>
        <w:t xml:space="preserve">"Aye, Captain," we snapped, stealing a couple of chairs. Spurred by a renewed sense of "panic time" I shifted up into my highest threshold. Telepathy is a strange ability. It is not remotely a spatial phenomenon. Telepathic proximity is measured in terms of intimacy. During our Asset Training for this mission, each of us assigned to Task Group Three had voluntarily slept at least once with all of the others so that we would have the best chance possible—know each other well enough—to find each other at a time like this. Group by group we drew together in concert until we had a total net that would support itself, a world-mind of sixty people. A waking dream. All three of us noticeably relaxed then, and opened our eyes to report to the captain. </w:t>
      </w:r>
    </w:p>
    <w:p w:rsidR="00615032" w:rsidRPr="009E56B2" w:rsidRDefault="00615032">
      <w:pPr>
        <w:rPr>
          <w:rFonts w:ascii="Montserrat" w:hAnsi="Montserrat"/>
          <w:sz w:val="24"/>
        </w:rPr>
      </w:pPr>
      <w:r w:rsidRPr="009E56B2">
        <w:rPr>
          <w:rFonts w:ascii="Montserrat" w:hAnsi="Montserrat"/>
          <w:sz w:val="24"/>
        </w:rPr>
        <w:tab/>
        <w:t>First the good news. All ships accounted for. The bad news was that all of the ships had lost the chord at the same time. A consensus of preliminary assessments pointed to a chain translation error. At the beginning of this dive, the coordinated dive program transmitted to all the ships had probably contained a fault. Corrupted data had instructed all of the ships to cut the chord. Without reference points, any dive is an infinite dive, because any group of coordinates is as good as another—the classic definition of a four dimensional geometry, the universe is an object who's center is everywhere and who's circumference is nowhere; all points are in direct contact. At the moment we were literally halfway to anywhere, right in the middle of nowhere.</w:t>
      </w:r>
    </w:p>
    <w:p w:rsidR="00615032" w:rsidRPr="009E56B2" w:rsidRDefault="00615032">
      <w:pPr>
        <w:rPr>
          <w:rFonts w:ascii="Montserrat" w:hAnsi="Montserrat"/>
          <w:sz w:val="24"/>
        </w:rPr>
      </w:pPr>
      <w:r w:rsidRPr="009E56B2">
        <w:rPr>
          <w:rFonts w:ascii="Montserrat" w:hAnsi="Montserrat"/>
          <w:sz w:val="24"/>
        </w:rPr>
        <w:tab/>
        <w:t xml:space="preserve">O'Neal turned to me, "Arden, you are the closest thing we have to an expert in this matter. What is your analysis?" I opened my mouth to object. I didn't see that I knew anything more about this situation than anybody else. Then I realized it wasn't true. Any active has something to say about the mechanics of translation. Not every active participated in translating that understanding into comprehensive physics. I shut my mouth and considered the problem. There is nothing as stupid as a computer, because it will literally do anything you tell it to. An active has a sense of self preservation. Since I was involved in teaching a computer how to translate, I had spent more time than any other active—besides my mother—thinking about what could go wrong in translation, how and why. </w:t>
      </w:r>
    </w:p>
    <w:p w:rsidR="00615032" w:rsidRPr="009E56B2" w:rsidRDefault="00615032">
      <w:pPr>
        <w:rPr>
          <w:rFonts w:ascii="Montserrat" w:hAnsi="Montserrat"/>
          <w:sz w:val="24"/>
        </w:rPr>
      </w:pPr>
      <w:r w:rsidRPr="009E56B2">
        <w:rPr>
          <w:rFonts w:ascii="Montserrat" w:hAnsi="Montserrat"/>
          <w:sz w:val="24"/>
        </w:rPr>
        <w:tab/>
        <w:t>"We're not hopelessly lost," I assured him, realizing it myself as I told him. "Since we are still experiencing subjective time, the ship is still plotting a chord," I explained. I closed my eyes and analyzed the twisting flow of the interface around us. I could pick up the other ships, each just slightly out of phase, but I could not establish an inertial track with the surface.</w:t>
      </w:r>
    </w:p>
    <w:p w:rsidR="00615032" w:rsidRPr="009E56B2" w:rsidRDefault="00615032">
      <w:pPr>
        <w:rPr>
          <w:rFonts w:ascii="Montserrat" w:hAnsi="Montserrat"/>
          <w:sz w:val="24"/>
        </w:rPr>
      </w:pPr>
      <w:r w:rsidRPr="009E56B2">
        <w:rPr>
          <w:rFonts w:ascii="Montserrat" w:hAnsi="Montserrat"/>
          <w:sz w:val="24"/>
        </w:rPr>
        <w:tab/>
        <w:t>"What does subjective time have to do with it?" O'Neal broke into my thoughts.</w:t>
      </w:r>
    </w:p>
    <w:p w:rsidR="00615032" w:rsidRPr="009E56B2" w:rsidRDefault="00615032">
      <w:pPr>
        <w:rPr>
          <w:rFonts w:ascii="Montserrat" w:hAnsi="Montserrat"/>
          <w:sz w:val="24"/>
        </w:rPr>
      </w:pPr>
      <w:r w:rsidRPr="009E56B2">
        <w:rPr>
          <w:rFonts w:ascii="Montserrat" w:hAnsi="Montserrat"/>
          <w:sz w:val="24"/>
        </w:rPr>
        <w:tab/>
        <w:t xml:space="preserve">"Time is not a factor in point to point translation," I answered, still trying to figure out what sort of curve the Interface Drive was calculating. "If we hadn't designed the system to check itself, we wouldn't have subjective time. A static translation is instantaneous, but a dynamic translation makes contact with the surface all along our track. Alpha and Omega translations are read-write operations, while the chord translations are read-only translations. Here and now, we are existing in the system's processing loop. I'm not sure you can call this a literal state of existence, because theoretically, we are inhabiting an artificial mental construct," I explained remotely while continuing my scan. </w:t>
      </w:r>
    </w:p>
    <w:p w:rsidR="00615032" w:rsidRPr="009E56B2" w:rsidRDefault="00615032">
      <w:pPr>
        <w:rPr>
          <w:rFonts w:ascii="Montserrat" w:hAnsi="Montserrat"/>
          <w:sz w:val="24"/>
        </w:rPr>
      </w:pPr>
      <w:r w:rsidRPr="009E56B2">
        <w:rPr>
          <w:rFonts w:ascii="Montserrat" w:hAnsi="Montserrat"/>
          <w:sz w:val="24"/>
        </w:rPr>
        <w:tab/>
        <w:t xml:space="preserve">"So far," I amended, "all we have to worry about is the fact that we have lost our inertial plot. We don't know where we are, we just know that we are not where the ship thinks we are. Chances are </w:t>
      </w:r>
      <w:r w:rsidRPr="009E56B2">
        <w:rPr>
          <w:rFonts w:ascii="Montserrat" w:hAnsi="Montserrat"/>
          <w:i/>
          <w:sz w:val="24"/>
        </w:rPr>
        <w:t>Gabriel</w:t>
      </w:r>
      <w:r w:rsidRPr="009E56B2">
        <w:rPr>
          <w:rFonts w:ascii="Montserrat" w:hAnsi="Montserrat"/>
          <w:sz w:val="24"/>
        </w:rPr>
        <w:t xml:space="preserve"> could reach the end of the program and surface at whatever point falls on the mark. We might be light years off course, but at least we would have emerged on the surface. Alternatively, we could go on forever, live out our lives in these little pocket realities and never reintegrate with the surface. As far as the rest of the universe is concerned, we dissolved and didn't resolve again.</w:t>
      </w:r>
    </w:p>
    <w:p w:rsidR="00615032" w:rsidRPr="009E56B2" w:rsidRDefault="00615032">
      <w:pPr>
        <w:rPr>
          <w:rFonts w:ascii="Montserrat" w:hAnsi="Montserrat"/>
          <w:sz w:val="24"/>
        </w:rPr>
      </w:pPr>
      <w:r w:rsidRPr="009E56B2">
        <w:rPr>
          <w:rFonts w:ascii="Montserrat" w:hAnsi="Montserrat"/>
          <w:sz w:val="24"/>
        </w:rPr>
        <w:tab/>
        <w:t>"Are you actually saying that the ship creates an artificial reality?," interrupted Angelica Thompson. O'Neal stared at her and then at me and raised his eyebrow.</w:t>
      </w:r>
    </w:p>
    <w:p w:rsidR="00615032" w:rsidRPr="009E56B2" w:rsidRDefault="00615032">
      <w:pPr>
        <w:rPr>
          <w:rFonts w:ascii="Montserrat" w:hAnsi="Montserrat"/>
          <w:sz w:val="24"/>
        </w:rPr>
      </w:pPr>
      <w:r w:rsidRPr="009E56B2">
        <w:rPr>
          <w:rFonts w:ascii="Montserrat" w:hAnsi="Montserrat"/>
          <w:sz w:val="24"/>
        </w:rPr>
        <w:tab/>
        <w:t xml:space="preserve">"Well, yes and no. It is a pocket reality. We experience it as reality because it provides structured space and time for us to interact in, it is not, however, a part of our native continuity. It is sort of like a waking dream," I elaborated. </w:t>
      </w:r>
    </w:p>
    <w:p w:rsidR="00615032" w:rsidRPr="009E56B2" w:rsidRDefault="00615032">
      <w:pPr>
        <w:rPr>
          <w:rFonts w:ascii="Montserrat" w:hAnsi="Montserrat"/>
          <w:sz w:val="24"/>
        </w:rPr>
      </w:pPr>
      <w:r w:rsidRPr="009E56B2">
        <w:rPr>
          <w:rFonts w:ascii="Montserrat" w:hAnsi="Montserrat"/>
          <w:sz w:val="24"/>
        </w:rPr>
        <w:tab/>
        <w:t>"Or a nightmare," O'Neal mused. "If we ever get out of this you are going to have to explain this all to me again very carefully. But for now let's work on getting out of this. Can you determine what chord we've shifted to?"</w:t>
      </w:r>
    </w:p>
    <w:p w:rsidR="00615032" w:rsidRPr="009E56B2" w:rsidRDefault="00615032">
      <w:pPr>
        <w:rPr>
          <w:rFonts w:ascii="Montserrat" w:hAnsi="Montserrat"/>
          <w:sz w:val="24"/>
        </w:rPr>
      </w:pPr>
      <w:r w:rsidRPr="009E56B2">
        <w:rPr>
          <w:rFonts w:ascii="Montserrat" w:hAnsi="Montserrat"/>
          <w:sz w:val="24"/>
        </w:rPr>
        <w:tab/>
        <w:t>I shrugged. I was still looking but I couldn't compensate for our displacement. "No, we're not on a chord exactly. Perhaps we are on a curving reference scheme. Whatever the case may be, it is still trying to get somewhere. It is still thinking about where to go. There is probably some kind of feed-back loop in the calculations which produces a sliding reference. That would account for why I can't achieve my own surface reference. If I knew how we were deviating I might be able to adjust my own calculations."</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 xml:space="preserve">My conversation with Captain O'Neal reverberated through the world-mind of our telepathic net. Some captains had to go dig into their technical archives to find confirmation of my basic conclusions. If I'd had another captain besides O'Neal I doubt I would have been listened to. As it was, it summed up the situation. While I slinked away into the Captain's ready room to slither into my uniform, other authorities and assets were consulted. Diagnostic scans on all twenty drives were made and compared, with data from their inertial logs. By the time I stepped back onto the bridge, the captain was making a situation report to the Admiral. Analysis of the logs and current calculations on the drive status repeating display confirmed my suspicions. We were locked into an uncontrolled dive. </w:t>
      </w:r>
    </w:p>
    <w:p w:rsidR="00615032" w:rsidRPr="009E56B2" w:rsidRDefault="00615032">
      <w:pPr>
        <w:rPr>
          <w:rFonts w:ascii="Montserrat" w:hAnsi="Montserrat"/>
          <w:sz w:val="24"/>
        </w:rPr>
      </w:pPr>
      <w:r w:rsidRPr="009E56B2">
        <w:rPr>
          <w:rFonts w:ascii="Montserrat" w:hAnsi="Montserrat"/>
          <w:sz w:val="24"/>
        </w:rPr>
        <w:tab/>
        <w:t>With great effort, over the next several hours we managed to isolate the corrupted segment of the program and identify it. The fault was in the error checking code. At some point it had gone senile and had started correcting non-existent errors in the chord translations. At some point it had noticed that the resultant data conflicted with the alpha reference point, so it had corrected that bit of data too. From that analysis, we assembled a corrected plot. The news was not good. We were on a tumbling chord, which presented no close surface references.</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No one mentioned sabotage, but it ground at the surface of people's thoughts that a navigational data packet should not have corrupted a resident program in each ship's computers. Not by accident. But, it was feasible that an encrypted key buried in the transmission could have activated a parasite loaded ahead of time into resident memory at a time when an individual, or a small group of individuals might have had access to all the ships in dock at Luna V. In such a manner, the Task Group could be crippled in dive with the sacrifice of only one conspirator. For such sabotage to have been initiated after departure, it would have to have been carried out by an active of class three ranking, or it would have to involve a conspiracy extending to crew members on all twenty ships.</w:t>
      </w:r>
    </w:p>
    <w:p w:rsidR="00615032" w:rsidRPr="009E56B2" w:rsidRDefault="00615032">
      <w:pPr>
        <w:rPr>
          <w:rFonts w:ascii="Montserrat" w:hAnsi="Montserrat"/>
          <w:sz w:val="24"/>
        </w:rPr>
      </w:pPr>
      <w:r w:rsidRPr="009E56B2">
        <w:rPr>
          <w:rFonts w:ascii="Montserrat" w:hAnsi="Montserrat"/>
          <w:sz w:val="24"/>
        </w:rPr>
        <w:tab/>
        <w:t xml:space="preserve">Our situation was too grim to entertain such suspicions. Our first order of business was finding a way to abort the dive without scattering our formation all over the local group of galaxies. Some genius suggested rebooting the system and reloading the programs, until I had to point out that at the moment the computer was running our reality along with those programs. Perhaps with careful psychic surgery, the corrupted programming could be burnt out of the loop, but that would eliminate all automatic error checking, requiring manual error correction and constant supervision. This suggestion at least had more merit, despite having come from </w:t>
      </w:r>
      <w:r w:rsidRPr="009E56B2">
        <w:rPr>
          <w:rFonts w:ascii="Montserrat" w:hAnsi="Montserrat"/>
          <w:i/>
          <w:sz w:val="24"/>
        </w:rPr>
        <w:t>Azreal's</w:t>
      </w:r>
      <w:r w:rsidRPr="009E56B2">
        <w:rPr>
          <w:rFonts w:ascii="Montserrat" w:hAnsi="Montserrat"/>
          <w:sz w:val="24"/>
        </w:rPr>
        <w:t xml:space="preserve"> staff asset control officer, Commander Craig. As the former Director of the Interface Systems Project, he knew more about these drives than I did.</w:t>
      </w:r>
    </w:p>
    <w:p w:rsidR="00615032" w:rsidRPr="009E56B2" w:rsidRDefault="00615032">
      <w:pPr>
        <w:rPr>
          <w:rFonts w:ascii="Montserrat" w:hAnsi="Montserrat"/>
          <w:sz w:val="24"/>
        </w:rPr>
      </w:pPr>
      <w:r w:rsidRPr="009E56B2">
        <w:rPr>
          <w:rFonts w:ascii="Montserrat" w:hAnsi="Montserrat"/>
          <w:sz w:val="24"/>
        </w:rPr>
        <w:tab/>
        <w:t>In the meantime, while these decisions were being considered, we were still tumbling through the interface, and the clock was still running. I had burnt out about six hours into the emergency, and the captain ordered me to take the sleepers from my control officer. Things were looking so bad that I didn't even complain. I was wrecked.</w:t>
      </w:r>
    </w:p>
    <w:p w:rsidR="00615032" w:rsidRPr="009E56B2" w:rsidRDefault="00615032">
      <w:pPr>
        <w:rPr>
          <w:rFonts w:ascii="Montserrat" w:hAnsi="Montserrat"/>
          <w:sz w:val="24"/>
        </w:rPr>
      </w:pPr>
      <w:r w:rsidRPr="009E56B2">
        <w:rPr>
          <w:rFonts w:ascii="Montserrat" w:hAnsi="Montserrat"/>
          <w:sz w:val="24"/>
        </w:rPr>
        <w:tab/>
        <w:t>Morgan and Connor held down the fort for the next forty hours. Connor, unaffected by the interface, was our backbone for the next several weeks, since his endurance made it possible for either myself or Morgan to be down on sleepers without jeopardizing the escape effort. On the first morning after losing the chord, the Admiral ordered the purge of the corrupted programming. From that moment on, one of the three of us was full time engaged in correcting sequencing errors. We managed to smooth out the tumbling in the first week. We calculated a new chord and found ourselves unspeakably deep in the hyperspace matrix.</w:t>
      </w:r>
    </w:p>
    <w:p w:rsidR="00615032" w:rsidRPr="009E56B2" w:rsidRDefault="00615032">
      <w:pPr>
        <w:rPr>
          <w:rFonts w:ascii="Montserrat" w:hAnsi="Montserrat"/>
          <w:sz w:val="24"/>
        </w:rPr>
      </w:pPr>
      <w:r w:rsidRPr="009E56B2">
        <w:rPr>
          <w:rFonts w:ascii="Montserrat" w:hAnsi="Montserrat"/>
          <w:sz w:val="24"/>
        </w:rPr>
        <w:tab/>
        <w:t>On the tenth day of our emergency, I spoke to Connor aside. "We can't keep this up forever, Cal," I hissed from the console where I was entering chord corrections. He looked at me and frowned. "Don't look at me like that. I know you've plotted out this chord as well as I have. We started from a ten degree chord—a shallow dive inside the curve—and look where we are now. This chord has been opening up in spite of our manual corrections."</w:t>
      </w:r>
    </w:p>
    <w:p w:rsidR="00615032" w:rsidRPr="009E56B2" w:rsidRDefault="00615032">
      <w:pPr>
        <w:rPr>
          <w:rFonts w:ascii="Montserrat" w:hAnsi="Montserrat"/>
          <w:sz w:val="24"/>
        </w:rPr>
      </w:pPr>
      <w:r w:rsidRPr="009E56B2">
        <w:rPr>
          <w:rFonts w:ascii="Montserrat" w:hAnsi="Montserrat"/>
          <w:sz w:val="24"/>
        </w:rPr>
        <w:tab/>
        <w:t xml:space="preserve">"Yes, I know. We've opened up to about an eighty degree chord. Ten more degrees and we will be headed at right angles away from our surface reference," he observed. We were talking about the angle of interface, the calculation of corresponding points in a field—a four dimensional geometry. A shallow angle of interface has a higher positive correspondence with surface continuity. A deeper, yet still acute angle of interface has a lower surface correspondence. A right angle of interface has no surface correspondence, literally zero. All points are equidistant. A straight angle, one hundred and eighty degrees, presents an inverse correspondence with the surface. As the angle becomes more obtuse, the surface correlation becomes negative. Points relative to the surface are remote in continuity, and close in discontinuity. </w:t>
      </w:r>
    </w:p>
    <w:p w:rsidR="00615032" w:rsidRPr="009E56B2" w:rsidRDefault="00615032">
      <w:pPr>
        <w:rPr>
          <w:rFonts w:ascii="Montserrat" w:hAnsi="Montserrat"/>
          <w:sz w:val="24"/>
        </w:rPr>
      </w:pPr>
      <w:r w:rsidRPr="009E56B2">
        <w:rPr>
          <w:rFonts w:ascii="Montserrat" w:hAnsi="Montserrat"/>
          <w:sz w:val="24"/>
        </w:rPr>
        <w:tab/>
        <w:t>In other words, an obtuse angle of interface makes it easier to move from this galaxy to the next than it would be to move from one side of a room to the other. We discussed this, and he told me that I was not the first active to mention it to him.</w:t>
      </w:r>
    </w:p>
    <w:p w:rsidR="00615032" w:rsidRPr="009E56B2" w:rsidRDefault="00615032">
      <w:pPr>
        <w:rPr>
          <w:rFonts w:ascii="Montserrat" w:hAnsi="Montserrat"/>
          <w:sz w:val="24"/>
        </w:rPr>
      </w:pPr>
      <w:r w:rsidRPr="009E56B2">
        <w:rPr>
          <w:rFonts w:ascii="Montserrat" w:hAnsi="Montserrat"/>
          <w:sz w:val="24"/>
        </w:rPr>
        <w:tab/>
        <w:t>"The problem is," he concluded to me, "the only way we can think of to prevent further displacement would involve overriding the drive sequence, plotting a new surface reference and forcing convergence with the surface."</w:t>
      </w:r>
    </w:p>
    <w:p w:rsidR="00615032" w:rsidRPr="009E56B2" w:rsidRDefault="00615032">
      <w:pPr>
        <w:rPr>
          <w:rFonts w:ascii="Montserrat" w:hAnsi="Montserrat"/>
          <w:sz w:val="24"/>
        </w:rPr>
      </w:pPr>
      <w:r w:rsidRPr="009E56B2">
        <w:rPr>
          <w:rFonts w:ascii="Montserrat" w:hAnsi="Montserrat"/>
          <w:sz w:val="24"/>
        </w:rPr>
        <w:tab/>
        <w:t>"Yes exactly!" I exclaimed, "That is what we need to do. Why hasn't anyone mentioned this to the Captain?" I demanded.</w:t>
      </w:r>
    </w:p>
    <w:p w:rsidR="00615032" w:rsidRPr="009E56B2" w:rsidRDefault="00615032">
      <w:pPr>
        <w:rPr>
          <w:rFonts w:ascii="Montserrat" w:hAnsi="Montserrat"/>
          <w:sz w:val="24"/>
        </w:rPr>
      </w:pPr>
      <w:r w:rsidRPr="009E56B2">
        <w:rPr>
          <w:rFonts w:ascii="Montserrat" w:hAnsi="Montserrat"/>
          <w:sz w:val="24"/>
        </w:rPr>
        <w:tab/>
        <w:t>"Oh, it has been mentioned to the Captain, and the Admiral," he declared almost painfully, "but at the time we also had to point out that, since we dare not cut out the Interface Drive, everything we do is going to be resisted by the drive. I mean we almost literally have to get out and push the ships out of the interface while they are geared and driving in opposition to us. The effort will either kill us or cripple the ships," he pointed out.</w:t>
      </w:r>
    </w:p>
    <w:p w:rsidR="00615032" w:rsidRPr="009E56B2" w:rsidRDefault="00615032">
      <w:pPr>
        <w:rPr>
          <w:rFonts w:ascii="Montserrat" w:hAnsi="Montserrat"/>
          <w:sz w:val="24"/>
        </w:rPr>
      </w:pPr>
      <w:r w:rsidRPr="009E56B2">
        <w:rPr>
          <w:rFonts w:ascii="Montserrat" w:hAnsi="Montserrat"/>
          <w:sz w:val="24"/>
        </w:rPr>
        <w:tab/>
        <w:t>"Yes. I know," I said in a small voice. "I don't think we have an option though."</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 xml:space="preserve">I added my endorsement to the opinion of the other actives who felt that direct action was called for and who were willing to accept the risk. Ten and a half thousand lives were riding on this issue, not counting the twenty million embryos in our care. Our best estimates of what we could do and what the consequences of our actions might be were given to Admiral Niven, and discussed </w:t>
      </w:r>
      <w:r w:rsidRPr="009E56B2">
        <w:rPr>
          <w:rFonts w:ascii="Montserrat" w:hAnsi="Montserrat"/>
          <w:i/>
          <w:sz w:val="24"/>
        </w:rPr>
        <w:t xml:space="preserve">in camera, </w:t>
      </w:r>
      <w:r w:rsidRPr="009E56B2">
        <w:rPr>
          <w:rFonts w:ascii="Montserrat" w:hAnsi="Montserrat"/>
          <w:sz w:val="24"/>
        </w:rPr>
        <w:t>amongst himself and the captains. Aside from the actives necessary for that communication, the meeting was private. The rest of us, military and civilian alike, held our breaths and hoped for the best.</w:t>
      </w:r>
    </w:p>
    <w:p w:rsidR="00615032" w:rsidRPr="009E56B2" w:rsidRDefault="00615032">
      <w:pPr>
        <w:rPr>
          <w:rFonts w:ascii="Montserrat" w:hAnsi="Montserrat"/>
          <w:sz w:val="24"/>
        </w:rPr>
      </w:pPr>
      <w:r w:rsidRPr="009E56B2">
        <w:rPr>
          <w:rFonts w:ascii="Montserrat" w:hAnsi="Montserrat"/>
          <w:sz w:val="24"/>
        </w:rPr>
        <w:tab/>
        <w:t xml:space="preserve">I do not think that most of the crew and compliment ever really understood the risk involved, they simply counted on our ability to overcome this obstacle. I am not even sure that many of them understood the danger to them. It was just an inconvenient hitch in the time schedule to them. A longer dive than was anticipated; but certainly nothing to get excited about. For some people, technology is a religion. I am talking about the kind of people who simply take it on faith that a machine will do what it is supposed to do. They regard those of us who know how and why a machine is supposed to work almost as priests and prophets, and if one tried to educate them in the technical mysteries, one might as well be reciting incantations for all the sense they could make out of it. During those days of uncertainty, I worried occasionally about getting mobbed and lynched for the sin of betraying their faith and failing to appease the whims of the gods of Interface Drives. </w:t>
      </w:r>
    </w:p>
    <w:p w:rsidR="00615032" w:rsidRPr="009E56B2" w:rsidRDefault="00615032">
      <w:pPr>
        <w:rPr>
          <w:rFonts w:ascii="Montserrat" w:hAnsi="Montserrat"/>
          <w:sz w:val="24"/>
        </w:rPr>
      </w:pPr>
      <w:r w:rsidRPr="009E56B2">
        <w:rPr>
          <w:rFonts w:ascii="Montserrat" w:hAnsi="Montserrat"/>
          <w:sz w:val="24"/>
        </w:rPr>
        <w:tab/>
        <w:t>I don't mean to sound biased, but superstition and ignorance have been linked together since the dawn of thought. Even educated men and women can be ignorant. I'm sure that the ability to place faith in an observed, but incomprehensible truth is a powerful survival trait. I only meant to point out that being between large groups of people and unrecognized danger is a distinct and disconcerting experience. Especially when people's thoughts are audible to you.</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 xml:space="preserve">When the order came I needed all the faith I could drum up so that I could invest it in myself, my two friends, and the other asset teams. It was going to take all of us, acting in concert, to override the drive complexes of our respective ships and divert the task group to a new surface fix. To start with, we targeted a narrow slice of compressed coordinates representing our region of origin. The plan called for closing our depth back to within a ten degree chord relative to the surface. There would be poor odds of achieving a position proximate to either our initial point of dissolution or our intended point of resolution. We would be ecstatic to consider the maneuver successful if we came up within our own galaxy, as all of our calculations were based on a jury rigged corrected displacement plot. </w:t>
      </w:r>
    </w:p>
    <w:p w:rsidR="00615032" w:rsidRPr="009E56B2" w:rsidRDefault="00615032">
      <w:pPr>
        <w:rPr>
          <w:rFonts w:ascii="Montserrat" w:hAnsi="Montserrat"/>
          <w:sz w:val="24"/>
        </w:rPr>
      </w:pPr>
      <w:r w:rsidRPr="009E56B2">
        <w:rPr>
          <w:rFonts w:ascii="Montserrat" w:hAnsi="Montserrat"/>
          <w:sz w:val="24"/>
        </w:rPr>
        <w:tab/>
        <w:t>As a child I loved to watch action and adventure flicks. Null program. In reality—in space or hyperspace—the last thing you wanted to do in an emergency was rush or guess. If you didn't happen to be dead, you took your time, checked your calculations and acted with precise care. You made fewer mistakes that way, and wasted less time. In those moments you performed like a machine, with metronomic precision. The only thing you had time for was doing your job. If you didn't know your job...? Well, death is every man's privilege. At least you have the satisfaction of going out learning something new.</w:t>
      </w:r>
    </w:p>
    <w:p w:rsidR="00615032" w:rsidRPr="009E56B2" w:rsidRDefault="00615032">
      <w:pPr>
        <w:rPr>
          <w:rFonts w:ascii="Montserrat" w:hAnsi="Montserrat"/>
          <w:sz w:val="24"/>
        </w:rPr>
      </w:pPr>
      <w:r w:rsidRPr="009E56B2">
        <w:rPr>
          <w:rFonts w:ascii="Montserrat" w:hAnsi="Montserrat"/>
          <w:sz w:val="24"/>
        </w:rPr>
        <w:tab/>
        <w:t>Still, in such an emergency situation, what you feel exceeds the rush of the most exciting thriller you've ever imagined. It's like having to do calculus in the dark, during a thunderstorm, while somebody who doesn't like you holds a gun to your head. You expect to die at any moment, for any reason, but after a while the only thing you can think of is whether or not you will be there to see how the equation works out. You don't rip through the equation, because you really don't know how much time you've got, but you want to have the right answer if you happen to make it to the end, because you certainly don't want to start the experiment over.</w:t>
      </w:r>
    </w:p>
    <w:p w:rsidR="00615032" w:rsidRPr="009E56B2" w:rsidRDefault="00615032">
      <w:pPr>
        <w:rPr>
          <w:rFonts w:ascii="Montserrat" w:hAnsi="Montserrat"/>
          <w:sz w:val="24"/>
        </w:rPr>
      </w:pPr>
      <w:r w:rsidRPr="009E56B2">
        <w:rPr>
          <w:rFonts w:ascii="Montserrat" w:hAnsi="Montserrat"/>
          <w:sz w:val="24"/>
        </w:rPr>
        <w:tab/>
        <w:t xml:space="preserve">As Connor had predicted, we spent most of our energy fighting the drive. Between us, Morgan and I continued to rotate on light sleepers. On a morning, seven weeks into the struggle we had our first casualty. I was shaking myself out of a haze when Morgan came in to break the news to me. </w:t>
      </w:r>
    </w:p>
    <w:p w:rsidR="00615032" w:rsidRPr="009E56B2" w:rsidRDefault="00615032">
      <w:pPr>
        <w:rPr>
          <w:rFonts w:ascii="Montserrat" w:hAnsi="Montserrat"/>
          <w:sz w:val="24"/>
        </w:rPr>
      </w:pPr>
      <w:r w:rsidRPr="009E56B2">
        <w:rPr>
          <w:rFonts w:ascii="Montserrat" w:hAnsi="Montserrat"/>
          <w:sz w:val="24"/>
        </w:rPr>
        <w:tab/>
        <w:t xml:space="preserve">"Arden," she began with tears brimming, "It's Leslie. She's had a stroke. That leaves just Roberto and Tiffany on the </w:t>
      </w:r>
      <w:r w:rsidRPr="009E56B2">
        <w:rPr>
          <w:rFonts w:ascii="Montserrat" w:hAnsi="Montserrat"/>
          <w:i/>
          <w:sz w:val="24"/>
        </w:rPr>
        <w:t>Hanael.</w:t>
      </w:r>
      <w:r w:rsidRPr="009E56B2">
        <w:rPr>
          <w:rFonts w:ascii="Montserrat" w:hAnsi="Montserrat"/>
          <w:sz w:val="24"/>
        </w:rPr>
        <w:t xml:space="preserve"> Roberto was on sleepers, so Tiffany is struggling to keep in the link while riding the drive complex." We wrapped each other in our arms and cried for our friend.</w:t>
      </w:r>
    </w:p>
    <w:p w:rsidR="00615032" w:rsidRPr="009E56B2" w:rsidRDefault="00615032">
      <w:pPr>
        <w:rPr>
          <w:rFonts w:ascii="Montserrat" w:hAnsi="Montserrat"/>
          <w:sz w:val="24"/>
        </w:rPr>
      </w:pPr>
      <w:r w:rsidRPr="009E56B2">
        <w:rPr>
          <w:rFonts w:ascii="Montserrat" w:hAnsi="Montserrat"/>
          <w:sz w:val="24"/>
        </w:rPr>
        <w:tab/>
        <w:t>"Is she still alive?" I asked, choking on the question.</w:t>
      </w:r>
    </w:p>
    <w:p w:rsidR="00615032" w:rsidRPr="009E56B2" w:rsidRDefault="00615032">
      <w:pPr>
        <w:rPr>
          <w:rFonts w:ascii="Montserrat" w:hAnsi="Montserrat"/>
          <w:sz w:val="24"/>
        </w:rPr>
      </w:pPr>
      <w:r w:rsidRPr="009E56B2">
        <w:rPr>
          <w:rFonts w:ascii="Montserrat" w:hAnsi="Montserrat"/>
          <w:sz w:val="24"/>
        </w:rPr>
        <w:tab/>
        <w:t>"I don't know," she sobbed, "Tiffany hasn't had a moment to spare for her since she took over. We all felt Leslie's blow out on the net. It didn't look good." We held each other for a few more seconds, but I had to go; the longer I delayed joining Connor, the greater the chance that a similar calamity could happen here. Morgan understood, and urged me on, while she dealt with her grief alone for a while, before submitting to her sleeper.</w:t>
      </w:r>
    </w:p>
    <w:p w:rsidR="00615032" w:rsidRPr="009E56B2" w:rsidRDefault="00615032">
      <w:pPr>
        <w:rPr>
          <w:rFonts w:ascii="Montserrat" w:hAnsi="Montserrat"/>
          <w:sz w:val="24"/>
        </w:rPr>
      </w:pPr>
      <w:r w:rsidRPr="009E56B2">
        <w:rPr>
          <w:rFonts w:ascii="Montserrat" w:hAnsi="Montserrat"/>
          <w:sz w:val="24"/>
        </w:rPr>
        <w:tab/>
        <w:t xml:space="preserve">I rushed down to the engine room, after picking up the link to the net from Morgan. I arrived quickly, not stopping for anything. Connor was phased into the drive array, his perceptual and kinetic fields tuned with the drive fields. With no choice but to work with the forces harnessed by the artifact mind, through the fields that expressed its designs, the only way to ensure that the ship reached the surface where we wanted was to deliberately interfere with those fields. We slipped into the array, and used our abilities to bend and twist the field output until it agreed with our calculated corrections. Part of the job was worked in tandem across the thought net, running the calculations and coordinating the dive. </w:t>
      </w:r>
    </w:p>
    <w:p w:rsidR="00615032" w:rsidRPr="009E56B2" w:rsidRDefault="00615032">
      <w:pPr>
        <w:rPr>
          <w:rFonts w:ascii="Montserrat" w:hAnsi="Montserrat"/>
          <w:sz w:val="24"/>
        </w:rPr>
      </w:pPr>
      <w:r w:rsidRPr="009E56B2">
        <w:rPr>
          <w:rFonts w:ascii="Montserrat" w:hAnsi="Montserrat"/>
          <w:sz w:val="24"/>
        </w:rPr>
        <w:tab/>
        <w:t>"Hey, my favorite girl," Connor greeted me. He was sweating under the strain, but still managed to offer me a grin and a wink. "I hope you are feeling frisky, because our friend here wants to wrestle with you."</w:t>
      </w:r>
    </w:p>
    <w:p w:rsidR="00615032" w:rsidRPr="009E56B2" w:rsidRDefault="00615032">
      <w:pPr>
        <w:rPr>
          <w:rFonts w:ascii="Montserrat" w:hAnsi="Montserrat"/>
          <w:sz w:val="24"/>
        </w:rPr>
      </w:pPr>
      <w:r w:rsidRPr="009E56B2">
        <w:rPr>
          <w:rFonts w:ascii="Montserrat" w:hAnsi="Montserrat"/>
          <w:sz w:val="24"/>
        </w:rPr>
        <w:tab/>
        <w:t>I smiled, still blowing the cobwebs out of my skull, and retorted, "Oh, are you getting tired? Awwww.... Just goes to show you, a man just can't take the pain. No endurance."</w:t>
      </w:r>
    </w:p>
    <w:p w:rsidR="00615032" w:rsidRPr="009E56B2" w:rsidRDefault="00615032">
      <w:pPr>
        <w:rPr>
          <w:rFonts w:ascii="Montserrat" w:hAnsi="Montserrat"/>
          <w:sz w:val="24"/>
        </w:rPr>
      </w:pPr>
      <w:r w:rsidRPr="009E56B2">
        <w:rPr>
          <w:rFonts w:ascii="Montserrat" w:hAnsi="Montserrat"/>
          <w:sz w:val="24"/>
        </w:rPr>
        <w:tab/>
        <w:t xml:space="preserve">He chuckled, and returned his attention to the task at hand. No doubt I would have to be ready to relieve him soon. I was not about to let the darned fool give himself a stroke. With the others in the net, I lent Tiffany as much support as I could spare to make up for her deficit. Connor did the same while I sweated the override an hour later. More calculus in the dark. Tiffany barely held out until she could be relieved by Roberto, and by that time we had had another casualty. The long hours were telling on us all, and Anna blew taking over for her partner. We almost lost the </w:t>
      </w:r>
      <w:r w:rsidRPr="009E56B2">
        <w:rPr>
          <w:rFonts w:ascii="Montserrat" w:hAnsi="Montserrat"/>
          <w:i/>
          <w:sz w:val="24"/>
        </w:rPr>
        <w:t>Serael,</w:t>
      </w:r>
      <w:r w:rsidRPr="009E56B2">
        <w:rPr>
          <w:rFonts w:ascii="Montserrat" w:hAnsi="Montserrat"/>
          <w:sz w:val="24"/>
        </w:rPr>
        <w:t xml:space="preserve"> right then. Somehow Kristen managed to shoulder her burden again, while checking Anna's condition. Catatonia. Morgan had to come on early to spell Connor who had overextended himself covering us while the drugs left us incapacitated. Any one of us could go next, and I knew I was at my limit.</w:t>
      </w:r>
      <w:r w:rsidRPr="009E56B2">
        <w:rPr>
          <w:rFonts w:ascii="Montserrat" w:hAnsi="Montserrat"/>
          <w:sz w:val="24"/>
        </w:rPr>
        <w:br w:type="page"/>
        <w:t>CHAPTER FIVE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By that evening, we had reached our goal. We were in sight of a solid surface fix. All that remained was to make a forced insertion. I was afraid that it would take all three of us together to shove </w:t>
      </w:r>
      <w:r w:rsidRPr="009E56B2">
        <w:rPr>
          <w:rFonts w:ascii="Montserrat" w:hAnsi="Montserrat"/>
          <w:i/>
          <w:sz w:val="24"/>
        </w:rPr>
        <w:t>Gabriel</w:t>
      </w:r>
      <w:r w:rsidRPr="009E56B2">
        <w:rPr>
          <w:rFonts w:ascii="Montserrat" w:hAnsi="Montserrat"/>
          <w:sz w:val="24"/>
        </w:rPr>
        <w:t xml:space="preserve"> across the threshold, and I tried not to think of what that meant for </w:t>
      </w:r>
      <w:r w:rsidRPr="009E56B2">
        <w:rPr>
          <w:rFonts w:ascii="Montserrat" w:hAnsi="Montserrat"/>
          <w:i/>
          <w:sz w:val="24"/>
        </w:rPr>
        <w:t>Hanael</w:t>
      </w:r>
      <w:r w:rsidRPr="009E56B2">
        <w:rPr>
          <w:rFonts w:ascii="Montserrat" w:hAnsi="Montserrat"/>
          <w:sz w:val="24"/>
        </w:rPr>
        <w:t xml:space="preserve"> and </w:t>
      </w:r>
      <w:r w:rsidRPr="009E56B2">
        <w:rPr>
          <w:rFonts w:ascii="Montserrat" w:hAnsi="Montserrat"/>
          <w:i/>
          <w:sz w:val="24"/>
        </w:rPr>
        <w:t>Serael</w:t>
      </w:r>
      <w:r w:rsidRPr="009E56B2">
        <w:rPr>
          <w:rFonts w:ascii="Montserrat" w:hAnsi="Montserrat"/>
          <w:sz w:val="24"/>
        </w:rPr>
        <w:t xml:space="preserve"> (or for Roberto, Tiffany, Kristen and Caleb). Laboring in the Drive Core Annex, my surface thoughts stormed with distractions, as that was the only part of my being not locked into the struggle. Looming at the front of my mind was the terrible cost of failure. I grieved for Anna and Leslie, who had given so much in vain. Oh, we knew that they were alive—in a sense that made it worse, considering—and I ached for the pain they must be suffering. It was torture, but words like that are hollow. I suppose you have to be active to really understand—otherwise it is almost impossible; you have to explain the relationship between brain and mind, and the consequences implicit in that bond. </w:t>
      </w:r>
    </w:p>
    <w:p w:rsidR="00615032" w:rsidRPr="009E56B2" w:rsidRDefault="00615032">
      <w:pPr>
        <w:rPr>
          <w:rFonts w:ascii="Montserrat" w:hAnsi="Montserrat"/>
          <w:sz w:val="24"/>
        </w:rPr>
      </w:pPr>
      <w:r w:rsidRPr="009E56B2">
        <w:rPr>
          <w:rFonts w:ascii="Montserrat" w:hAnsi="Montserrat"/>
          <w:sz w:val="24"/>
        </w:rPr>
        <w:tab/>
        <w:t xml:space="preserve">And yet if I don't try to explain then it is all just words without substance. If you can't feel it in your gut then you don't know what was at stake. No. I won't explain, if it is important to you, you can work out your own explanation—I'll simply illustrate. I don't care to argue it either. Opinion rarely admits much in the way of understanding. All I can say is that those who believe that the brain creates the mind are surprisingly correct, and utterly wrong. Likewise, those who believe that all of existence is a solipsistic event in the mind are equally tapping the mark—and aiming way off target. </w:t>
      </w:r>
    </w:p>
    <w:p w:rsidR="00615032" w:rsidRPr="009E56B2" w:rsidRDefault="00615032">
      <w:pPr>
        <w:rPr>
          <w:rFonts w:ascii="Montserrat" w:hAnsi="Montserrat"/>
          <w:sz w:val="24"/>
        </w:rPr>
      </w:pPr>
      <w:r w:rsidRPr="009E56B2">
        <w:rPr>
          <w:rFonts w:ascii="Montserrat" w:hAnsi="Montserrat"/>
          <w:sz w:val="24"/>
        </w:rPr>
        <w:tab/>
        <w:t>Physics, the mechanics of space-time, almost perfectly describes the validity of the first argument. The brain, the acme of evolution, is a subtle field generator that generates a quantum level tesserect. A trap of mirrors. What enters that trap is exposed to the most frightening thing imaginable—a reflection of itself. It admits a piece of an absolute, raw field of awareness and forces it into self awareness. Point Paradox. Through positive and negative feedback, the mote of self awareness generates and refines a broader field of awareness we know as mind.</w:t>
      </w:r>
    </w:p>
    <w:p w:rsidR="00615032" w:rsidRPr="009E56B2" w:rsidRDefault="00615032">
      <w:pPr>
        <w:rPr>
          <w:rFonts w:ascii="Montserrat" w:hAnsi="Montserrat"/>
          <w:sz w:val="24"/>
        </w:rPr>
      </w:pPr>
      <w:r w:rsidRPr="009E56B2">
        <w:rPr>
          <w:rFonts w:ascii="Montserrat" w:hAnsi="Montserrat"/>
          <w:sz w:val="24"/>
        </w:rPr>
        <w:tab/>
        <w:t>Metaphysics—and later Psionics the mechanics of mind-space-time—offers other valid descriptions of how, with the proper initialization of this tuned field of awareness, reality is engaged. It is a valid argument to say that reality is created by the mind; without the participation of mind, the universe is nothing more than a field of information. A statistical model of fantastic complexity, but still nothing more than an equation to be solved. A program running in oblivion.</w:t>
      </w:r>
    </w:p>
    <w:p w:rsidR="00615032" w:rsidRPr="009E56B2" w:rsidRDefault="00615032">
      <w:pPr>
        <w:rPr>
          <w:rFonts w:ascii="Montserrat" w:hAnsi="Montserrat"/>
          <w:sz w:val="24"/>
        </w:rPr>
      </w:pPr>
      <w:r w:rsidRPr="009E56B2">
        <w:rPr>
          <w:rFonts w:ascii="Montserrat" w:hAnsi="Montserrat"/>
          <w:sz w:val="24"/>
        </w:rPr>
        <w:tab/>
        <w:t>Both those positions were argued by Sinclair and Drake back in 1997, and I doubt I am smart enough to add anything new to their conclusions—they being the mother and father of the science of Psionics. (Yes that last name does sound familiar. Caitlyn Sinclair was the younger sister of my great-great-grandmother Aislynn. Caitlyn became interested in the reconciliation of physics and metaphysics to account for the fact that her older sister could fly.) A mind typically resolves itself into a four-dimensional structure, attuned to a position in space and time through the extensive nervous system of the body. A mind grows dependent on that mirror and if that mirror ever shatters, it savages the mind. This is the agony that assaulted Leslie and Anna. This is the pain I sympathized with as the mirror of my own reflection screamed under the stress of fighting the idiot-savant mind of the Interface Drive.</w:t>
      </w:r>
    </w:p>
    <w:p w:rsidR="00615032" w:rsidRPr="009E56B2" w:rsidRDefault="00615032">
      <w:pPr>
        <w:rPr>
          <w:rFonts w:ascii="Montserrat" w:hAnsi="Montserrat"/>
          <w:sz w:val="24"/>
        </w:rPr>
      </w:pPr>
      <w:r w:rsidRPr="009E56B2">
        <w:rPr>
          <w:rFonts w:ascii="Montserrat" w:hAnsi="Montserrat"/>
          <w:sz w:val="24"/>
        </w:rPr>
        <w:tab/>
        <w:t>I was so uptight I did not even notice my relief come up.</w:t>
      </w:r>
    </w:p>
    <w:p w:rsidR="00615032" w:rsidRPr="009E56B2" w:rsidRDefault="00615032">
      <w:pPr>
        <w:rPr>
          <w:rFonts w:ascii="Montserrat" w:hAnsi="Montserrat"/>
          <w:sz w:val="24"/>
        </w:rPr>
      </w:pPr>
      <w:r w:rsidRPr="009E56B2">
        <w:rPr>
          <w:rFonts w:ascii="Montserrat" w:hAnsi="Montserrat"/>
          <w:sz w:val="24"/>
        </w:rPr>
        <w:tab/>
        <w:t>"OK, I've got it Arden," Morgan said, as she took over the struggle. I released my hold on the interface and collapsed back into someone's arms.</w:t>
      </w:r>
    </w:p>
    <w:p w:rsidR="00615032" w:rsidRPr="009E56B2" w:rsidRDefault="00615032">
      <w:pPr>
        <w:rPr>
          <w:rFonts w:ascii="Montserrat" w:hAnsi="Montserrat"/>
          <w:sz w:val="24"/>
        </w:rPr>
      </w:pPr>
      <w:r w:rsidRPr="009E56B2">
        <w:rPr>
          <w:rFonts w:ascii="Montserrat" w:hAnsi="Montserrat"/>
          <w:sz w:val="24"/>
        </w:rPr>
        <w:tab/>
        <w:t>"Are you OK?" he asked. It was "Uncle" Jocko. I nodded feebly, and accepted his offer of a water flask and drank deeply. "That's a girl," he cooed, stroking my hair back from my face. I had not even noticed that it had come out of its customary braid. I remained limp in his arms for a few minutes before asking him when he had showed up. "Oh, I've been here for a while. Had to make sure you didn't over do it. You mom would never forgive me if I let you kill yourself," he grinned. I sighed a chuckle, reaching up to pat him on the cheek. We were a-tumble on the deck. I looked around and saw Connor enter Engineering. He asked how I was holding up and I confessed that I was wrung out. He tried to hide his fear and apprehension.</w:t>
      </w:r>
    </w:p>
    <w:p w:rsidR="00615032" w:rsidRPr="009E56B2" w:rsidRDefault="00615032">
      <w:pPr>
        <w:rPr>
          <w:rFonts w:ascii="Montserrat" w:hAnsi="Montserrat"/>
          <w:sz w:val="24"/>
        </w:rPr>
      </w:pPr>
      <w:r w:rsidRPr="009E56B2">
        <w:rPr>
          <w:rFonts w:ascii="Montserrat" w:hAnsi="Montserrat"/>
          <w:sz w:val="24"/>
        </w:rPr>
        <w:tab/>
        <w:t>"Don't worry, Cal," I said, picking up the surge of worry in spite of his studied calm. "I can stretch it for the translation. Just give me a few minutes rest and I'll get back to work."</w:t>
      </w:r>
    </w:p>
    <w:p w:rsidR="00615032" w:rsidRPr="009E56B2" w:rsidRDefault="00615032">
      <w:pPr>
        <w:rPr>
          <w:rFonts w:ascii="Montserrat" w:hAnsi="Montserrat"/>
          <w:sz w:val="24"/>
        </w:rPr>
      </w:pPr>
      <w:r w:rsidRPr="009E56B2">
        <w:rPr>
          <w:rFonts w:ascii="Montserrat" w:hAnsi="Montserrat"/>
          <w:sz w:val="24"/>
        </w:rPr>
        <w:tab/>
        <w:t>"Don't push too hard Arden, we'll do fine, Morgan and I, you just relax," he ordered sternly. I just wrinkled my nose up. He knew as well as I did that forcing the translation would kill just one person, fighting against the drive. Two actives might accomplish it, but it would be an order of magnitude harder than just twisting the angle of interface. He turned to back up Morgan, while Jocko and I crawled back to our feet and wandered aside to collapse again at a work station. I really looked at him then. His salt and pepper hair was slicked back with sweat, his jaw was shadowed by a day's growth of his beard. I could see it in his eyes that Jocko was bone tired. His legs cramped as he sat down, which gave me an idea of both how long he had hovered near me and how long I had been glued to the interface. That shook me. I looked around and noticed for the first time how hard this emergency was on the rest of the crew. They weren't just lounging about. Technicians must surely have been running a higher maintenance work load, as our steering efforts constantly threatened to overload systems throughout the ship. Subsystems were no doubt crashing as the main computer appropriated processing time on secondary and tertiary systems. All of the plotting these past seven weeks had had to be done manually on slate-terminals, and officers had been combating a rising sense of panic as the sense of danger seeped into people's skulls.</w:t>
      </w:r>
    </w:p>
    <w:p w:rsidR="00615032" w:rsidRPr="009E56B2" w:rsidRDefault="00615032">
      <w:pPr>
        <w:rPr>
          <w:rFonts w:ascii="Montserrat" w:hAnsi="Montserrat"/>
          <w:sz w:val="24"/>
        </w:rPr>
      </w:pPr>
      <w:r w:rsidRPr="009E56B2">
        <w:rPr>
          <w:rFonts w:ascii="Montserrat" w:hAnsi="Montserrat"/>
          <w:sz w:val="24"/>
        </w:rPr>
        <w:tab/>
        <w:t>I thought of my earlier estimate based on individual, ignorant reactions.</w:t>
      </w:r>
    </w:p>
    <w:p w:rsidR="00615032" w:rsidRPr="009E56B2" w:rsidRDefault="00615032">
      <w:pPr>
        <w:rPr>
          <w:rFonts w:ascii="Montserrat" w:hAnsi="Montserrat"/>
          <w:sz w:val="24"/>
        </w:rPr>
      </w:pPr>
      <w:r w:rsidRPr="009E56B2">
        <w:rPr>
          <w:rFonts w:ascii="Montserrat" w:hAnsi="Montserrat"/>
          <w:sz w:val="24"/>
        </w:rPr>
        <w:tab/>
        <w:t>I could have used a hole to crawl into at that moment. Instead, as I had my eyes open now, I asked Jocko how other people were faring. He shrugged and said that everyone was doing about as well as could be expected. Non-essential personnel had been required to hole up in their berths and stay out of the way. A little friction, but there was still discipline.</w:t>
      </w:r>
    </w:p>
    <w:p w:rsidR="00615032" w:rsidRPr="009E56B2" w:rsidRDefault="00615032">
      <w:pPr>
        <w:rPr>
          <w:rFonts w:ascii="Montserrat" w:hAnsi="Montserrat"/>
          <w:sz w:val="24"/>
        </w:rPr>
      </w:pPr>
      <w:r w:rsidRPr="009E56B2">
        <w:rPr>
          <w:rFonts w:ascii="Montserrat" w:hAnsi="Montserrat"/>
          <w:sz w:val="24"/>
        </w:rPr>
        <w:tab/>
        <w:t xml:space="preserve">Too soon, Connor was signaling me to form up as we approached our mark. The ships of Task Group Three were forming up inside the curve as best they could. Erring on the side of caution, we should all be lucky to surface within ten astronomical units of each other. The effort of forcing translation would cut off even telepathic communication, so we would proceed to a planned rendezvous upon securing the surface. That black out was going to be hard on me, since I would be unable to avoid worrying about </w:t>
      </w:r>
      <w:r w:rsidRPr="009E56B2">
        <w:rPr>
          <w:rFonts w:ascii="Montserrat" w:hAnsi="Montserrat"/>
          <w:i/>
          <w:sz w:val="24"/>
        </w:rPr>
        <w:t>Serael</w:t>
      </w:r>
      <w:r w:rsidRPr="009E56B2">
        <w:rPr>
          <w:rFonts w:ascii="Montserrat" w:hAnsi="Montserrat"/>
          <w:sz w:val="24"/>
        </w:rPr>
        <w:t xml:space="preserve"> and </w:t>
      </w:r>
      <w:r w:rsidRPr="009E56B2">
        <w:rPr>
          <w:rFonts w:ascii="Montserrat" w:hAnsi="Montserrat"/>
          <w:i/>
          <w:sz w:val="24"/>
        </w:rPr>
        <w:t>Hanael</w:t>
      </w:r>
      <w:r w:rsidRPr="009E56B2">
        <w:rPr>
          <w:rFonts w:ascii="Montserrat" w:hAnsi="Montserrat"/>
          <w:sz w:val="24"/>
        </w:rPr>
        <w:t>. There was no helping it, though. I just gritted my teeth and phased into concert with Connor and Morgan.</w:t>
      </w:r>
    </w:p>
    <w:p w:rsidR="00615032" w:rsidRPr="009E56B2" w:rsidRDefault="00615032">
      <w:pPr>
        <w:rPr>
          <w:rFonts w:ascii="Montserrat" w:hAnsi="Montserrat"/>
          <w:sz w:val="24"/>
        </w:rPr>
      </w:pPr>
      <w:r w:rsidRPr="009E56B2">
        <w:rPr>
          <w:rFonts w:ascii="Montserrat" w:hAnsi="Montserrat"/>
          <w:sz w:val="24"/>
        </w:rPr>
        <w:tab/>
        <w:t>In my mind, naked to the interface, the shallows and beaches of surface space were again visible. We were sliding along the edge of one of these shores, counting on it to help us breach the surface, and depending on that shadow as a guarantee that we were not about to surface blind into the heart of some stellar inferno. Morgan was calling the drill, since she was even more sensitive than me to the interface. We passed our last message over the thought net and then cut contact. Connor and I double teamed the drive array, forcing the angle of insertion to zero. An eternal fifteen minutes. I could almost taste the tender tissue of my brain searing from the power coursing through the lens of my mind.</w:t>
      </w:r>
    </w:p>
    <w:p w:rsidR="00615032" w:rsidRPr="009E56B2" w:rsidRDefault="00615032">
      <w:pPr>
        <w:rPr>
          <w:rFonts w:ascii="Montserrat" w:hAnsi="Montserrat"/>
          <w:sz w:val="24"/>
        </w:rPr>
      </w:pPr>
      <w:r w:rsidRPr="009E56B2">
        <w:rPr>
          <w:rFonts w:ascii="Montserrat" w:hAnsi="Montserrat"/>
          <w:sz w:val="24"/>
        </w:rPr>
        <w:tab/>
        <w:t>Pain exploded in my head. For a moment I was sure I had blown my mind to bits.</w:t>
      </w:r>
    </w:p>
    <w:p w:rsidR="00615032" w:rsidRPr="009E56B2" w:rsidRDefault="00615032">
      <w:pPr>
        <w:rPr>
          <w:rFonts w:ascii="Montserrat" w:hAnsi="Montserrat"/>
          <w:sz w:val="24"/>
        </w:rPr>
      </w:pPr>
      <w:r w:rsidRPr="009E56B2">
        <w:rPr>
          <w:rFonts w:ascii="Montserrat" w:hAnsi="Montserrat"/>
          <w:sz w:val="24"/>
        </w:rPr>
        <w:tab/>
        <w:t>It happened too quick, or it was too strange for me to recount; the universe unfolded in new clarity before my astonished inner eye. I saw a host of people, all reflections of myself, linked in rings about me and concentrating. A luminous being glided into view before me. She/he caressed my face with his/her fingertips and smiled. I was so amazed that I did not even flinch when I turned to receive the complimentary caress of a shadow. A devouring darkness that hinted at forms of all manner of beasts and men. Serpent, dinosaur, bird, cat, horse, wolf, fish, man, woman; all these things and yet none. All possible suggestion without commitment to anything. And as my eyes met this strange apparition, I fell head first into twisting oblivion. I seemed to fall for eternity until I slammed bodily to the deck in the core annex.</w:t>
      </w:r>
    </w:p>
    <w:p w:rsidR="00615032" w:rsidRPr="009E56B2" w:rsidRDefault="00615032">
      <w:pPr>
        <w:rPr>
          <w:rFonts w:ascii="Montserrat" w:hAnsi="Montserrat"/>
          <w:sz w:val="24"/>
        </w:rPr>
      </w:pPr>
      <w:r w:rsidRPr="009E56B2">
        <w:rPr>
          <w:rFonts w:ascii="Montserrat" w:hAnsi="Montserrat"/>
          <w:sz w:val="24"/>
        </w:rPr>
        <w:tab/>
        <w:t xml:space="preserve">I heard Connor bark out, "Now!" and felt, with an echo of that strange clarity, the universe roll, whole and unblemished into the grip of my outstretched mind. This sensation was accompanied by an immediate sensation of falling as Morgan split the core, severing the focus of the interface drive. The drive field, and all the subordinate systems that comprised the ship's invisible field architecture were snuffed at once. I had never experienced anything like it. A ship's drive, once activated is meant to remain active for the life of the ship. It is only cut to disassemble the key stone of the field systems, the artifact mind. Reactivating it would be a bitch, and not a living soul could be within a thousand yards of the ship, save the one active employed to prep the fugues, close the trap and light the mirror of the new ship mind. </w:t>
      </w:r>
    </w:p>
    <w:p w:rsidR="00615032" w:rsidRPr="009E56B2" w:rsidRDefault="00615032">
      <w:pPr>
        <w:rPr>
          <w:rFonts w:ascii="Montserrat" w:hAnsi="Montserrat"/>
          <w:sz w:val="24"/>
        </w:rPr>
      </w:pPr>
      <w:r w:rsidRPr="009E56B2">
        <w:rPr>
          <w:rFonts w:ascii="Montserrat" w:hAnsi="Montserrat"/>
          <w:sz w:val="24"/>
        </w:rPr>
        <w:tab/>
        <w:t>Gabriel was dead.</w:t>
      </w:r>
    </w:p>
    <w:p w:rsidR="00615032" w:rsidRPr="009E56B2" w:rsidRDefault="00615032">
      <w:pPr>
        <w:rPr>
          <w:rFonts w:ascii="Montserrat" w:hAnsi="Montserrat"/>
          <w:sz w:val="24"/>
        </w:rPr>
      </w:pPr>
      <w:r w:rsidRPr="009E56B2">
        <w:rPr>
          <w:rFonts w:ascii="Montserrat" w:hAnsi="Montserrat"/>
          <w:sz w:val="24"/>
        </w:rPr>
        <w:tab/>
        <w:t>There had been no other way to force the ship to phase with the surface—resolve within the universe. As I sat up, Connor collapsed where he was standing and cackled with relief. He flipped majestically head over heels while laughing all the harder. I was shaking from my own reaction. Morgan was hugging the drive core shielding, like a little girl sprawling across the chest of her father's corpse. In a stricken voice she announced that the drive was inactive and that it was safe to purge the core composites and peripheral systems. Her announcement was picked up by an open mike and the captain returned his congratulations. The sounds of celebration echoed in the background from the bridge, but that could not penetrate the solemn atmosphere pervading Engineering. The engineering technicians, ratings and officers shared instead a sense of mourning with the three of us.</w:t>
      </w:r>
    </w:p>
    <w:p w:rsidR="00615032" w:rsidRPr="009E56B2" w:rsidRDefault="00615032">
      <w:pPr>
        <w:rPr>
          <w:rFonts w:ascii="Montserrat" w:hAnsi="Montserrat"/>
          <w:sz w:val="24"/>
        </w:rPr>
      </w:pPr>
      <w:r w:rsidRPr="009E56B2">
        <w:rPr>
          <w:rFonts w:ascii="Montserrat" w:hAnsi="Montserrat"/>
          <w:sz w:val="24"/>
        </w:rPr>
        <w:tab/>
        <w:t xml:space="preserve">Jocko was stunned at our attitude, and when he questioned me about my long face, I told him, as best I could, that we had killed our ship to save ourselves. The engineers knew it, they worked too close to Gabriel not to feel it. </w:t>
      </w:r>
      <w:r w:rsidRPr="009E56B2">
        <w:rPr>
          <w:rFonts w:ascii="Montserrat" w:hAnsi="Montserrat"/>
          <w:i/>
          <w:sz w:val="24"/>
        </w:rPr>
        <w:t>Gabriel,</w:t>
      </w:r>
      <w:r w:rsidRPr="009E56B2">
        <w:rPr>
          <w:rFonts w:ascii="Montserrat" w:hAnsi="Montserrat"/>
          <w:sz w:val="24"/>
        </w:rPr>
        <w:t xml:space="preserve"> was still intact, not too much worse for wear, but Gabriel, that unique awareness that had endured seven transformations and which had balked at the company of Task Groups One and Two—what had held us in our beds and ordered our little universe during jumps—was no more. </w:t>
      </w:r>
    </w:p>
    <w:p w:rsidR="00615032" w:rsidRPr="009E56B2" w:rsidRDefault="00615032">
      <w:pPr>
        <w:rPr>
          <w:rFonts w:ascii="Montserrat" w:hAnsi="Montserrat"/>
          <w:sz w:val="24"/>
        </w:rPr>
      </w:pPr>
      <w:r w:rsidRPr="009E56B2">
        <w:rPr>
          <w:rFonts w:ascii="Montserrat" w:hAnsi="Montserrat"/>
          <w:sz w:val="24"/>
        </w:rPr>
        <w:tab/>
        <w:t>"You are talking about that machine as if it had been alive," he grumbled.</w:t>
      </w:r>
    </w:p>
    <w:p w:rsidR="00615032" w:rsidRPr="009E56B2" w:rsidRDefault="00615032">
      <w:pPr>
        <w:rPr>
          <w:rFonts w:ascii="Montserrat" w:hAnsi="Montserrat"/>
          <w:sz w:val="24"/>
        </w:rPr>
      </w:pPr>
      <w:r w:rsidRPr="009E56B2">
        <w:rPr>
          <w:rFonts w:ascii="Montserrat" w:hAnsi="Montserrat"/>
          <w:sz w:val="24"/>
        </w:rPr>
        <w:tab/>
        <w:t>"Uncle Jocko, I don't know if Gabriel was alive as we understand it," I sighed. "All I know is that by my understanding of Drake's paradigm, Gabriel was self aware. She was bright, stubborn, and naive. I can't imagine what passed for conscious thought through her mind, because we only designed her with autistic and autonomic processing capabilities. She couldn't do a thing you didn't tell her to do. It really was not her fault that something put it into her mind to do something that was impossible. She was still trying to do it all the way to the end."</w:t>
      </w:r>
    </w:p>
    <w:p w:rsidR="00615032" w:rsidRPr="009E56B2" w:rsidRDefault="00615032">
      <w:pPr>
        <w:rPr>
          <w:rFonts w:ascii="Montserrat" w:hAnsi="Montserrat"/>
          <w:sz w:val="24"/>
        </w:rPr>
      </w:pPr>
      <w:r w:rsidRPr="009E56B2">
        <w:rPr>
          <w:rFonts w:ascii="Montserrat" w:hAnsi="Montserrat"/>
          <w:sz w:val="24"/>
        </w:rPr>
        <w:tab/>
        <w:t>I realized that I was crying, and when I looked at Morgan I saw that she was crying too. I didn't want to ask her, but I knew that peeling apart Gabriel's brain had to have been very hard on her. I got up, moving by force of will, and went over to her, pulling her into my arms so she would know that I didn't think she was a murderer. Connor caught us both up and led us out of Engineering, with Jocko in tail. I allowed him to drag us along in the zero gee. Without Gabriel's invisible body around us I felt lost, and I doubt I could have made it back to my compartment alone.</w:t>
      </w:r>
    </w:p>
    <w:p w:rsidR="00615032" w:rsidRPr="009E56B2" w:rsidRDefault="00615032">
      <w:pPr>
        <w:rPr>
          <w:rFonts w:ascii="Montserrat" w:hAnsi="Montserrat"/>
          <w:sz w:val="24"/>
        </w:rPr>
      </w:pPr>
      <w:r w:rsidRPr="009E56B2">
        <w:rPr>
          <w:rFonts w:ascii="Montserrat" w:hAnsi="Montserrat"/>
          <w:sz w:val="24"/>
        </w:rPr>
        <w:tab/>
        <w:t xml:space="preserve">Connor stopped me as tried to crawl into my nest. I was not tracking very well, and the world was a blur to my eyes. I realized, belatedly, as he carefully peeled me out of my uniform, that Jocko was no longer around. Nor was Morgan. When I was naked, Connor carefully tucked me inside my sleeper. As I drifted into the cushions on its inner curve, I was again struck with the absence of Gabriel's subtle blessings. My cell was no longer a nest. I could not have stayed in there if Connor had not snaked in then, skinned out of his own uniform. He took me then, gently, lovingly, for the first time in over a year. I had never need his touch so much. </w:t>
      </w:r>
    </w:p>
    <w:p w:rsidR="00615032" w:rsidRPr="009E56B2" w:rsidRDefault="00615032">
      <w:pPr>
        <w:rPr>
          <w:rFonts w:ascii="Montserrat" w:hAnsi="Montserrat"/>
          <w:sz w:val="24"/>
        </w:rPr>
      </w:pPr>
      <w:r w:rsidRPr="009E56B2">
        <w:rPr>
          <w:rFonts w:ascii="Montserrat" w:hAnsi="Montserrat"/>
          <w:sz w:val="24"/>
        </w:rPr>
        <w:tab/>
        <w:t>In the close confines of the ovoid cell, it was feasible to couple. We didn't have to help it much with our minds. The close space suited us for gentle loving—and a fevered passion unleashed as we gave into the full reaction of our ordeal. That warm, wet balm soothed the sharp edges of grief, and shock. A vital antidote for having hung too far out over the threshold of death.</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 xml:space="preserve">"Tell me what happened," Connor breathed in my ear. All at once I began to shake again. He tightened his arms around me. I still held him deep inside me, in part as compensation for the fact that I felt too fragile to take him into my mind. I tightened my arms and legs around his back, trying to quell my convulsions. I knew what he meant of course. My epiphany. I had been pushed to my limits. My back had been pressed up against a threshold I had never encountered before, and at the critical moment I had torn through that wall. Whatever I had awakened to, I had not been able to engage it, and I had plummeted back into a sleep I had once considered my highest state of consciousness. </w:t>
      </w:r>
    </w:p>
    <w:p w:rsidR="00615032" w:rsidRPr="009E56B2" w:rsidRDefault="00615032">
      <w:pPr>
        <w:rPr>
          <w:rFonts w:ascii="Montserrat" w:hAnsi="Montserrat"/>
          <w:sz w:val="24"/>
        </w:rPr>
      </w:pPr>
      <w:r w:rsidRPr="009E56B2">
        <w:rPr>
          <w:rFonts w:ascii="Montserrat" w:hAnsi="Montserrat"/>
          <w:sz w:val="24"/>
        </w:rPr>
        <w:tab/>
        <w:t>His fingers traced along my spine as he waited to see if I would answer him. He did not press. Having asked the question, he felt no need to repeat it or pursue it. It was enough to him that I know that he was interested. Or maybe he was just telling me that he had noticed and inviting me to explain what I had experienced. Or maybe it was something else. An invitation to ask a question which, perhaps unprovoked, I might not have thought of asking.</w:t>
      </w:r>
    </w:p>
    <w:p w:rsidR="00615032" w:rsidRPr="009E56B2" w:rsidRDefault="00615032">
      <w:pPr>
        <w:rPr>
          <w:rFonts w:ascii="Montserrat" w:hAnsi="Montserrat"/>
          <w:sz w:val="24"/>
        </w:rPr>
      </w:pPr>
      <w:r w:rsidRPr="009E56B2">
        <w:rPr>
          <w:rFonts w:ascii="Montserrat" w:hAnsi="Montserrat"/>
          <w:sz w:val="24"/>
        </w:rPr>
        <w:tab/>
        <w:t>I pulled back and looked into his eyes.</w:t>
      </w:r>
    </w:p>
    <w:p w:rsidR="00615032" w:rsidRPr="009E56B2" w:rsidRDefault="00615032">
      <w:pPr>
        <w:rPr>
          <w:rFonts w:ascii="Montserrat" w:hAnsi="Montserrat"/>
          <w:sz w:val="24"/>
        </w:rPr>
      </w:pPr>
      <w:r w:rsidRPr="009E56B2">
        <w:rPr>
          <w:rFonts w:ascii="Montserrat" w:hAnsi="Montserrat"/>
          <w:sz w:val="24"/>
        </w:rPr>
        <w:tab/>
        <w:t xml:space="preserve">"Tell me, Cal, what </w:t>
      </w:r>
      <w:r w:rsidRPr="009E56B2">
        <w:rPr>
          <w:rFonts w:ascii="Montserrat" w:hAnsi="Montserrat"/>
          <w:i/>
          <w:sz w:val="24"/>
        </w:rPr>
        <w:t>did</w:t>
      </w:r>
      <w:r w:rsidRPr="009E56B2">
        <w:rPr>
          <w:rFonts w:ascii="Montserrat" w:hAnsi="Montserrat"/>
          <w:sz w:val="24"/>
        </w:rPr>
        <w:t xml:space="preserve"> happen?" I asked. He kissed me lightly, without averting his eyes. He has this trick for it. He maintains eye contact, but his focus is deep within your soul, he does not cross his eyes. He pushes you back within yourself until you can meet his gaze comfortably. "What did you see? What did you notice as I collapsed?" I elaborated.</w:t>
      </w:r>
    </w:p>
    <w:p w:rsidR="00615032" w:rsidRPr="009E56B2" w:rsidRDefault="00615032">
      <w:pPr>
        <w:rPr>
          <w:rFonts w:ascii="Montserrat" w:hAnsi="Montserrat"/>
          <w:sz w:val="24"/>
        </w:rPr>
      </w:pPr>
      <w:r w:rsidRPr="009E56B2">
        <w:rPr>
          <w:rFonts w:ascii="Montserrat" w:hAnsi="Montserrat"/>
          <w:sz w:val="24"/>
        </w:rPr>
        <w:tab/>
        <w:t>"What do I say?" he murmured, peering through me. "It was all so sudden. One moment we were pushing to the limit. I was frantic with trying to figure out how to balance on insertion, and stabilize our position at zero long enough to get our alignment square with the surface, and nearly panicked at the thought of performing a forced translation while holding the alignment." He shivered and went on, "It seemed hopeless. I was certain we were going to kill at least one of us, when all of a sudden we snap into perfect alignment and translate. You are blacking out and crumpling to the deck, and the only thing I can think of is to signal shut down to Morgan.</w:t>
      </w:r>
    </w:p>
    <w:p w:rsidR="00615032" w:rsidRPr="009E56B2" w:rsidRDefault="00615032">
      <w:pPr>
        <w:rPr>
          <w:rFonts w:ascii="Montserrat" w:hAnsi="Montserrat"/>
          <w:sz w:val="24"/>
        </w:rPr>
      </w:pPr>
      <w:r w:rsidRPr="009E56B2">
        <w:rPr>
          <w:rFonts w:ascii="Montserrat" w:hAnsi="Montserrat"/>
          <w:sz w:val="24"/>
        </w:rPr>
        <w:tab/>
        <w:t>"For all I knew at that instant, you had died," he confessed, hugging me tight to his chest and rubbing my back tenderly. I felt him pulling slowly out of me, at length, to hover on the threshold of our contact. Slow gliding strokes, until he was seated deep, as if testing the boundaries of a reality he had cause to doubt. His need now was for assurance that could not be put into words, as certainly as I had needed his help to ground myself in reality. I took him into my mind to comfort his fears, as I kissed his body in the ancient way.</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Connor had not known that he loved me until that moment, when he confronted the thought of losing me. In that moment, his perception of reality had been changed. It had complicated things for both of us. I took refuge from that problem in thinking about what had happened to me in that moment of crisis. I played with the idea that what I had experienced was a momentary fourth order of magnitude of awareness. I indulged in the troubling uncertainty of this question, because I was wary of examining whether I loved him back. For Connor, his discovery was an answer, a confirmation. It left him no doubts. If he found my doubts when he penetrated my mind, he did not reveal his thoughts on the matter to me. I was willing to love him. Maybe even desperate to do so. But I was also afraid. The only person I had ever loved unreservedly had died in my mind.</w:t>
      </w:r>
    </w:p>
    <w:p w:rsidR="00615032" w:rsidRPr="009E56B2" w:rsidRDefault="00615032">
      <w:pPr>
        <w:rPr>
          <w:rFonts w:ascii="Montserrat" w:hAnsi="Montserrat"/>
          <w:sz w:val="24"/>
        </w:rPr>
      </w:pPr>
      <w:r w:rsidRPr="009E56B2">
        <w:rPr>
          <w:rFonts w:ascii="Montserrat" w:hAnsi="Montserrat"/>
          <w:sz w:val="24"/>
        </w:rPr>
        <w:tab/>
        <w:t>Part of me could not bear to have that happen to me again.</w:t>
      </w:r>
    </w:p>
    <w:p w:rsidR="00615032" w:rsidRPr="009E56B2" w:rsidRDefault="00615032">
      <w:pPr>
        <w:rPr>
          <w:rFonts w:ascii="Montserrat" w:hAnsi="Montserrat"/>
          <w:sz w:val="24"/>
        </w:rPr>
      </w:pPr>
      <w:r w:rsidRPr="009E56B2">
        <w:rPr>
          <w:rFonts w:ascii="Montserrat" w:hAnsi="Montserrat"/>
          <w:sz w:val="24"/>
        </w:rPr>
        <w:tab/>
        <w:t>Instead of confronting my fears and doubts, I turned to worrying about Morgan, who had suffered as much or more than I had in the loss of my mother. She had used her mind to destroy another mind, and its artificial nature could do nothing to change the effect that must have had on her. I felt guilty over having taken comfort in Connor's arms by shutting her out. Connor would have nothing of it, and verbally slapped me for feeling that way.</w:t>
      </w:r>
    </w:p>
    <w:p w:rsidR="00615032" w:rsidRPr="009E56B2" w:rsidRDefault="00615032">
      <w:pPr>
        <w:rPr>
          <w:rFonts w:ascii="Montserrat" w:hAnsi="Montserrat"/>
          <w:sz w:val="24"/>
        </w:rPr>
      </w:pPr>
      <w:r w:rsidRPr="009E56B2">
        <w:rPr>
          <w:rFonts w:ascii="Montserrat" w:hAnsi="Montserrat"/>
          <w:sz w:val="24"/>
        </w:rPr>
        <w:tab/>
        <w:t>"Woman, do not dare to suggest that again," he commanded fiercely. "Morgan was not only welcome to share her grief and take comfort with us, she was invited to do so. I understand that you were in no mind to have thought of it at the time, but Morgan certainly knew what we needed as well as what she needed for herself." Connor was washing me with a damp towel, as the shower had become useless and dangerous in free fall. He lashed me with the corner as I opened my mouth, and plowed on. "Morgan told me to take care of you, and not to worry. She is not ready to cry on anyone's shoulder yet, and one of us had to remain on duty. There is a lot of work yet to be done," he reminded me.</w:t>
      </w:r>
    </w:p>
    <w:p w:rsidR="00615032" w:rsidRPr="009E56B2" w:rsidRDefault="00615032">
      <w:pPr>
        <w:rPr>
          <w:rFonts w:ascii="Montserrat" w:hAnsi="Montserrat"/>
          <w:sz w:val="24"/>
        </w:rPr>
      </w:pPr>
      <w:r w:rsidRPr="009E56B2">
        <w:rPr>
          <w:rFonts w:ascii="Montserrat" w:hAnsi="Montserrat"/>
          <w:sz w:val="24"/>
        </w:rPr>
        <w:tab/>
        <w:t>I blushed and resisted the urge to apologize. To do so would only have annoyed him with me more. Besides apologizing would have served only to satisfy myself, where as if I meant to take his reprimand to heart I owed it to them both to get my head straight and start thinking. After returning the favor of the sponge bath, we got dressed, made ourselves presentable and headed up to the bridge. Morgan was at her station, busy and composed. I realized that we were into the morning watch, and that Connor and I had spent most of the night salving our nerves. The rest of the crew was busy with damage control and system checks. In particular, Engineering was up to its neck in bad news. Connor and I were called into the conference room to listen in on the engineering report. During the past eight hours, technicians had gone over the entire translation array and assessed the status of each unit.</w:t>
      </w:r>
    </w:p>
    <w:p w:rsidR="00615032" w:rsidRPr="009E56B2" w:rsidRDefault="00615032">
      <w:pPr>
        <w:rPr>
          <w:rFonts w:ascii="Montserrat" w:hAnsi="Montserrat"/>
          <w:sz w:val="24"/>
        </w:rPr>
      </w:pPr>
      <w:r w:rsidRPr="009E56B2">
        <w:rPr>
          <w:rFonts w:ascii="Montserrat" w:hAnsi="Montserrat"/>
          <w:sz w:val="24"/>
        </w:rPr>
        <w:tab/>
        <w:t xml:space="preserve">Second to the drive core, the array was what drove the ship in dive on under sail. Each unit was an autistic field interface. Similar in design and principle to the main core, each unit integrated with and supplemented the capabilities of the core. The core was more sophisticated and vital to unifying and controlling all of the units in the array. </w:t>
      </w:r>
    </w:p>
    <w:p w:rsidR="00615032" w:rsidRPr="009E56B2" w:rsidRDefault="00615032">
      <w:pPr>
        <w:rPr>
          <w:rFonts w:ascii="Montserrat" w:hAnsi="Montserrat"/>
          <w:sz w:val="24"/>
        </w:rPr>
      </w:pPr>
      <w:r w:rsidRPr="009E56B2">
        <w:rPr>
          <w:rFonts w:ascii="Montserrat" w:hAnsi="Montserrat"/>
          <w:sz w:val="24"/>
        </w:rPr>
        <w:tab/>
        <w:t xml:space="preserve">Another difference between the core and the array subordinates, was that the array elements did not have reserve or auxiliary processing capability. While the core had means to diffuse the stresses imposed on it by our actions, the individual array elements had no defensive capabilities, they docilely accepted the increased strain shunted to them by the core. All told, the inspection had concluded that we now had a severely brain damaged array. You could say that we gave virtually every single unit some kind of minor stroke while shoving ourselves out of the matrix. </w:t>
      </w:r>
    </w:p>
    <w:p w:rsidR="00615032" w:rsidRPr="009E56B2" w:rsidRDefault="00615032">
      <w:pPr>
        <w:rPr>
          <w:rFonts w:ascii="Montserrat" w:hAnsi="Montserrat"/>
          <w:sz w:val="24"/>
        </w:rPr>
      </w:pPr>
      <w:r w:rsidRPr="009E56B2">
        <w:rPr>
          <w:rFonts w:ascii="Montserrat" w:hAnsi="Montserrat"/>
          <w:sz w:val="24"/>
        </w:rPr>
        <w:tab/>
        <w:t xml:space="preserve">"So what's the bottom line, Ms. Parker," the captain interrupted. </w:t>
      </w:r>
    </w:p>
    <w:p w:rsidR="00615032" w:rsidRPr="009E56B2" w:rsidRDefault="00615032">
      <w:pPr>
        <w:rPr>
          <w:rFonts w:ascii="Montserrat" w:hAnsi="Montserrat"/>
          <w:sz w:val="24"/>
        </w:rPr>
      </w:pPr>
      <w:r w:rsidRPr="009E56B2">
        <w:rPr>
          <w:rFonts w:ascii="Montserrat" w:hAnsi="Montserrat"/>
          <w:sz w:val="24"/>
        </w:rPr>
        <w:tab/>
        <w:t>The chief engineer sighed and turned over her data-slate, "None of the units are a total write off. These are photonic architectures, employing holographic processing with massive redundancy; which means that as a whole the array is impaired but functional. Furthermore, we are making excellent progress cleaning and reformatting the core components. I figure no more than seventy-two hours until we are ready for systems reboot. More likely we will be ready by as much as a tenth of that estimate, considering that the core took virtually no damage to its architecture."</w:t>
      </w:r>
    </w:p>
    <w:p w:rsidR="00615032" w:rsidRPr="009E56B2" w:rsidRDefault="00615032">
      <w:pPr>
        <w:rPr>
          <w:rFonts w:ascii="Montserrat" w:hAnsi="Montserrat"/>
          <w:sz w:val="24"/>
        </w:rPr>
      </w:pPr>
      <w:r w:rsidRPr="009E56B2">
        <w:rPr>
          <w:rFonts w:ascii="Montserrat" w:hAnsi="Montserrat"/>
          <w:sz w:val="24"/>
        </w:rPr>
        <w:tab/>
        <w:t>"I see," O'Neal said, rubbing his lower lip with the flank of his forefinger. "We will need more than seven hours to evacuate the ship and the cryogenic holds. Assembling an emergency redoubt for five-hundred and thirty people will be labor intensive, but we can accomplish it in less than forty-eight hours with material on hand. The hard part will be the cargo." He turned to the Operations officer, "Mr. Devlin, get some people on that problem and give me a working solution by thirteen hundred hours. Jane," he turned back to the engineering officer, "given that we can initialize the drive core without mishap, will the array stand up to another dive?"</w:t>
      </w:r>
    </w:p>
    <w:p w:rsidR="00615032" w:rsidRPr="009E56B2" w:rsidRDefault="00615032">
      <w:pPr>
        <w:rPr>
          <w:rFonts w:ascii="Montserrat" w:hAnsi="Montserrat"/>
          <w:sz w:val="24"/>
        </w:rPr>
      </w:pPr>
      <w:r w:rsidRPr="009E56B2">
        <w:rPr>
          <w:rFonts w:ascii="Montserrat" w:hAnsi="Montserrat"/>
          <w:sz w:val="24"/>
        </w:rPr>
        <w:tab/>
        <w:t xml:space="preserve">Parker frowned and took back her slate to work out some figures. Her frown did not clear up, but she tucked her slate under her arm and responded, "Sir, the array absorbed a lot of collateral damage, but I can guarantee that it can stand up to another dive. With qualification. Nothing deep, and nothing prolonged. </w:t>
      </w:r>
    </w:p>
    <w:p w:rsidR="00615032" w:rsidRPr="009E56B2" w:rsidRDefault="00615032">
      <w:pPr>
        <w:rPr>
          <w:rFonts w:ascii="Montserrat" w:hAnsi="Montserrat"/>
          <w:sz w:val="24"/>
        </w:rPr>
      </w:pPr>
      <w:r w:rsidRPr="009E56B2">
        <w:rPr>
          <w:rFonts w:ascii="Montserrat" w:hAnsi="Montserrat"/>
          <w:sz w:val="24"/>
        </w:rPr>
        <w:tab/>
        <w:t>"The problem is that these units are as fragile as brain tissue, perhaps even more delicate," she explained. "Without replacement and total regeneration, we will begin to see signs of persistent decay inside of a year. We can perhaps delay that, but unchecked the decay will proceed on a geometric scale. At current the damage is nano-scopic. We could rotate out about ten percent of the array for continual maintenance to offset the inevitable. What we cannot do is manufacture our own replacements. Oh, perhaps if we pooled the resources of all the ships in the task group we could build a facility capable of fabricating array elements. Say about ten to fifteen years to set it up, and then we could turn them out at the same rate they were back home. But, I would want to be in a Sol type environment to try it. Viable biosphere, space based industry and resources; a complete infrastructure is what the job calls for. This technology does not come cheap or easy."</w:t>
      </w:r>
    </w:p>
    <w:p w:rsidR="00615032" w:rsidRPr="009E56B2" w:rsidRDefault="00615032">
      <w:pPr>
        <w:rPr>
          <w:rFonts w:ascii="Montserrat" w:hAnsi="Montserrat"/>
          <w:sz w:val="24"/>
        </w:rPr>
      </w:pPr>
      <w:r w:rsidRPr="009E56B2">
        <w:rPr>
          <w:rFonts w:ascii="Montserrat" w:hAnsi="Montserrat"/>
          <w:sz w:val="24"/>
        </w:rPr>
        <w:tab/>
        <w:t>"Understood, thank you Jane, just do your best," he smiled. Parker managed to drum up a smile in return, settling back into her seat. O'Neal turned then to face Connor and I, "On to the next item on our agenda. Decide amongst yourselves who will initialize the drive core. Once we are up and running again we have to regroup. While you two were recovering from the translation, Morgan hooked up with assets on the other ships. On the last report, seventeen ships pulled through," he paused, as I tensed, "</w:t>
      </w:r>
      <w:r w:rsidRPr="009E56B2">
        <w:rPr>
          <w:rFonts w:ascii="Montserrat" w:hAnsi="Montserrat"/>
          <w:i/>
          <w:sz w:val="24"/>
        </w:rPr>
        <w:t>Hanael, Serael</w:t>
      </w:r>
      <w:r w:rsidRPr="009E56B2">
        <w:rPr>
          <w:rFonts w:ascii="Montserrat" w:hAnsi="Montserrat"/>
          <w:sz w:val="24"/>
        </w:rPr>
        <w:t xml:space="preserve"> and </w:t>
      </w:r>
      <w:r w:rsidRPr="009E56B2">
        <w:rPr>
          <w:rFonts w:ascii="Montserrat" w:hAnsi="Montserrat"/>
          <w:i/>
          <w:sz w:val="24"/>
        </w:rPr>
        <w:t>Daniel</w:t>
      </w:r>
      <w:r w:rsidRPr="009E56B2">
        <w:rPr>
          <w:rFonts w:ascii="Montserrat" w:hAnsi="Montserrat"/>
          <w:sz w:val="24"/>
        </w:rPr>
        <w:t xml:space="preserve"> are lost."</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The task of closing the core and re-lighting the drive fell to me, to my surprise. I had expected Morgan to want the job, to atone for killing it, but both her and Connor nominated me on the basis of greater experience. All of us had been trained to perform this function and during the building of the ships, each of us had been asked to activate, or monitor the activation of a core. Still, in my time with the project I had activated a number of experimental cores and I was intimately familiar with the technology. I gave up arguing when I decided that they were firm in their position. When the time came, I watched from an observation deck as the ship was evacuated to a life support bubble. After the last of the cryogenic holding racks had been removed to minimum safe distance I turned away from the armored glass.</w:t>
      </w:r>
    </w:p>
    <w:p w:rsidR="00615032" w:rsidRPr="009E56B2" w:rsidRDefault="00615032">
      <w:pPr>
        <w:rPr>
          <w:rFonts w:ascii="Montserrat" w:hAnsi="Montserrat"/>
          <w:sz w:val="24"/>
        </w:rPr>
      </w:pPr>
      <w:r w:rsidRPr="009E56B2">
        <w:rPr>
          <w:rFonts w:ascii="Montserrat" w:hAnsi="Montserrat"/>
          <w:sz w:val="24"/>
        </w:rPr>
        <w:tab/>
        <w:t xml:space="preserve">I had never been alone on the ship before. I walked through its empty shell, gradually making my way down to Engineering. Everything had been prepared for me. The core elements had been checked, tuned and re-formatted. I had observed that morning as the program architectures were re-installed. Biting my lip, I approached the armored casing of the core. I lay my hands and cheek against the cold alloy and collected my wits. </w:t>
      </w:r>
    </w:p>
    <w:p w:rsidR="00615032" w:rsidRPr="009E56B2" w:rsidRDefault="00615032">
      <w:pPr>
        <w:rPr>
          <w:rFonts w:ascii="Montserrat" w:hAnsi="Montserrat"/>
          <w:sz w:val="24"/>
        </w:rPr>
      </w:pPr>
      <w:r w:rsidRPr="009E56B2">
        <w:rPr>
          <w:rFonts w:ascii="Montserrat" w:hAnsi="Montserrat"/>
          <w:sz w:val="24"/>
        </w:rPr>
        <w:tab/>
        <w:t xml:space="preserve">As I shifted up into third order attention, I became aware of the cold photo-electronic life of the command core and the array, along with other systems which had been maintenanced, but which had remained live through the crisis. I let out the breath I had been holding and put myself into a light trance. I examined each element in the core, felt the light coursing through their atomic-photonic circuits. Every atom, in every molecule, had been specially introduced and aligned in a vast array of registers. The interaction of photons with electron shells served as the switching mechanism. These switches were capable of discriminating thousands of signals across the visible and ultraviolet spectrum. The core's millennial processing was several orders of magnitude greater than the greatest computer ever devised a century ago. </w:t>
      </w:r>
    </w:p>
    <w:p w:rsidR="00615032" w:rsidRPr="009E56B2" w:rsidRDefault="00615032">
      <w:pPr>
        <w:rPr>
          <w:rFonts w:ascii="Montserrat" w:hAnsi="Montserrat"/>
          <w:sz w:val="24"/>
        </w:rPr>
      </w:pPr>
      <w:r w:rsidRPr="009E56B2">
        <w:rPr>
          <w:rFonts w:ascii="Montserrat" w:hAnsi="Montserrat"/>
          <w:sz w:val="24"/>
        </w:rPr>
        <w:tab/>
        <w:t>After reading each element, I grasped the interface and drew them together. As I brought them into alignment, there were billions of connections that had to be checked before the core could be seated together. Such a job could not be done by the most powerful active in the universe if it had required her full attention to make each connection. Most of what an active can do is autonomic. An active has to do everything the hard way the first time, but when a successful technique is developed, it becomes part of a meta-program. The more sophisticated an active's repertoire of meta-programs, the more powerful and precise her psionic skills and disciplines become.</w:t>
      </w:r>
    </w:p>
    <w:p w:rsidR="00615032" w:rsidRPr="009E56B2" w:rsidRDefault="00615032">
      <w:pPr>
        <w:rPr>
          <w:rFonts w:ascii="Montserrat" w:hAnsi="Montserrat"/>
          <w:sz w:val="24"/>
        </w:rPr>
      </w:pPr>
      <w:r w:rsidRPr="009E56B2">
        <w:rPr>
          <w:rFonts w:ascii="Montserrat" w:hAnsi="Montserrat"/>
          <w:sz w:val="24"/>
        </w:rPr>
        <w:tab/>
        <w:t xml:space="preserve">The ability of the mind to effortlessly resolve seemingly infinite complexities was suspected even in the twentieth century. Autistic savants could perform astounding feats of mathematical legerdemain, because they had an ability unrecognized at the time—they did not consciously calculate, they simply turned it over to their unconscious mind and relayed the answer when it came back up. The most difficult calculations a person does in life are likewise done with little or no conscious awareness on the part of the person involved. Just resolving the raw data input from the physical senses requires constant and massive calculation. High stereo-scopic graphic resolution, tactile texture and temperature mapping, three-hundred and sixty degree stereo-phonic resolution, complex atomic/molecular chemical analysis—all cross referenced, indexed and integrated into four dimensional continuity. </w:t>
      </w:r>
    </w:p>
    <w:p w:rsidR="00615032" w:rsidRPr="009E56B2" w:rsidRDefault="00615032">
      <w:pPr>
        <w:rPr>
          <w:rFonts w:ascii="Montserrat" w:hAnsi="Montserrat"/>
          <w:sz w:val="24"/>
        </w:rPr>
      </w:pPr>
      <w:r w:rsidRPr="009E56B2">
        <w:rPr>
          <w:rFonts w:ascii="Montserrat" w:hAnsi="Montserrat"/>
          <w:sz w:val="24"/>
        </w:rPr>
        <w:tab/>
        <w:t>Ask a programmer how complex that task is to compute.</w:t>
      </w:r>
    </w:p>
    <w:p w:rsidR="00615032" w:rsidRPr="009E56B2" w:rsidRDefault="00615032">
      <w:pPr>
        <w:rPr>
          <w:rFonts w:ascii="Montserrat" w:hAnsi="Montserrat"/>
          <w:sz w:val="24"/>
        </w:rPr>
      </w:pPr>
      <w:r w:rsidRPr="009E56B2">
        <w:rPr>
          <w:rFonts w:ascii="Montserrat" w:hAnsi="Montserrat"/>
          <w:sz w:val="24"/>
        </w:rPr>
        <w:tab/>
        <w:t xml:space="preserve">As I willed it, the connections sorted themselves out and mated. That is the way it works, I don't sweat the details, I only have to worry about the design. Psionic ability can be considered the judicious development and extension of attention and will—structured awareness and articulate intent. All psionics involves their cooperative use. To me psionics is not </w:t>
      </w:r>
      <w:r w:rsidRPr="009E56B2">
        <w:rPr>
          <w:rFonts w:ascii="Montserrat" w:hAnsi="Montserrat"/>
          <w:i/>
          <w:sz w:val="24"/>
        </w:rPr>
        <w:t>magic</w:t>
      </w:r>
      <w:r w:rsidRPr="009E56B2">
        <w:rPr>
          <w:rFonts w:ascii="Montserrat" w:hAnsi="Montserrat"/>
          <w:sz w:val="24"/>
        </w:rPr>
        <w:t xml:space="preserve"> because I know too well that I am actively involved in resolving the most minute details of a complex task. It is </w:t>
      </w:r>
      <w:r w:rsidRPr="009E56B2">
        <w:rPr>
          <w:rFonts w:ascii="Montserrat" w:hAnsi="Montserrat"/>
          <w:i/>
          <w:sz w:val="24"/>
        </w:rPr>
        <w:t>possible</w:t>
      </w:r>
      <w:r w:rsidRPr="009E56B2">
        <w:rPr>
          <w:rFonts w:ascii="Montserrat" w:hAnsi="Montserrat"/>
          <w:sz w:val="24"/>
        </w:rPr>
        <w:t xml:space="preserve"> to do such complex and intricate manipulations because </w:t>
      </w:r>
      <w:r w:rsidRPr="009E56B2">
        <w:rPr>
          <w:rFonts w:ascii="Montserrat" w:hAnsi="Montserrat"/>
          <w:i/>
          <w:sz w:val="24"/>
        </w:rPr>
        <w:t>most</w:t>
      </w:r>
      <w:r w:rsidRPr="009E56B2">
        <w:rPr>
          <w:rFonts w:ascii="Montserrat" w:hAnsi="Montserrat"/>
          <w:sz w:val="24"/>
        </w:rPr>
        <w:t xml:space="preserve"> work involves endless, mindless repetition within a limited framework of possibilities. A proper meta-program includes instructions for those variables; meaning that there is little or no conscious decision on my part required for completion of the task. I am consciously taxed only with the orchestration of the total effort. </w:t>
      </w:r>
    </w:p>
    <w:p w:rsidR="00615032" w:rsidRPr="009E56B2" w:rsidRDefault="00615032">
      <w:pPr>
        <w:rPr>
          <w:rFonts w:ascii="Montserrat" w:hAnsi="Montserrat"/>
          <w:sz w:val="24"/>
        </w:rPr>
      </w:pPr>
      <w:r w:rsidRPr="009E56B2">
        <w:rPr>
          <w:rFonts w:ascii="Montserrat" w:hAnsi="Montserrat"/>
          <w:sz w:val="24"/>
        </w:rPr>
        <w:tab/>
        <w:t>So much for the mystique of psionic ability.</w:t>
      </w:r>
    </w:p>
    <w:p w:rsidR="00615032" w:rsidRPr="009E56B2" w:rsidRDefault="00615032">
      <w:pPr>
        <w:rPr>
          <w:rFonts w:ascii="Montserrat" w:hAnsi="Montserrat"/>
          <w:sz w:val="24"/>
        </w:rPr>
      </w:pPr>
      <w:r w:rsidRPr="009E56B2">
        <w:rPr>
          <w:rFonts w:ascii="Montserrat" w:hAnsi="Montserrat"/>
          <w:sz w:val="24"/>
        </w:rPr>
        <w:tab/>
        <w:t xml:space="preserve">As the core seated together, the subtle fields overlapped and synchronized. The core became a complex, closed circuit. Already information was coursing through it as programs came on-line and began interrogating the subordinate systems throughout the ship. With an active array in the loop, it was almost inevitable that the core would wake up. This was the dangerous part. I reached into the fugue forming in the heart of the core. I waited—like a hunting cat crouched in the tall grass—for my prey to rear its head. </w:t>
      </w:r>
    </w:p>
    <w:p w:rsidR="00615032" w:rsidRPr="009E56B2" w:rsidRDefault="00615032">
      <w:pPr>
        <w:rPr>
          <w:rFonts w:ascii="Montserrat" w:hAnsi="Montserrat"/>
          <w:sz w:val="24"/>
        </w:rPr>
      </w:pPr>
      <w:r w:rsidRPr="009E56B2">
        <w:rPr>
          <w:rFonts w:ascii="Montserrat" w:hAnsi="Montserrat"/>
          <w:sz w:val="24"/>
        </w:rPr>
        <w:tab/>
        <w:t xml:space="preserve">The ship shuddered. </w:t>
      </w:r>
    </w:p>
    <w:p w:rsidR="00615032" w:rsidRPr="009E56B2" w:rsidRDefault="00615032">
      <w:pPr>
        <w:rPr>
          <w:rFonts w:ascii="Montserrat" w:hAnsi="Montserrat"/>
          <w:sz w:val="24"/>
        </w:rPr>
      </w:pPr>
      <w:r w:rsidRPr="009E56B2">
        <w:rPr>
          <w:rFonts w:ascii="Montserrat" w:hAnsi="Montserrat"/>
          <w:sz w:val="24"/>
        </w:rPr>
        <w:tab/>
        <w:t>Instantly, my mind leaped and closed the trap on it. "Caught you, Gabriel." The ship bucked around me as the drive woke up. "Ah, ah. Gently, friend," I couldn't help it, I soothed with words as I extended a probe into the newly awakened chaos of the core. I held myself in place as the ship rolled and twisted in confusion. Without my own telekinetic ability I would have been dashed instantly against the bulkhead at about seven gees. I spared a hope that everything had been secured properly as I reached again into Gabriel's mind. Really, the only thing I could do was observe, and if necessary abort the ignition. It was up to the awakened core to sort itself out and access the programming waiting for it. I smiled as the artifact mind stumbled across the field architecture profiles.</w:t>
      </w:r>
    </w:p>
    <w:p w:rsidR="00615032" w:rsidRPr="009E56B2" w:rsidRDefault="00615032">
      <w:pPr>
        <w:rPr>
          <w:rFonts w:ascii="Montserrat" w:hAnsi="Montserrat"/>
          <w:sz w:val="24"/>
        </w:rPr>
      </w:pPr>
      <w:r w:rsidRPr="009E56B2">
        <w:rPr>
          <w:rFonts w:ascii="Montserrat" w:hAnsi="Montserrat"/>
          <w:sz w:val="24"/>
        </w:rPr>
        <w:tab/>
        <w:t>I have no idea how it interpreted that discovery. Theoretically, all of the programming ought to seem as memories to it. The mental reality of the core was pre-defined in that context. There was no learning for this new mind to do, it simply had to accept the waiting definition of itself. My guess was that in activation the thing experienced a sensation like awakening from a dream while the body is still paralyzed by sleep. Now it had found the key to awaken that body. With minimal supervision from myself, the core executed the designs it had accessed. The invisible architecture unfolded, picking up the material shell and tucking it into its embrace. The complex geometry warped and segregated space, claiming a domain of its own. Under the influence of time, those geometries began generating forces—gravity, momentum, inertia—and balancing them. I sighed with relief, patting the armored housing, as Gabriel settled down and continued about the business of remembering its new self.</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 xml:space="preserve">All that effort to evacuate the ship, and every scene to re-enact in reverse, did not make any of us fit company for a civilized human being. I didn't get any pats on my back for making the ship live again. There was simply too much to do for anyone to feel anything like gratitude. I pitched in myself, terse and determined. Anything to get this ordeal behind us. There were serious questions to ask as yet. We had to make the rounds and form up, see to the wounded and chase down the lost and strayed. Of </w:t>
      </w:r>
      <w:r w:rsidRPr="009E56B2">
        <w:rPr>
          <w:rFonts w:ascii="Montserrat" w:hAnsi="Montserrat"/>
          <w:i/>
          <w:sz w:val="24"/>
        </w:rPr>
        <w:t>Hanael</w:t>
      </w:r>
      <w:r w:rsidRPr="009E56B2">
        <w:rPr>
          <w:rFonts w:ascii="Montserrat" w:hAnsi="Montserrat"/>
          <w:sz w:val="24"/>
        </w:rPr>
        <w:t xml:space="preserve">, </w:t>
      </w:r>
      <w:r w:rsidRPr="009E56B2">
        <w:rPr>
          <w:rFonts w:ascii="Montserrat" w:hAnsi="Montserrat"/>
          <w:i/>
          <w:sz w:val="24"/>
        </w:rPr>
        <w:t>Serael</w:t>
      </w:r>
      <w:r w:rsidRPr="009E56B2">
        <w:rPr>
          <w:rFonts w:ascii="Montserrat" w:hAnsi="Montserrat"/>
          <w:sz w:val="24"/>
        </w:rPr>
        <w:t xml:space="preserve">, and </w:t>
      </w:r>
      <w:r w:rsidRPr="009E56B2">
        <w:rPr>
          <w:rFonts w:ascii="Montserrat" w:hAnsi="Montserrat"/>
          <w:i/>
          <w:sz w:val="24"/>
        </w:rPr>
        <w:t>Daniel</w:t>
      </w:r>
      <w:r w:rsidRPr="009E56B2">
        <w:rPr>
          <w:rFonts w:ascii="Montserrat" w:hAnsi="Montserrat"/>
          <w:sz w:val="24"/>
        </w:rPr>
        <w:t xml:space="preserve">, nothing much was said. </w:t>
      </w:r>
      <w:r w:rsidRPr="009E56B2">
        <w:rPr>
          <w:rFonts w:ascii="Montserrat" w:hAnsi="Montserrat"/>
          <w:i/>
          <w:sz w:val="24"/>
        </w:rPr>
        <w:t>Lost in translation</w:t>
      </w:r>
      <w:r w:rsidRPr="009E56B2">
        <w:rPr>
          <w:rFonts w:ascii="Montserrat" w:hAnsi="Montserrat"/>
          <w:sz w:val="24"/>
        </w:rPr>
        <w:t xml:space="preserve"> covered a lot of ground, and the best estimates of their fates were only guesses. We had seventeen ships, and over eight thousand living souls to trouble ourselves with. Once we were secure for sail, we set out for rendezvous with </w:t>
      </w:r>
      <w:r w:rsidRPr="009E56B2">
        <w:rPr>
          <w:rFonts w:ascii="Montserrat" w:hAnsi="Montserrat"/>
          <w:i/>
          <w:sz w:val="24"/>
        </w:rPr>
        <w:t>Azreal</w:t>
      </w:r>
      <w:r w:rsidRPr="009E56B2">
        <w:rPr>
          <w:rFonts w:ascii="Montserrat" w:hAnsi="Montserrat"/>
          <w:sz w:val="24"/>
        </w:rPr>
        <w:t xml:space="preserve"> and an emergency staff meeting with the admiral.</w:t>
      </w:r>
      <w:r w:rsidRPr="009E56B2">
        <w:rPr>
          <w:rFonts w:ascii="Montserrat" w:hAnsi="Montserrat"/>
          <w:sz w:val="24"/>
        </w:rPr>
        <w:br w:type="page"/>
        <w:t>CHAPTER SIX</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Admiral Patrick Niven commanded my attention as I followed O'Neal into the Admiral's conference room aboard </w:t>
      </w:r>
      <w:r w:rsidRPr="009E56B2">
        <w:rPr>
          <w:rFonts w:ascii="Montserrat" w:hAnsi="Montserrat"/>
          <w:i/>
          <w:sz w:val="24"/>
        </w:rPr>
        <w:t>Azreal</w:t>
      </w:r>
      <w:r w:rsidRPr="009E56B2">
        <w:rPr>
          <w:rFonts w:ascii="Montserrat" w:hAnsi="Montserrat"/>
          <w:sz w:val="24"/>
        </w:rPr>
        <w:t xml:space="preserve">. He was a tall man. He had a lived in face and projected an aura of confident authority. As we found our seats, I reflected on what I knew about him. He was a seasoned wet navy admiral who had been involved in the military development of space from the day alien contact had been fully disclosed. It had not been inevitable that a space based military would follow a naval model, but it was due in large part to his influence that it had turned out that way. The operational realities of the navy produced command experience and traditions that adapted easily to the operational realities in space, much to the disappointment of the Air Force, which had monopolized military interests in space from the end of the Twentieth Century. Niven's command experience, and practical mind would prove invaluable to us during the days and weeks following our escape from the interface. </w:t>
      </w:r>
    </w:p>
    <w:p w:rsidR="00615032" w:rsidRPr="009E56B2" w:rsidRDefault="00615032">
      <w:pPr>
        <w:rPr>
          <w:rFonts w:ascii="Montserrat" w:hAnsi="Montserrat"/>
          <w:sz w:val="24"/>
        </w:rPr>
      </w:pPr>
      <w:r w:rsidRPr="009E56B2">
        <w:rPr>
          <w:rFonts w:ascii="Montserrat" w:hAnsi="Montserrat"/>
          <w:sz w:val="24"/>
        </w:rPr>
        <w:tab/>
        <w:t>Admiral Niven took his seat and the rest of us followed his cue. As everyone settled down, he opened the discussion, "OK, people, we are gong to begin with a rapid assessment of the situation. Commander Lowell will summarize the facts at hand and then I will take individual reports from each of your commands. I do not intend to make any decisions without your input at this juncture. As the surviving units of Task Group Three, we have to assess the question of whether it is possible to fulfill our mission. The answer to that question has to account for the present capabilities of your commands, and any proposed action has to accommodate the capabilities of the most afflicted units. Commander Lowell, please begin."</w:t>
      </w:r>
    </w:p>
    <w:p w:rsidR="00615032" w:rsidRPr="009E56B2" w:rsidRDefault="00615032">
      <w:pPr>
        <w:rPr>
          <w:rFonts w:ascii="Montserrat" w:hAnsi="Montserrat"/>
          <w:sz w:val="24"/>
        </w:rPr>
      </w:pPr>
      <w:r w:rsidRPr="009E56B2">
        <w:rPr>
          <w:rFonts w:ascii="Montserrat" w:hAnsi="Montserrat"/>
          <w:sz w:val="24"/>
        </w:rPr>
        <w:tab/>
        <w:t xml:space="preserve">"Thank you, Admiral," Lowell stood and picked up the display remote. He activated the overhead holographic display. In it our current tactical plot was illuminated, with codes noting the status of each ship. Only Gabriel showed nominal green on all points. I could see that many of the ships showed heavily damaged arrays, or even damaged drive cores. "You are all aware of the loss of </w:t>
      </w:r>
      <w:r w:rsidRPr="009E56B2">
        <w:rPr>
          <w:rFonts w:ascii="Montserrat" w:hAnsi="Montserrat"/>
          <w:i/>
          <w:sz w:val="24"/>
        </w:rPr>
        <w:t>Hanael</w:t>
      </w:r>
      <w:r w:rsidRPr="009E56B2">
        <w:rPr>
          <w:rFonts w:ascii="Montserrat" w:hAnsi="Montserrat"/>
          <w:sz w:val="24"/>
        </w:rPr>
        <w:t xml:space="preserve">, </w:t>
      </w:r>
      <w:r w:rsidRPr="009E56B2">
        <w:rPr>
          <w:rFonts w:ascii="Montserrat" w:hAnsi="Montserrat"/>
          <w:i/>
          <w:sz w:val="24"/>
        </w:rPr>
        <w:t>Serael</w:t>
      </w:r>
      <w:r w:rsidRPr="009E56B2">
        <w:rPr>
          <w:rFonts w:ascii="Montserrat" w:hAnsi="Montserrat"/>
          <w:sz w:val="24"/>
        </w:rPr>
        <w:t xml:space="preserve"> and </w:t>
      </w:r>
      <w:r w:rsidRPr="009E56B2">
        <w:rPr>
          <w:rFonts w:ascii="Montserrat" w:hAnsi="Montserrat"/>
          <w:i/>
          <w:sz w:val="24"/>
        </w:rPr>
        <w:t>Daniel</w:t>
      </w:r>
      <w:r w:rsidRPr="009E56B2">
        <w:rPr>
          <w:rFonts w:ascii="Montserrat" w:hAnsi="Montserrat"/>
          <w:sz w:val="24"/>
        </w:rPr>
        <w:t xml:space="preserve">. We have no information with regard to their fates. It is highly probably that they remained intact within the interface, rather than breaking up during insertion. Situationally speaking, if they opted to abort the emergency insertion, due to casualties sustained by their Asset teams, they had every opportunity to wave off, lick their wounds, and attempt an alternate insertion as dictated by the disposition of their drives. In relativistic terms, they are either now in surface space at whatever point in the universe that chance has offered them, or they are not in, nor will they ever regain surface space. Within temporal continuity, those are the only two options from our perspective. </w:t>
      </w:r>
    </w:p>
    <w:p w:rsidR="00615032" w:rsidRPr="009E56B2" w:rsidRDefault="00615032">
      <w:pPr>
        <w:rPr>
          <w:rFonts w:ascii="Montserrat" w:hAnsi="Montserrat"/>
          <w:sz w:val="24"/>
        </w:rPr>
      </w:pPr>
      <w:r w:rsidRPr="009E56B2">
        <w:rPr>
          <w:rFonts w:ascii="Montserrat" w:hAnsi="Montserrat"/>
          <w:sz w:val="24"/>
        </w:rPr>
        <w:tab/>
        <w:t>"In either case, their official status is lost," Lowell proclaimed.</w:t>
      </w:r>
    </w:p>
    <w:p w:rsidR="00615032" w:rsidRPr="009E56B2" w:rsidRDefault="00615032">
      <w:pPr>
        <w:rPr>
          <w:rFonts w:ascii="Montserrat" w:hAnsi="Montserrat"/>
          <w:sz w:val="24"/>
        </w:rPr>
      </w:pPr>
      <w:r w:rsidRPr="009E56B2">
        <w:rPr>
          <w:rFonts w:ascii="Montserrat" w:hAnsi="Montserrat"/>
          <w:sz w:val="24"/>
        </w:rPr>
        <w:tab/>
        <w:t xml:space="preserve">"Also, as your presence demonstrates, the seventeen remaining ships units of Task Group Three are present and accounted for. While our units were regrouping here," Lowell gestured to the real-time display, "each ship took readings for gravitational and optical fixes to define its position, according to SOP. From those combined readings we obtain real and apparent positions for celestial bodies throughout the entire quadrant. That gives us a measure of stellar drift, absolute magnitude for stars, and the basis for a reverse plot to identify our position from possible correspondence with landmark celestial bodies. Initial observation confirmed that we are far outside of any previously mapped region." He manipulated the controls, and the scale of the image compressed to a sector plot, showing local stars. </w:t>
      </w:r>
    </w:p>
    <w:p w:rsidR="00615032" w:rsidRPr="009E56B2" w:rsidRDefault="00615032">
      <w:pPr>
        <w:rPr>
          <w:rFonts w:ascii="Montserrat" w:hAnsi="Montserrat"/>
          <w:sz w:val="24"/>
        </w:rPr>
      </w:pPr>
      <w:r w:rsidRPr="009E56B2">
        <w:rPr>
          <w:rFonts w:ascii="Montserrat" w:hAnsi="Montserrat"/>
          <w:sz w:val="24"/>
        </w:rPr>
        <w:tab/>
        <w:t>"As each of you joined up, we copied your initial position readings, and used them to reinforce the readings taken from here. Given the wide spread of our index positions those images have built up a model with respectable depth. More importantly, It turned up benchmark galactic references which were familiar." The image compressed again revealing a familiar whirl-pool of cloudy luminescence. "That data is still being refined," Lowell qualified, "but we have tentatively identified our position as within the Milky Way Galaxy, approximately one-hundred and twenty degrees spin-ward of Earth, relative to the center of the Galaxy. That places us far across the Galactic Disk. We will continue to make celestial observations until we have thoroughly refined our position.</w:t>
      </w:r>
    </w:p>
    <w:p w:rsidR="00615032" w:rsidRPr="009E56B2" w:rsidRDefault="00615032">
      <w:pPr>
        <w:rPr>
          <w:rFonts w:ascii="Montserrat" w:hAnsi="Montserrat"/>
          <w:sz w:val="24"/>
        </w:rPr>
      </w:pPr>
      <w:r w:rsidRPr="009E56B2">
        <w:rPr>
          <w:rFonts w:ascii="Montserrat" w:hAnsi="Montserrat"/>
          <w:sz w:val="24"/>
        </w:rPr>
        <w:tab/>
        <w:t>"Theoretically, we will know within the next few days where we are, but speaking in practical terms, we are lost. The territory that we are in is completely unknown to us, and our ability to regain familiar space is extremely uncertain," Lowell looked at the Admiral, "That is the gist of it Admiral. Leaving out technical and redundant support, that pretty much sums up our situation."</w:t>
      </w:r>
    </w:p>
    <w:p w:rsidR="00615032" w:rsidRPr="009E56B2" w:rsidRDefault="00615032">
      <w:pPr>
        <w:rPr>
          <w:rFonts w:ascii="Montserrat" w:hAnsi="Montserrat"/>
          <w:sz w:val="24"/>
        </w:rPr>
      </w:pPr>
      <w:r w:rsidRPr="009E56B2">
        <w:rPr>
          <w:rFonts w:ascii="Montserrat" w:hAnsi="Montserrat"/>
          <w:sz w:val="24"/>
        </w:rPr>
        <w:tab/>
        <w:t xml:space="preserve">Niven nodded and addressed the assembled captains. "As things stand, we are as far from our theater of operation as we are from Earth. Whether we decide to abort the mission, or repair to our assigned area, execution will place the same demands on your commands." Admiral Niven thanked Lowell as he sat down, and then by seniority, each of the captains stood to relate the condition of their command and status of their crews and compliment. The reports were not good. Several actives had collapsed under the strain of final maneuvers, some with serious neurological damage. On other ships, array elements had blown under the strain, and a few had suffered damage to the drive cores. That they had been able to initialize their cores and rejoin the Task Group at all was astonishing. </w:t>
      </w:r>
    </w:p>
    <w:p w:rsidR="00615032" w:rsidRPr="009E56B2" w:rsidRDefault="00615032">
      <w:pPr>
        <w:rPr>
          <w:rFonts w:ascii="Montserrat" w:hAnsi="Montserrat"/>
          <w:sz w:val="24"/>
        </w:rPr>
      </w:pPr>
      <w:r w:rsidRPr="009E56B2">
        <w:rPr>
          <w:rFonts w:ascii="Montserrat" w:hAnsi="Montserrat"/>
          <w:sz w:val="24"/>
        </w:rPr>
        <w:tab/>
        <w:t>"Clearly," the admiral concluded at the end of those reports, "</w:t>
      </w:r>
      <w:r w:rsidRPr="009E56B2">
        <w:rPr>
          <w:rFonts w:ascii="Montserrat" w:hAnsi="Montserrat"/>
          <w:i/>
          <w:sz w:val="24"/>
        </w:rPr>
        <w:t>Michael, Uriel, Raphael</w:t>
      </w:r>
      <w:r w:rsidRPr="009E56B2">
        <w:rPr>
          <w:rFonts w:ascii="Montserrat" w:hAnsi="Montserrat"/>
          <w:sz w:val="24"/>
        </w:rPr>
        <w:t xml:space="preserve"> and </w:t>
      </w:r>
      <w:r w:rsidRPr="009E56B2">
        <w:rPr>
          <w:rFonts w:ascii="Montserrat" w:hAnsi="Montserrat"/>
          <w:i/>
          <w:sz w:val="24"/>
        </w:rPr>
        <w:t xml:space="preserve">Nadiel </w:t>
      </w:r>
      <w:r w:rsidRPr="009E56B2">
        <w:rPr>
          <w:rFonts w:ascii="Montserrat" w:hAnsi="Montserrat"/>
          <w:sz w:val="24"/>
        </w:rPr>
        <w:t xml:space="preserve">are incapable of making a deep enough dive to return to the vicinity of Earth. Nor, any protracted chain of shallow dives. </w:t>
      </w:r>
      <w:r w:rsidRPr="009E56B2">
        <w:rPr>
          <w:rFonts w:ascii="Montserrat" w:hAnsi="Montserrat"/>
          <w:i/>
          <w:sz w:val="24"/>
        </w:rPr>
        <w:t>Gabriel</w:t>
      </w:r>
      <w:r w:rsidRPr="009E56B2">
        <w:rPr>
          <w:rFonts w:ascii="Montserrat" w:hAnsi="Montserrat"/>
          <w:sz w:val="24"/>
        </w:rPr>
        <w:t xml:space="preserve">, which is in the best shape, would be severely pressed to do either, and certainly she would arrive crippled in any regard. I think that pretty much defines our options. We can neither abort or complete our mission under these circumstances. We will revise our operational stance to reflect these limitations. I am ordering the Task Group to remain concentrated for mutual support, but I do not see any reason why we cannot still carryout the intended purpose of this mission. </w:t>
      </w:r>
    </w:p>
    <w:p w:rsidR="00615032" w:rsidRPr="009E56B2" w:rsidRDefault="00615032">
      <w:pPr>
        <w:rPr>
          <w:rFonts w:ascii="Montserrat" w:hAnsi="Montserrat"/>
          <w:sz w:val="24"/>
        </w:rPr>
      </w:pPr>
      <w:r w:rsidRPr="009E56B2">
        <w:rPr>
          <w:rFonts w:ascii="Montserrat" w:hAnsi="Montserrat"/>
          <w:sz w:val="24"/>
        </w:rPr>
        <w:tab/>
        <w:t xml:space="preserve">"Our mission objective remains to locate and acquire a terra-compatible world upon which we can establish a colony. We will conduct a survey and search of this sector to identify a viable target for this objective. I will not risk individual units in the pursuit of multiple targets, but once we have established a base of operations to support further adventure in this sector, future colonization opportunities will become available. </w:t>
      </w:r>
    </w:p>
    <w:p w:rsidR="00615032" w:rsidRPr="009E56B2" w:rsidRDefault="00615032">
      <w:pPr>
        <w:rPr>
          <w:rFonts w:ascii="Montserrat" w:hAnsi="Montserrat"/>
          <w:sz w:val="24"/>
        </w:rPr>
      </w:pPr>
      <w:r w:rsidRPr="009E56B2">
        <w:rPr>
          <w:rFonts w:ascii="Montserrat" w:hAnsi="Montserrat"/>
          <w:sz w:val="24"/>
        </w:rPr>
        <w:tab/>
        <w:t>"In the meantime I want to examine the combat capabilities and readiness of your commands. This is not our neighborhood, gentlemen, and I do expect any locals to object to our intentions. This remains a military operation and do not hesitate to remind your civilian complements that the change in our situation has not altered that fact. We will remain on station here while we carry out all necessary and possible repairs. This system has ample resources for our needs, and does not possess any life bearing worlds which should reduce the chances that any other intelligence has any vested interest in visiting here and encountering us." He paused and looked at a man who I had studiously ignored since the beginning of this meeting. Commander Craig, Asset Control Officer assigned to the admiral's staff. "One last thing, gentlemen, before I dismiss you. Many of you wondered why I requested these asset officers, who have accompanied you to this meeting."</w:t>
      </w:r>
    </w:p>
    <w:p w:rsidR="00615032" w:rsidRPr="009E56B2" w:rsidRDefault="00615032">
      <w:pPr>
        <w:rPr>
          <w:rFonts w:ascii="Montserrat" w:hAnsi="Montserrat"/>
          <w:sz w:val="24"/>
        </w:rPr>
      </w:pPr>
      <w:r w:rsidRPr="009E56B2">
        <w:rPr>
          <w:rFonts w:ascii="Montserrat" w:hAnsi="Montserrat"/>
          <w:sz w:val="24"/>
        </w:rPr>
        <w:tab/>
        <w:t>I had wondered if the Admiral would acknowledge our presence among his captains.</w:t>
      </w:r>
    </w:p>
    <w:p w:rsidR="00615032" w:rsidRPr="009E56B2" w:rsidRDefault="00615032">
      <w:pPr>
        <w:rPr>
          <w:rFonts w:ascii="Montserrat" w:hAnsi="Montserrat"/>
          <w:sz w:val="24"/>
        </w:rPr>
      </w:pPr>
      <w:r w:rsidRPr="009E56B2">
        <w:rPr>
          <w:rFonts w:ascii="Montserrat" w:hAnsi="Montserrat"/>
          <w:sz w:val="24"/>
        </w:rPr>
        <w:tab/>
        <w:t xml:space="preserve">"I have selected an asset officer from each command for detail under my staff." Niven met each asset officer's eyes as he went on, "We cannot afford to lose your capabilities. You represent a vital but limited resource upon which the fate of the Task Group depends, as we have seen so clearly demonstrated. </w:t>
      </w:r>
    </w:p>
    <w:p w:rsidR="00615032" w:rsidRPr="009E56B2" w:rsidRDefault="00615032">
      <w:pPr>
        <w:rPr>
          <w:rFonts w:ascii="Montserrat" w:hAnsi="Montserrat"/>
          <w:sz w:val="24"/>
        </w:rPr>
      </w:pPr>
      <w:r w:rsidRPr="009E56B2">
        <w:rPr>
          <w:rFonts w:ascii="Montserrat" w:hAnsi="Montserrat"/>
          <w:sz w:val="24"/>
        </w:rPr>
        <w:tab/>
        <w:t xml:space="preserve">"On the advice of Commander Craig, I am concentrating you into a special projects group for the duration. There are a number of things that need to be done. Jobs which call for your special abilities. Jobs which could not effectively be done spread out over seventeen shifts among individuals on a three man rotation. You will be assigned quarters here aboard the </w:t>
      </w:r>
      <w:r w:rsidRPr="009E56B2">
        <w:rPr>
          <w:rFonts w:ascii="Montserrat" w:hAnsi="Montserrat"/>
          <w:i/>
          <w:sz w:val="24"/>
        </w:rPr>
        <w:t>Azreal</w:t>
      </w:r>
      <w:r w:rsidRPr="009E56B2">
        <w:rPr>
          <w:rFonts w:ascii="Montserrat" w:hAnsi="Montserrat"/>
          <w:sz w:val="24"/>
        </w:rPr>
        <w:t>, and your personal effects can be transferred over later today. Please report to the Commander at the end of this meeting to receive your instructions. I apologize for leaning on your resources so heavily, but I cannot overlook any asset in this situation." Nobody complained, we simply nodded our understanding. Turning back to his captains the admiral went on, "That is it in brief for now. Return to your commands, concentrate on repairs and preparations for what lies ahead. You have time, so do everything right. Don't waste it. There may not be an opportunity later to repeat a job that gets done carelessly now. I will keep you advised of conference times and my chief of staff will handle requests for assistance and direct personnel and material loans to those ships which need it from those ships that can spare it. Any questions?" he paused. No one spoke up, "Fine then. You are dismissed."</w:t>
      </w:r>
    </w:p>
    <w:p w:rsidR="00615032" w:rsidRPr="009E56B2" w:rsidRDefault="00615032">
      <w:pPr>
        <w:rPr>
          <w:rFonts w:ascii="Montserrat" w:hAnsi="Montserrat"/>
          <w:sz w:val="24"/>
        </w:rPr>
      </w:pPr>
      <w:r w:rsidRPr="009E56B2">
        <w:rPr>
          <w:rFonts w:ascii="Montserrat" w:hAnsi="Montserrat"/>
          <w:sz w:val="24"/>
        </w:rPr>
        <w:tab/>
        <w:t>O'Neal was looking at me with concern as I seethed behind an utterly blank facade. I could not have looked in Craig's direction without succumbing to the urge to hurt him. There was nothing rational about it. There was also no questioning that there was no innocent explanation for how and why I found myself being placed under that man's authority. Nor was there any question that Martin Craig had made extraordinary efforts to achieve direct authority over me in the past. What really angered me, though, was that he had, with his usual knack, once again indifferently interfered in a way that caused me pain. To get what he wanted, he was tearing me away from my friends, my "family" and my lover.</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In spite of what felt like a personal attack on me by Martin Craig, it was true enough that there was a lot of work that actives were particularly suited to, which we probably could not have done singly or in groups of three. Martin had advised the admiral of the way we used to jury rig experimental cores on the Interface Project, which suggested employing us to psychokinetically repair damaged field cores and arrays. There were seventeen of us, and thousands of photonic elements in need of such attention. Of almost greater urgency was the rehabilitation of the actives who had injured themselves in the crunch. I am what is called a full spectrum psionic, which means I am as good in biokinetics as I am in psychokinetics. Lucky me. I worked double shifts, and overtime at that, doctoring cores and autistic units in the day, and doctoring brains in the evenings.</w:t>
      </w:r>
    </w:p>
    <w:p w:rsidR="00615032" w:rsidRPr="009E56B2" w:rsidRDefault="00615032">
      <w:pPr>
        <w:rPr>
          <w:rFonts w:ascii="Montserrat" w:hAnsi="Montserrat"/>
          <w:sz w:val="24"/>
        </w:rPr>
      </w:pPr>
      <w:r w:rsidRPr="009E56B2">
        <w:rPr>
          <w:rFonts w:ascii="Montserrat" w:hAnsi="Montserrat"/>
          <w:sz w:val="24"/>
        </w:rPr>
        <w:tab/>
        <w:t xml:space="preserve">Then again, lucky me, I was too busy to devote any time to any of Craig's personal projects. In fact, I had promised both Connor and O'Neal that I would do my best to avoid him. Except for the minimum of courtesy due to a senior officer, I strove to ignore his existence. Actually, that is a half-truth. I always kept tabs on him, and saw to it that I was busy with delicate work that could not be interrupted whenever he sought me out. The other actives could see that he got my hair up, and occasionally ran cover for me. Ultimately, I could not actually get away from him. Living on the same ship, and sleeping in the same compartment—he had graciously offered the extra sleeper in his quarters to house the "odd man out" which conveniently turned out to be me—I eventually saw what lay behind his proprietary interest in me. Desire, fear, hatred, curiosity; it was the curiosity that really scared me for some reason. Craig was a man who had to take things apart to understand them. </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 xml:space="preserve">I held Catherine Teague's face in my hands, while probing the damage to her brain. Cathy had been one of the worst cases. I had spent the better part of a month researching and studying her case. She had held on past the point where she should have let go and the back wash of energy had seared a vast portion of her corpus callosum and portions of her cerebral cortex. The damage had left her incapable of speech, and greatly impaired her ability to coordinate her thoughts. The damage also seemed to interfere with volitional movement, leaving her largely paralyzed. I had consulted with three other skilled biokinetics and planned her surgery in every detail. All that was left was to go in and make the necessary repairs. I had a team of medical technicians backing me up as I prepared for the non-invasive operation. I had traced her neural net into every niche and corner looking for other collateral damage, and had been pleased to see that little damage had been done to her autonomic nervous system. </w:t>
      </w:r>
    </w:p>
    <w:p w:rsidR="00615032" w:rsidRPr="009E56B2" w:rsidRDefault="00615032">
      <w:pPr>
        <w:rPr>
          <w:rFonts w:ascii="Montserrat" w:hAnsi="Montserrat"/>
          <w:sz w:val="24"/>
        </w:rPr>
      </w:pPr>
      <w:r w:rsidRPr="009E56B2">
        <w:rPr>
          <w:rFonts w:ascii="Montserrat" w:hAnsi="Montserrat"/>
          <w:sz w:val="24"/>
        </w:rPr>
        <w:tab/>
        <w:t xml:space="preserve">I had done everything I could to prepare for this operation. There was no need for anesthetic, but there was one final preparation to make, and that was preparing the subject—a friend, and once a lover—for the fact that I was about to take her fragile brain into my power and shape it. I had to ask for her trust and her submission. I entered her mind and tried to impress on her what I was about to do. </w:t>
      </w:r>
    </w:p>
    <w:p w:rsidR="00615032" w:rsidRPr="009E56B2" w:rsidRDefault="00615032">
      <w:pPr>
        <w:rPr>
          <w:rFonts w:ascii="Montserrat" w:hAnsi="Montserrat"/>
          <w:sz w:val="24"/>
        </w:rPr>
      </w:pPr>
      <w:r w:rsidRPr="009E56B2">
        <w:rPr>
          <w:rFonts w:ascii="Montserrat" w:hAnsi="Montserrat"/>
          <w:sz w:val="24"/>
        </w:rPr>
        <w:tab/>
        <w:t>Biological manipulation is difficult to impose on powerful latents and all actives. Without her cooperation I would not be able to work unless she was administered a sleeper. I did not want to use a sleeper because that presented a risk of forcing her into latency. To repair her mental scars along with her physical ones, she needed to be an active participant. Thankfully she did trust me, and wanted to be healed. I focused her attention within mine and carefully started rebuilding her neural net. I started in the remote areas of her cerebral cortex, then ran through her reticular formation, then out into the fringes of her cerebrum, before tackling the damage to her corpus callosum. I have no idea how long the job took. I was extremely careful, investing a lot of attention into the task. In many ways, these repairs were very similar to, if not as simple as what I had done with damaged cores. The greatest difference is that I had to work in the foundation of a living mind.</w:t>
      </w:r>
    </w:p>
    <w:p w:rsidR="00615032" w:rsidRPr="009E56B2" w:rsidRDefault="00615032">
      <w:pPr>
        <w:rPr>
          <w:rFonts w:ascii="Montserrat" w:hAnsi="Montserrat"/>
          <w:sz w:val="24"/>
        </w:rPr>
      </w:pPr>
      <w:r w:rsidRPr="009E56B2">
        <w:rPr>
          <w:rFonts w:ascii="Montserrat" w:hAnsi="Montserrat"/>
          <w:sz w:val="24"/>
        </w:rPr>
        <w:tab/>
        <w:t>I came out of the operating theater wired up and focused on the mysteries of brain and mind. My diagnostic ability was whetted and hungry to explore, seeking out on its own for new neural territories to explore. I couldn't help it. To my senses the people around me were always naked to me, inside and out, and I managed not to see what I perceived mostly as a force of habit. I had never indulged in such an extended and intimate study of the body mind interface as what that surgery required of me. So, I was at the mercy of this awakened interest, and behind my neutral expression, I neurologically undressed every single person I passed on my way back to my quarters. To add to the indecency of my voyeurism, all my unwitting victims were latent.</w:t>
      </w:r>
    </w:p>
    <w:p w:rsidR="00615032" w:rsidRPr="009E56B2" w:rsidRDefault="00615032">
      <w:pPr>
        <w:rPr>
          <w:rFonts w:ascii="Montserrat" w:hAnsi="Montserrat"/>
          <w:sz w:val="24"/>
        </w:rPr>
      </w:pPr>
      <w:r w:rsidRPr="009E56B2">
        <w:rPr>
          <w:rFonts w:ascii="Montserrat" w:hAnsi="Montserrat"/>
          <w:sz w:val="24"/>
        </w:rPr>
        <w:tab/>
        <w:t>As I've said, they fascinated me. I mean, a latent mind just seemed so incomprehensible to me. I could so easily see how their brains are developed, and I could see where they lacked structures found in active brains. But, those physical differences were just that—developmental. The potential was there, it just had not been utilized. I don't think that the majority of people realized how much their neurological structure reflected the uses to which it was put. That the brain literally molds itself to accommodate how a person thinks. Instead they seem to believe that their thinking is limited by the development of their brain. Just about everyone has seen evidence of atrophy in the body, but they don't take that observation as far as the brain. Every time I examine latency, however, it always comes down to a basic question in my mind.</w:t>
      </w:r>
    </w:p>
    <w:p w:rsidR="00615032" w:rsidRPr="009E56B2" w:rsidRDefault="00615032">
      <w:pPr>
        <w:rPr>
          <w:rFonts w:ascii="Montserrat" w:hAnsi="Montserrat"/>
          <w:sz w:val="24"/>
        </w:rPr>
      </w:pPr>
      <w:r w:rsidRPr="009E56B2">
        <w:rPr>
          <w:rFonts w:ascii="Montserrat" w:hAnsi="Montserrat"/>
          <w:sz w:val="24"/>
        </w:rPr>
        <w:tab/>
        <w:t xml:space="preserve">Why </w:t>
      </w:r>
      <w:r w:rsidRPr="009E56B2">
        <w:rPr>
          <w:rFonts w:ascii="Montserrat" w:hAnsi="Montserrat"/>
          <w:i/>
          <w:sz w:val="24"/>
        </w:rPr>
        <w:t>are</w:t>
      </w:r>
      <w:r w:rsidRPr="009E56B2">
        <w:rPr>
          <w:rFonts w:ascii="Montserrat" w:hAnsi="Montserrat"/>
          <w:sz w:val="24"/>
        </w:rPr>
        <w:t xml:space="preserve"> they latent?</w:t>
      </w:r>
    </w:p>
    <w:p w:rsidR="00615032" w:rsidRPr="009E56B2" w:rsidRDefault="00615032">
      <w:pPr>
        <w:rPr>
          <w:rFonts w:ascii="Montserrat" w:hAnsi="Montserrat"/>
          <w:sz w:val="24"/>
        </w:rPr>
      </w:pPr>
      <w:r w:rsidRPr="009E56B2">
        <w:rPr>
          <w:rFonts w:ascii="Montserrat" w:hAnsi="Montserrat"/>
          <w:sz w:val="24"/>
        </w:rPr>
        <w:tab/>
        <w:t xml:space="preserve">It hit me there in the corridor. Having just held a brain its mind in my hands for whatever-odd hours must have tipped me off. The greatest cause of latency is </w:t>
      </w:r>
      <w:r w:rsidRPr="009E56B2">
        <w:rPr>
          <w:rFonts w:ascii="Montserrat" w:hAnsi="Montserrat"/>
          <w:i/>
          <w:sz w:val="24"/>
        </w:rPr>
        <w:t>sensitivity</w:t>
      </w:r>
      <w:r w:rsidRPr="009E56B2">
        <w:rPr>
          <w:rFonts w:ascii="Montserrat" w:hAnsi="Montserrat"/>
          <w:sz w:val="24"/>
        </w:rPr>
        <w:t>. It seemed so obvious that I reeled against the wall. The explanation wasn't in something I had not seen, but in something I knew all too well. I mean, I knew that a latent mind was one that had recoiled from the onslaught of direct perception, I just had not looked at it that closely.</w:t>
      </w:r>
    </w:p>
    <w:p w:rsidR="00615032" w:rsidRPr="009E56B2" w:rsidRDefault="00615032">
      <w:pPr>
        <w:rPr>
          <w:rFonts w:ascii="Montserrat" w:hAnsi="Montserrat"/>
          <w:sz w:val="24"/>
        </w:rPr>
      </w:pPr>
      <w:r w:rsidRPr="009E56B2">
        <w:rPr>
          <w:rFonts w:ascii="Montserrat" w:hAnsi="Montserrat"/>
          <w:sz w:val="24"/>
        </w:rPr>
        <w:tab/>
        <w:t xml:space="preserve">The mind is so sensitive that it is easily injured and scarred. Reciprocally, the mind is unbelievable durable and can heal from anything, so long as it is healthy. Still, pain is pain, and our experience in pain is often tainted by the carnal experience of it. In the body, the lesson of pain is connected to the mortality of the flesh. The reflex—flinching—will preserve one's mind as well as one's body, from accidental harm, but in the case of the mind it eventually builds a trap. To explore anything directly with one's mind can result in the sensation, and </w:t>
      </w:r>
      <w:r w:rsidRPr="009E56B2">
        <w:rPr>
          <w:rFonts w:ascii="Montserrat" w:hAnsi="Montserrat"/>
          <w:i/>
          <w:sz w:val="24"/>
        </w:rPr>
        <w:t>apprehension</w:t>
      </w:r>
      <w:r w:rsidRPr="009E56B2">
        <w:rPr>
          <w:rFonts w:ascii="Montserrat" w:hAnsi="Montserrat"/>
          <w:sz w:val="24"/>
        </w:rPr>
        <w:t xml:space="preserve"> of things awesome in their intensity, and it is in understanding them—a vulnerable moment without comparison—that an unguarded mind is deeply inclined to flinch away. </w:t>
      </w:r>
    </w:p>
    <w:p w:rsidR="00615032" w:rsidRPr="009E56B2" w:rsidRDefault="00615032">
      <w:pPr>
        <w:rPr>
          <w:rFonts w:ascii="Montserrat" w:hAnsi="Montserrat"/>
          <w:sz w:val="24"/>
        </w:rPr>
      </w:pPr>
      <w:r w:rsidRPr="009E56B2">
        <w:rPr>
          <w:rFonts w:ascii="Montserrat" w:hAnsi="Montserrat"/>
          <w:sz w:val="24"/>
        </w:rPr>
        <w:tab/>
        <w:t xml:space="preserve">To be active, one must be open—willing to expose one's self to the </w:t>
      </w:r>
      <w:r w:rsidRPr="009E56B2">
        <w:rPr>
          <w:rFonts w:ascii="Montserrat" w:hAnsi="Montserrat"/>
          <w:i/>
          <w:sz w:val="24"/>
        </w:rPr>
        <w:t>understanding</w:t>
      </w:r>
      <w:r w:rsidRPr="009E56B2">
        <w:rPr>
          <w:rFonts w:ascii="Montserrat" w:hAnsi="Montserrat"/>
          <w:sz w:val="24"/>
        </w:rPr>
        <w:t xml:space="preserve"> implicit in that contact. To grasp the universe, you have to be willing to </w:t>
      </w:r>
      <w:r w:rsidRPr="009E56B2">
        <w:rPr>
          <w:rFonts w:ascii="Montserrat" w:hAnsi="Montserrat"/>
          <w:i/>
          <w:sz w:val="24"/>
        </w:rPr>
        <w:t>grasp</w:t>
      </w:r>
      <w:r w:rsidRPr="009E56B2">
        <w:rPr>
          <w:rFonts w:ascii="Montserrat" w:hAnsi="Montserrat"/>
          <w:sz w:val="24"/>
        </w:rPr>
        <w:t xml:space="preserve"> the universe—to touch it and be touched by it. And that is the hard part. It is this obstacle that accounts for the latent majority of humanity. I suppose because it is human nature to be selfish about one's own understanding—the essential understanding of one's self. Most people are pretty shy about casting too much light on the foundation of their souls. Also, it is axiomatic that if you know how the miracle is performed, </w:t>
      </w:r>
      <w:r w:rsidRPr="009E56B2">
        <w:rPr>
          <w:rFonts w:ascii="Montserrat" w:hAnsi="Montserrat"/>
          <w:i/>
          <w:sz w:val="24"/>
        </w:rPr>
        <w:t>it ceases to be a miracle</w:t>
      </w:r>
      <w:r w:rsidRPr="009E56B2">
        <w:rPr>
          <w:rFonts w:ascii="Montserrat" w:hAnsi="Montserrat"/>
          <w:sz w:val="24"/>
        </w:rPr>
        <w:t xml:space="preserve">. That is an acid test most people are not willing to subject existence to. And every time the universe brushes the soul, it imparts a wealth of understanding—sheds a little more light in the depths of our understanding of who and what we are. So each of these glimpses tends to shake the foundations of our souls. We are often stunned by these moments, or we recoil from them. In that way we shun the universe, and we shun ourselves. The irony of it all is that the truth—the secret—is right in front of our noses the entire time. The whole thing is an exercise in strenuously not noticing it. </w:t>
      </w:r>
    </w:p>
    <w:p w:rsidR="00615032" w:rsidRPr="009E56B2" w:rsidRDefault="00615032">
      <w:pPr>
        <w:rPr>
          <w:rFonts w:ascii="Montserrat" w:hAnsi="Montserrat"/>
          <w:sz w:val="24"/>
        </w:rPr>
      </w:pPr>
      <w:r w:rsidRPr="009E56B2">
        <w:rPr>
          <w:rFonts w:ascii="Montserrat" w:hAnsi="Montserrat"/>
          <w:sz w:val="24"/>
        </w:rPr>
        <w:tab/>
        <w:t>As I thought it, I realized what it meant. It was a bigger answer than I was looking for.</w:t>
      </w:r>
    </w:p>
    <w:p w:rsidR="00615032" w:rsidRPr="009E56B2" w:rsidRDefault="00615032">
      <w:pPr>
        <w:rPr>
          <w:rFonts w:ascii="Montserrat" w:hAnsi="Montserrat"/>
          <w:sz w:val="24"/>
        </w:rPr>
      </w:pPr>
      <w:r w:rsidRPr="009E56B2">
        <w:rPr>
          <w:rFonts w:ascii="Montserrat" w:hAnsi="Montserrat"/>
          <w:sz w:val="24"/>
        </w:rPr>
        <w:tab/>
        <w:t xml:space="preserve">I paused there on the brink of understanding. Did I dare look at the answer in my grasp? Could I bear to look too boldly upon my own reflection? Did I admit then and there that I was too afraid to acknowledge </w:t>
      </w:r>
      <w:r w:rsidRPr="009E56B2">
        <w:rPr>
          <w:rFonts w:ascii="Montserrat" w:hAnsi="Montserrat"/>
          <w:i/>
          <w:sz w:val="24"/>
        </w:rPr>
        <w:t>my own latency?</w:t>
      </w:r>
      <w:r w:rsidRPr="009E56B2">
        <w:rPr>
          <w:rFonts w:ascii="Montserrat" w:hAnsi="Montserrat"/>
          <w:sz w:val="24"/>
        </w:rPr>
        <w:t xml:space="preserve"> I think I shuddered there in my tracks terrified of a single step in either direction. It would be so easy to walk on in willful oblivion, but I had too much self respect to accept lying to myself about it. Instead I had a nervous breakdown.</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i/>
          <w:sz w:val="24"/>
        </w:rPr>
        <w:t>Daughter, it is too soon. You have not even conceived of yourself. You are not ready to look yourself in the eye.</w:t>
      </w:r>
      <w:r w:rsidRPr="009E56B2">
        <w:rPr>
          <w:rFonts w:ascii="Montserrat" w:hAnsi="Montserrat"/>
          <w:sz w:val="24"/>
        </w:rPr>
        <w:t xml:space="preserve"> I remember hearing those words at some point while I my mind was in fugue. I did not make sense of them until I had recovered. I did not understand them for almost twenty years, by which point I had forgotten about hearing them.</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 xml:space="preserve">Active status for a psionic is based on the ability to generate a force of one newton under controlled circumstances, for a minimal rating of one on the geometric scale. The original scale went from one to ten, with measurable power doubling at each step. The power rating system became an accepted fixture of the science by the time it was established that psionic power is accelerative in nature, and was geared to different levels of attention. The geometric scale was broken up into orders of magnitude as a reflection of this discovery. An active geared for that third order can tap forces rated from one hundred to one thousand on the original geometric scale. That's 1,267,650,600,228,000,000,000,000,000,000 kgm/s2 on the low end of that scale, read "one nonillion, two-hundred sixty-seven octillion..."...in other words it is a really big number, which frightens laymen and physicists alike when try to figure out how much power a psionic can have. Again I point out that that is an accelerative figure. </w:t>
      </w:r>
    </w:p>
    <w:p w:rsidR="00615032" w:rsidRPr="009E56B2" w:rsidRDefault="00615032">
      <w:pPr>
        <w:rPr>
          <w:rFonts w:ascii="Montserrat" w:hAnsi="Montserrat"/>
          <w:sz w:val="24"/>
        </w:rPr>
      </w:pPr>
      <w:r w:rsidRPr="009E56B2">
        <w:rPr>
          <w:rFonts w:ascii="Montserrat" w:hAnsi="Montserrat"/>
          <w:sz w:val="24"/>
        </w:rPr>
        <w:tab/>
        <w:t xml:space="preserve">Actives do not walk around with this god-like power in their back pockets. The theoretical power of a psionic is infinite, but that is because the ultimate source of that power is infinite. All measurements of psionic power are potentials; like a load estimate on a wire. </w:t>
      </w:r>
    </w:p>
    <w:p w:rsidR="00615032" w:rsidRPr="009E56B2" w:rsidRDefault="00615032">
      <w:pPr>
        <w:rPr>
          <w:rFonts w:ascii="Montserrat" w:hAnsi="Montserrat"/>
          <w:sz w:val="24"/>
        </w:rPr>
      </w:pPr>
      <w:r w:rsidRPr="009E56B2">
        <w:rPr>
          <w:rFonts w:ascii="Montserrat" w:hAnsi="Montserrat"/>
          <w:sz w:val="24"/>
        </w:rPr>
        <w:tab/>
        <w:t xml:space="preserve">Still, when a class three active suddenly goes off her nut walking down a corridor, those individuals who feel compelled to work out those power equivalencies tend to panic. I imagine that I had been discovered quickly. I was told later that I had gone totally fetal and curled up inside of a psychokinetic field. I had grabbed ahold of ambient space and dominated it, setting up a field of total control. It is a total physical defense mechanism, nothing enters such a space without falling under my control. Anything threatening is shunted out of the field. </w:t>
      </w:r>
    </w:p>
    <w:p w:rsidR="00615032" w:rsidRPr="009E56B2" w:rsidRDefault="00615032">
      <w:pPr>
        <w:rPr>
          <w:rFonts w:ascii="Montserrat" w:hAnsi="Montserrat"/>
          <w:sz w:val="24"/>
        </w:rPr>
      </w:pPr>
      <w:r w:rsidRPr="009E56B2">
        <w:rPr>
          <w:rFonts w:ascii="Montserrat" w:hAnsi="Montserrat"/>
          <w:sz w:val="24"/>
        </w:rPr>
        <w:tab/>
        <w:t xml:space="preserve">The first thing they tried to do was put a damper on me. Unfortunately, they have to be turned on to work, and they didn't count on me gutting the units as they were set up. They could have used the drive core to set up an interference field within the ship, but they didn't think of it and I wasn't about to suggest it to them, even if I had been aware of them. Several of my friends and fellow actives tried to drill through my shields and talk me down, but they couldn't get past my passive defenses to get my attention. If they could have, they would have ejected me from the ship, but actively opposing my power to do so would have endangered the entire vessel. So in the end, they sent for Connor off of </w:t>
      </w:r>
      <w:r w:rsidRPr="009E56B2">
        <w:rPr>
          <w:rFonts w:ascii="Montserrat" w:hAnsi="Montserrat"/>
          <w:i/>
          <w:sz w:val="24"/>
        </w:rPr>
        <w:t>Gabriel</w:t>
      </w:r>
      <w:r w:rsidRPr="009E56B2">
        <w:rPr>
          <w:rFonts w:ascii="Montserrat" w:hAnsi="Montserrat"/>
          <w:sz w:val="24"/>
        </w:rPr>
        <w:t>.</w:t>
      </w:r>
    </w:p>
    <w:p w:rsidR="00615032" w:rsidRPr="009E56B2" w:rsidRDefault="00615032">
      <w:pPr>
        <w:rPr>
          <w:rFonts w:ascii="Montserrat" w:hAnsi="Montserrat"/>
          <w:sz w:val="24"/>
        </w:rPr>
      </w:pPr>
      <w:r w:rsidRPr="009E56B2">
        <w:rPr>
          <w:rFonts w:ascii="Montserrat" w:hAnsi="Montserrat"/>
          <w:sz w:val="24"/>
        </w:rPr>
        <w:tab/>
        <w:t xml:space="preserve">All in all, my little tantrum was a quiet one. Sound and fury with no substance. My survival instinct had kicked in to protect me when my nervous breakdown had suspended my capacity for rational thought. You would be disturbed too if you knew that you could accelerate the Earth at two-hundred and twelve kilometers per second—or even the sun in its course by a factor of point six meters per second—and had discovered that was the </w:t>
      </w:r>
      <w:r w:rsidRPr="009E56B2">
        <w:rPr>
          <w:rFonts w:ascii="Montserrat" w:hAnsi="Montserrat"/>
          <w:i/>
          <w:sz w:val="24"/>
        </w:rPr>
        <w:t>latent</w:t>
      </w:r>
      <w:r w:rsidRPr="009E56B2">
        <w:rPr>
          <w:rFonts w:ascii="Montserrat" w:hAnsi="Montserrat"/>
          <w:sz w:val="24"/>
        </w:rPr>
        <w:t xml:space="preserve"> expression of your potential. The power that I have frightens sane people. The implication that I was ignoring my real potential, and the temptation to look at that potential and admit it, had almost scared me to death. Like a small child, I ran away and hid; and I would not have come back out of my little hole if someone I loved and trusted had not come in after me to get me out. Morgan was there with him, and later she told me how Connor had chewed Craig a new asshole for working me so hard I'd had a nervous breakdown, neatly derailing any noise from him about how I was dangerously unstable and ought to be leashed. I owe Connor more than words can say, because if I had heard such a suggestion in the frame of mind I was in, I would have agreed vehemently.</w:t>
      </w:r>
    </w:p>
    <w:p w:rsidR="00615032" w:rsidRPr="009E56B2" w:rsidRDefault="00615032">
      <w:pPr>
        <w:rPr>
          <w:rFonts w:ascii="Montserrat" w:hAnsi="Montserrat"/>
          <w:i/>
          <w:sz w:val="24"/>
        </w:rPr>
      </w:pPr>
      <w:r w:rsidRPr="009E56B2">
        <w:rPr>
          <w:rFonts w:ascii="Montserrat" w:hAnsi="Montserrat"/>
          <w:sz w:val="24"/>
        </w:rPr>
        <w:tab/>
        <w:t xml:space="preserve">After Connor had put me back on my feet, I was able to realize that I was in no danger of acquiring absolute power. What I had discovered about the effect of sensitivity, with regard to latency, applied to my situation. If the apprehension of infinite power had shaken my foundation so badly, then I was too sensitive to wield it. That's when I realized what Connor had rescued me from. I made extra sure to show my appreciation when we arrived back home on </w:t>
      </w:r>
      <w:r w:rsidRPr="009E56B2">
        <w:rPr>
          <w:rFonts w:ascii="Montserrat" w:hAnsi="Montserrat"/>
          <w:i/>
          <w:sz w:val="24"/>
        </w:rPr>
        <w:t>Gabriel.</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 xml:space="preserve">I wonder how many people can say that they owe their happiness to a nervous breakdown? I did, for the days, weeks, months and even years to come. If I had not collapsed that day, things would have gone very differently. Connor joked with me about it after I had been reassigned back to the </w:t>
      </w:r>
      <w:r w:rsidRPr="009E56B2">
        <w:rPr>
          <w:rFonts w:ascii="Montserrat" w:hAnsi="Montserrat"/>
          <w:i/>
          <w:sz w:val="24"/>
        </w:rPr>
        <w:t>Gabriel.</w:t>
      </w:r>
      <w:r w:rsidRPr="009E56B2">
        <w:rPr>
          <w:rFonts w:ascii="Montserrat" w:hAnsi="Montserrat"/>
          <w:sz w:val="24"/>
        </w:rPr>
        <w:t xml:space="preserve"> "Obviously, you were willing to do anything to get back to me," he joked as he held me in bed that night. I was so happy to be back with friends, and back in my old quarters, that I had nearly raped Connor when I finally got him alone. The next day, Connor went up before the Captain's Mast where he was demoted for insubordination to Commander Craig. I think he was delighted to accept that. His rank had been an obstacle to our relationship, and he had risked serious trouble that one time he had slept with me—and again when I cornered him in our quarters after my rescue—as I was technically an officer under him. He actually thanked the captain and then came directly to me and proposed marriage.</w:t>
      </w:r>
    </w:p>
    <w:p w:rsidR="00615032" w:rsidRPr="009E56B2" w:rsidRDefault="00615032">
      <w:pPr>
        <w:rPr>
          <w:rFonts w:ascii="Montserrat" w:hAnsi="Montserrat"/>
          <w:sz w:val="24"/>
        </w:rPr>
      </w:pPr>
      <w:r w:rsidRPr="009E56B2">
        <w:rPr>
          <w:rFonts w:ascii="Montserrat" w:hAnsi="Montserrat"/>
          <w:sz w:val="24"/>
        </w:rPr>
        <w:tab/>
        <w:t xml:space="preserve">Never having known my father—a man who had not been identified even in my mother's dying memories—I had not been exposed to a key male family influence in my childhood. I had given some thought to being a mother, for which I had a wonderful role-model, but I had never got it connected in my head that the process could involve a husband. So, I had never given much thought to the idea of getting married. The question took me totally by surprise. I still had not looked very closely at my feelings for him. If he had asked me if I loved him, I'm sure I would have said yes, as I was intensely aware of my debt to him. </w:t>
      </w:r>
    </w:p>
    <w:p w:rsidR="00615032" w:rsidRPr="009E56B2" w:rsidRDefault="00615032">
      <w:pPr>
        <w:rPr>
          <w:rFonts w:ascii="Montserrat" w:hAnsi="Montserrat"/>
          <w:sz w:val="24"/>
        </w:rPr>
      </w:pPr>
      <w:r w:rsidRPr="009E56B2">
        <w:rPr>
          <w:rFonts w:ascii="Montserrat" w:hAnsi="Montserrat"/>
          <w:sz w:val="24"/>
        </w:rPr>
        <w:tab/>
        <w:t xml:space="preserve">Saying it, I might have meant it, but I would have been fooling myself. </w:t>
      </w:r>
    </w:p>
    <w:p w:rsidR="00615032" w:rsidRPr="009E56B2" w:rsidRDefault="00615032">
      <w:pPr>
        <w:rPr>
          <w:rFonts w:ascii="Montserrat" w:hAnsi="Montserrat"/>
          <w:sz w:val="24"/>
        </w:rPr>
      </w:pPr>
      <w:r w:rsidRPr="009E56B2">
        <w:rPr>
          <w:rFonts w:ascii="Montserrat" w:hAnsi="Montserrat"/>
          <w:sz w:val="24"/>
        </w:rPr>
        <w:tab/>
        <w:t xml:space="preserve">The truth was that I loved him dearly—though I loved him less than I loved myself. Looking back, I should not have done it—for his sake, not mine—but the fact was that he made me happy, he loved me utterly, and we had that amazing animal attraction to one another. I said "yes". He did not ask me to take his name, but I tacked it on at the end anyway, for form. The captain performed the ceremony with pride, having known me "since when I was still a kitten". Uncle Jocko gave me away, and Morgan was my bridesmaid. Once we got through all the ceremony that my friends had insisted on subjecting me to, we had a wild party, which was the best excuse there was for having any ceremony at all. </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Our union gave Connor and me something to bear us up in the desperate years that followed as the task group struggled to find a terra-compatible world, and the capabilities of our drives inevitably decayed. My collapse was put behind me, but it was not forgotten; when Craig tried again later to appropriate my services, both Connor and O'Neal went before the Admiral and explained certain aspects of Craig's and my relationship, pointing out that that history had no doubt contributed to my collapse under Craig's command. The Admiral had ordered Craig to leave me alone after that.</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During our wandering exile, I had seven children by Connor. He was a wonderful father to them. Our decision to have children was not smiled upon, but there was ample room for the small number of families that formed during those bleak years to expand. We also had a few deaths. Some by old age, and too many by accident. It was a wearying odyssey and children did a lot to lift the morale of the crew and compliment. Marriages and births signaled the emotional acceptance that—however military the mission remained—we were a colony, and we were looking for a home. Morgan also had a daughter, which implies that she had a lover somewhere. Most of those who had children had only one or two, and I think the reason why I had so many was that I felt some guilt for not loving Connor enough, and was trying to give more of myself to him in that way.</w:t>
      </w:r>
    </w:p>
    <w:p w:rsidR="00615032" w:rsidRPr="009E56B2" w:rsidRDefault="00615032">
      <w:pPr>
        <w:rPr>
          <w:rFonts w:ascii="Montserrat" w:hAnsi="Montserrat"/>
          <w:sz w:val="24"/>
        </w:rPr>
      </w:pPr>
      <w:r w:rsidRPr="009E56B2">
        <w:rPr>
          <w:rFonts w:ascii="Montserrat" w:hAnsi="Montserrat"/>
          <w:sz w:val="24"/>
        </w:rPr>
        <w:tab/>
        <w:t>Still, in all the ways that counted, I was deliriously happy. I could go on and on about how we raised our family, surveyed star after star, and occasionally spent some of our drives' precious life spans to investigate a promising system only to be disappointed horribly. In fact, I maintained a story journal during those years, and dumping the whole file in here would be effortless. Still, however interesting these little adventures were, very little changed in our situation for a long time. But, inevitably the day came when everything changed. We didn't know it as it was happening; the last days of our exile dragged by much as the days before did. I think those final days are all the taste of purgatory this account needs to bear.</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 child is more likely to be active if his mother is active</w:t>
      </w:r>
    </w:p>
    <w:p w:rsidR="00615032" w:rsidRPr="009E56B2" w:rsidRDefault="00615032">
      <w:pPr>
        <w:rPr>
          <w:rFonts w:ascii="Montserrat" w:hAnsi="Montserrat"/>
          <w:sz w:val="24"/>
        </w:rPr>
      </w:pPr>
      <w:r w:rsidRPr="009E56B2">
        <w:rPr>
          <w:rFonts w:ascii="Montserrat" w:hAnsi="Montserrat"/>
          <w:sz w:val="24"/>
        </w:rPr>
        <w:t>a portion of the ship was given over to a children's dormitory where older children lived together and attended school and where younger children were taken care of while their parents were on watch</w:t>
      </w:r>
    </w:p>
    <w:p w:rsidR="00615032" w:rsidRPr="009E56B2" w:rsidRDefault="00615032">
      <w:pPr>
        <w:rPr>
          <w:rFonts w:ascii="Montserrat" w:hAnsi="Montserrat"/>
          <w:sz w:val="24"/>
        </w:rPr>
      </w:pPr>
      <w:r w:rsidRPr="009E56B2">
        <w:rPr>
          <w:rFonts w:ascii="Montserrat" w:hAnsi="Montserrat"/>
          <w:sz w:val="24"/>
        </w:rPr>
        <w:t>other children became active through environmental factors but none of the children were pressed to grasp higher potentials</w:t>
      </w:r>
    </w:p>
    <w:p w:rsidR="00615032" w:rsidRPr="009E56B2" w:rsidRDefault="00615032">
      <w:pPr>
        <w:rPr>
          <w:rFonts w:ascii="Montserrat" w:hAnsi="Montserrat"/>
          <w:sz w:val="24"/>
        </w:rPr>
      </w:pPr>
      <w:r w:rsidRPr="009E56B2">
        <w:rPr>
          <w:rFonts w:ascii="Montserrat" w:hAnsi="Montserrat"/>
          <w:sz w:val="24"/>
        </w:rPr>
        <w:t>as an active mother I took on the responsibility of training them in reservation etiquette</w:t>
      </w:r>
    </w:p>
    <w:p w:rsidR="00615032" w:rsidRPr="009E56B2" w:rsidRDefault="00615032">
      <w:pPr>
        <w:rPr>
          <w:rFonts w:ascii="Montserrat" w:hAnsi="Montserrat"/>
          <w:sz w:val="24"/>
        </w:rPr>
      </w:pPr>
      <w:r w:rsidRPr="009E56B2">
        <w:rPr>
          <w:rFonts w:ascii="Montserrat" w:hAnsi="Montserrat"/>
          <w:sz w:val="24"/>
        </w:rPr>
        <w:t>my other responsibilities often caught up with me while I was working with the kids</w:t>
      </w:r>
    </w:p>
    <w:p w:rsidR="00615032" w:rsidRPr="009E56B2" w:rsidRDefault="00615032">
      <w:pPr>
        <w:rPr>
          <w:rFonts w:ascii="Montserrat" w:hAnsi="Montserrat"/>
          <w:sz w:val="24"/>
        </w:rPr>
      </w:pPr>
      <w:r w:rsidRPr="009E56B2">
        <w:rPr>
          <w:rFonts w:ascii="Montserrat" w:hAnsi="Montserrat"/>
          <w:sz w:val="24"/>
        </w:rPr>
        <w:t>So, what is this?</w:t>
      </w:r>
    </w:p>
    <w:p w:rsidR="00615032" w:rsidRPr="009E56B2" w:rsidRDefault="00615032">
      <w:pPr>
        <w:rPr>
          <w:rFonts w:ascii="Montserrat" w:hAnsi="Montserrat"/>
          <w:sz w:val="24"/>
        </w:rPr>
      </w:pPr>
      <w:r w:rsidRPr="009E56B2">
        <w:rPr>
          <w:rFonts w:ascii="Montserrat" w:hAnsi="Montserrat"/>
          <w:sz w:val="24"/>
        </w:rPr>
        <w:t>This came from the last series of remote surveys. Take a look at this one.</w:t>
      </w:r>
    </w:p>
    <w:p w:rsidR="00615032" w:rsidRPr="009E56B2" w:rsidRDefault="00615032">
      <w:pPr>
        <w:rPr>
          <w:rFonts w:ascii="Montserrat" w:hAnsi="Montserrat"/>
          <w:sz w:val="24"/>
        </w:rPr>
      </w:pPr>
      <w:r w:rsidRPr="009E56B2">
        <w:rPr>
          <w:rFonts w:ascii="Montserrat" w:hAnsi="Montserrat"/>
          <w:sz w:val="24"/>
        </w:rPr>
        <w:t>This? That's a type A main sequence star, doesn't seem like a good candidate.</w:t>
      </w:r>
    </w:p>
    <w:p w:rsidR="00615032" w:rsidRPr="009E56B2" w:rsidRDefault="00615032">
      <w:pPr>
        <w:rPr>
          <w:rFonts w:ascii="Montserrat" w:hAnsi="Montserrat"/>
          <w:sz w:val="24"/>
        </w:rPr>
      </w:pPr>
      <w:r w:rsidRPr="009E56B2">
        <w:rPr>
          <w:rFonts w:ascii="Montserrat" w:hAnsi="Montserrat"/>
          <w:sz w:val="24"/>
        </w:rPr>
        <w:t>Certainly not at first. We've been looking at type G for the most part, but look at the spectral analysis.</w:t>
      </w:r>
    </w:p>
    <w:p w:rsidR="00615032" w:rsidRPr="009E56B2" w:rsidRDefault="00615032">
      <w:pPr>
        <w:rPr>
          <w:rFonts w:ascii="Montserrat" w:hAnsi="Montserrat"/>
          <w:sz w:val="24"/>
        </w:rPr>
      </w:pPr>
      <w:r w:rsidRPr="009E56B2">
        <w:rPr>
          <w:rFonts w:ascii="Montserrat" w:hAnsi="Montserrat"/>
          <w:sz w:val="24"/>
        </w:rPr>
        <w:t>Whoa! Right in the grove. That planet must be Earth compatible across the board. Who spotted it?</w:t>
      </w:r>
    </w:p>
    <w:p w:rsidR="00615032" w:rsidRPr="009E56B2" w:rsidRDefault="00615032">
      <w:pPr>
        <w:rPr>
          <w:rFonts w:ascii="Montserrat" w:hAnsi="Montserrat"/>
          <w:sz w:val="24"/>
        </w:rPr>
      </w:pPr>
      <w:r w:rsidRPr="009E56B2">
        <w:rPr>
          <w:rFonts w:ascii="Montserrat" w:hAnsi="Montserrat"/>
          <w:sz w:val="24"/>
        </w:rPr>
        <w:t>You did.</w:t>
      </w:r>
    </w:p>
    <w:p w:rsidR="00615032" w:rsidRPr="009E56B2" w:rsidRDefault="00615032">
      <w:pPr>
        <w:rPr>
          <w:rFonts w:ascii="Montserrat" w:hAnsi="Montserrat"/>
          <w:sz w:val="24"/>
        </w:rPr>
      </w:pPr>
      <w:r w:rsidRPr="009E56B2">
        <w:rPr>
          <w:rFonts w:ascii="Montserrat" w:hAnsi="Montserrat"/>
          <w:sz w:val="24"/>
        </w:rPr>
        <w:t>What? I haven't seen this series until just now.</w:t>
      </w:r>
    </w:p>
    <w:p w:rsidR="00615032" w:rsidRPr="009E56B2" w:rsidRDefault="00615032">
      <w:pPr>
        <w:rPr>
          <w:rFonts w:ascii="Montserrat" w:hAnsi="Montserrat"/>
          <w:sz w:val="24"/>
        </w:rPr>
      </w:pPr>
      <w:r w:rsidRPr="009E56B2">
        <w:rPr>
          <w:rFonts w:ascii="Montserrat" w:hAnsi="Montserrat"/>
          <w:sz w:val="24"/>
        </w:rPr>
        <w:t xml:space="preserve">No, of course not. Do you remember a few months ago when you last reported a bio-signature in the matrix? </w:t>
      </w:r>
    </w:p>
    <w:p w:rsidR="00615032" w:rsidRPr="009E56B2" w:rsidRDefault="00615032">
      <w:pPr>
        <w:rPr>
          <w:rFonts w:ascii="Montserrat" w:hAnsi="Montserrat"/>
          <w:sz w:val="24"/>
        </w:rPr>
      </w:pPr>
      <w:r w:rsidRPr="009E56B2">
        <w:rPr>
          <w:rFonts w:ascii="Montserrat" w:hAnsi="Montserrat"/>
          <w:sz w:val="24"/>
        </w:rPr>
        <w:t>Sure, but I wasn't able to identify it. I worked out a vector but there wasn't anything on it.</w:t>
      </w:r>
    </w:p>
    <w:p w:rsidR="00615032" w:rsidRPr="009E56B2" w:rsidRDefault="00615032">
      <w:pPr>
        <w:rPr>
          <w:rFonts w:ascii="Montserrat" w:hAnsi="Montserrat"/>
          <w:sz w:val="24"/>
        </w:rPr>
      </w:pPr>
      <w:r w:rsidRPr="009E56B2">
        <w:rPr>
          <w:rFonts w:ascii="Montserrat" w:hAnsi="Montserrat"/>
          <w:sz w:val="24"/>
        </w:rPr>
        <w:t xml:space="preserve">Yes, that's what we thought, but those flags are mapped and accessed in the survey filters. </w:t>
      </w:r>
    </w:p>
    <w:p w:rsidR="00615032" w:rsidRPr="009E56B2" w:rsidRDefault="00615032">
      <w:pPr>
        <w:rPr>
          <w:rFonts w:ascii="Montserrat" w:hAnsi="Montserrat"/>
          <w:sz w:val="24"/>
        </w:rPr>
      </w:pPr>
      <w:r w:rsidRPr="009E56B2">
        <w:rPr>
          <w:rFonts w:ascii="Montserrat" w:hAnsi="Montserrat"/>
          <w:sz w:val="24"/>
        </w:rPr>
        <w:t>Wait, if that's an A2 five, then we're talking about an absolute magnitude of plus two and change. Why haven't we seen it until now?</w:t>
      </w:r>
    </w:p>
    <w:p w:rsidR="00615032" w:rsidRPr="009E56B2" w:rsidRDefault="00615032">
      <w:pPr>
        <w:rPr>
          <w:rFonts w:ascii="Montserrat" w:hAnsi="Montserrat"/>
          <w:sz w:val="24"/>
        </w:rPr>
      </w:pPr>
      <w:r w:rsidRPr="009E56B2">
        <w:rPr>
          <w:rFonts w:ascii="Montserrat" w:hAnsi="Montserrat"/>
          <w:sz w:val="24"/>
        </w:rPr>
        <w:t>Wrong question. If we didn't see if before then obviously it was too far away. The appropriate question is why are we seeing it now? We've been steadily approaching its neighborhood on a bet the Captain has with the Admiral.</w:t>
      </w:r>
    </w:p>
    <w:p w:rsidR="00615032" w:rsidRPr="009E56B2" w:rsidRDefault="00615032">
      <w:pPr>
        <w:rPr>
          <w:rFonts w:ascii="Montserrat" w:hAnsi="Montserrat"/>
          <w:sz w:val="24"/>
        </w:rPr>
      </w:pPr>
      <w:r w:rsidRPr="009E56B2">
        <w:rPr>
          <w:rFonts w:ascii="Montserrat" w:hAnsi="Montserrat"/>
          <w:sz w:val="24"/>
        </w:rPr>
        <w:t>You've gotta be kidding.</w:t>
      </w:r>
    </w:p>
    <w:p w:rsidR="00615032" w:rsidRPr="009E56B2" w:rsidRDefault="00615032">
      <w:pPr>
        <w:rPr>
          <w:rFonts w:ascii="Montserrat" w:hAnsi="Montserrat"/>
          <w:sz w:val="24"/>
        </w:rPr>
      </w:pPr>
      <w:r w:rsidRPr="009E56B2">
        <w:rPr>
          <w:rFonts w:ascii="Montserrat" w:hAnsi="Montserrat"/>
          <w:sz w:val="24"/>
        </w:rPr>
        <w:t>No, we haven't been making the best progress using the scientific method—oh we've found a hundred worlds that would be ideal candidates for terra-form colonization, but that doesn't do us a lot of good now. Besides, the Captain has a lot of faith in your ability.</w:t>
      </w:r>
    </w:p>
    <w:p w:rsidR="00615032" w:rsidRPr="009E56B2" w:rsidRDefault="00615032">
      <w:pPr>
        <w:rPr>
          <w:rFonts w:ascii="Montserrat" w:hAnsi="Montserrat"/>
          <w:sz w:val="24"/>
        </w:rPr>
      </w:pPr>
      <w:r w:rsidRPr="009E56B2">
        <w:rPr>
          <w:rFonts w:ascii="Montserrat" w:hAnsi="Montserrat"/>
          <w:sz w:val="24"/>
        </w:rPr>
        <w:t>O my goddess! That's... what... but... no. I must have made a hundred wild-assed guesses like that since we got lost.</w:t>
      </w:r>
    </w:p>
    <w:p w:rsidR="00615032" w:rsidRPr="009E56B2" w:rsidRDefault="00615032">
      <w:pPr>
        <w:rPr>
          <w:rFonts w:ascii="Montserrat" w:hAnsi="Montserrat"/>
          <w:sz w:val="24"/>
        </w:rPr>
      </w:pPr>
      <w:r w:rsidRPr="009E56B2">
        <w:rPr>
          <w:rFonts w:ascii="Montserrat" w:hAnsi="Montserrat"/>
          <w:sz w:val="24"/>
        </w:rPr>
        <w:t>Oh, is that so? Then why do all of your WAGs converge in the same sphere?</w:t>
      </w:r>
    </w:p>
    <w:p w:rsidR="00615032" w:rsidRPr="009E56B2" w:rsidRDefault="00615032">
      <w:pPr>
        <w:rPr>
          <w:rFonts w:ascii="Montserrat" w:hAnsi="Montserrat"/>
          <w:sz w:val="24"/>
        </w:rPr>
      </w:pPr>
      <w:r w:rsidRPr="009E56B2">
        <w:rPr>
          <w:rFonts w:ascii="Montserrat" w:hAnsi="Montserrat"/>
          <w:sz w:val="24"/>
        </w:rPr>
        <w:t>What?</w:t>
      </w:r>
    </w:p>
    <w:p w:rsidR="00615032" w:rsidRPr="009E56B2" w:rsidRDefault="00615032">
      <w:pPr>
        <w:rPr>
          <w:rFonts w:ascii="Montserrat" w:hAnsi="Montserrat"/>
          <w:sz w:val="24"/>
        </w:rPr>
      </w:pPr>
      <w:r w:rsidRPr="009E56B2">
        <w:rPr>
          <w:rFonts w:ascii="Montserrat" w:hAnsi="Montserrat"/>
          <w:sz w:val="24"/>
        </w:rPr>
        <w:t>Yeah, I didn't think you had noticed. Would you like to see what depth they converge at?</w:t>
      </w:r>
    </w:p>
    <w:p w:rsidR="00615032" w:rsidRPr="009E56B2" w:rsidRDefault="00615032">
      <w:pPr>
        <w:rPr>
          <w:rFonts w:ascii="Montserrat" w:hAnsi="Montserrat"/>
          <w:sz w:val="24"/>
        </w:rPr>
      </w:pPr>
      <w:r w:rsidRPr="009E56B2">
        <w:rPr>
          <w:rFonts w:ascii="Montserrat" w:hAnsi="Montserrat"/>
          <w:sz w:val="24"/>
        </w:rPr>
        <w:t>That can't be right. That's not even in this quadrant. Why didn't anyone mention this to me before now?</w:t>
      </w:r>
    </w:p>
    <w:p w:rsidR="00615032" w:rsidRPr="009E56B2" w:rsidRDefault="00615032">
      <w:pPr>
        <w:rPr>
          <w:rFonts w:ascii="Montserrat" w:hAnsi="Montserrat"/>
          <w:sz w:val="24"/>
        </w:rPr>
      </w:pPr>
      <w:r w:rsidRPr="009E56B2">
        <w:rPr>
          <w:rFonts w:ascii="Montserrat" w:hAnsi="Montserrat"/>
          <w:sz w:val="24"/>
        </w:rPr>
        <w:t>Are you kidding? You are the last person we would tell, and we didn't plan on telling anyone until we got some kind of independent confirmation. This is it.</w:t>
      </w:r>
    </w:p>
    <w:p w:rsidR="00615032" w:rsidRPr="009E56B2" w:rsidRDefault="00615032">
      <w:pPr>
        <w:rPr>
          <w:rFonts w:ascii="Montserrat" w:hAnsi="Montserrat"/>
          <w:sz w:val="24"/>
        </w:rPr>
      </w:pPr>
    </w:p>
    <w:p w:rsidR="00615032" w:rsidRPr="009E56B2" w:rsidRDefault="00615032">
      <w:pPr>
        <w:rPr>
          <w:rFonts w:ascii="Montserrat" w:hAnsi="Montserrat"/>
          <w:b/>
          <w:sz w:val="24"/>
        </w:rPr>
      </w:pPr>
      <w:r w:rsidRPr="009E56B2">
        <w:rPr>
          <w:rFonts w:ascii="Montserrat" w:hAnsi="Montserrat"/>
          <w:sz w:val="24"/>
        </w:rPr>
        <w:br w:type="page"/>
      </w:r>
      <w:r w:rsidRPr="009E56B2">
        <w:rPr>
          <w:rFonts w:ascii="Montserrat" w:hAnsi="Montserrat"/>
          <w:b/>
          <w:sz w:val="24"/>
        </w:rPr>
        <w:t>REVELATION</w:t>
      </w:r>
      <w:r w:rsidRPr="009E56B2">
        <w:rPr>
          <w:rFonts w:ascii="Montserrat" w:hAnsi="Montserrat"/>
          <w:sz w:val="24"/>
        </w:rPr>
        <w:tab/>
        <w:t xml:space="preserve">book one of </w:t>
      </w:r>
      <w:r w:rsidRPr="009E56B2">
        <w:rPr>
          <w:rFonts w:ascii="Montserrat" w:hAnsi="Montserrat"/>
          <w:b/>
          <w:sz w:val="24"/>
        </w:rPr>
        <w:t>av</w:t>
      </w:r>
      <w:r w:rsidRPr="009E56B2">
        <w:rPr>
          <w:rFonts w:ascii="Montserrat" w:hAnsi="Montserrat"/>
          <w:sz w:val="24"/>
        </w:rPr>
        <w:t xml:space="preserve"> : the expression of change</w:t>
      </w:r>
      <w:r w:rsidRPr="009E56B2">
        <w:rPr>
          <w:rFonts w:ascii="Montserrat" w:hAnsi="Montserrat"/>
          <w:sz w:val="24"/>
        </w:rPr>
        <w:tab/>
      </w:r>
      <w:r w:rsidRPr="009E56B2">
        <w:rPr>
          <w:rFonts w:ascii="Montserrat" w:hAnsi="Montserrat"/>
          <w:b/>
          <w:sz w:val="24"/>
        </w:rPr>
        <w:t>1~00~000</w:t>
      </w:r>
    </w:p>
    <w:p w:rsidR="00615032" w:rsidRPr="009E56B2" w:rsidRDefault="00615032">
      <w:pPr>
        <w:rPr>
          <w:rFonts w:ascii="Montserrat" w:hAnsi="Montserrat"/>
          <w:sz w:val="24"/>
        </w:rPr>
      </w:pPr>
      <w:r w:rsidRPr="009E56B2">
        <w:rPr>
          <w:rFonts w:ascii="Montserrat" w:hAnsi="Montserrat"/>
          <w:sz w:val="24"/>
        </w:rPr>
        <w:t>david aes</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psionics—an applied science based on the unlocked potential of the mind—opened the door to the conquest of space, while opening up a new and ancient territory for humanity to explore, to rival man's passion for the stars. the knowledge and application of this science had been a carefully controlled government secret throughout the world. in the public mind, psionics was a theoretical science based on discoveries of the latent potential of the human mind. the governments of earth were happy to nurture that illusion, until a devestating and fatal encounter with a non-human mind in the depths of space. as ship after ship perished in alien encounters, the governments of earth had no choice but to disclose the existence of arden eve sinclair, an active psionic, and the only living witness to that first enocunter.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 xml:space="preserve">arden eve sinclair—a teenage girl who, as a child, had experienced the death of her mother aboard the deep space explorer </w:t>
      </w:r>
      <w:r w:rsidRPr="009E56B2">
        <w:rPr>
          <w:rFonts w:ascii="Montserrat" w:hAnsi="Montserrat"/>
          <w:i/>
          <w:sz w:val="24"/>
        </w:rPr>
        <w:t>adventure—</w:t>
      </w:r>
      <w:r w:rsidRPr="009E56B2">
        <w:rPr>
          <w:rFonts w:ascii="Montserrat" w:hAnsi="Montserrat"/>
          <w:sz w:val="24"/>
        </w:rPr>
        <w:t xml:space="preserve">became the first publically recognized active psionic. arden was dragged out of seclusion and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second withdrawal into seclusion is brought to an end when an old friend bids her to volunteer for operation exodus, before something worse can happen to her. arden strives to overcome the obstacles thrust into her path in the hope of escaping her fame on earth. </w:t>
      </w:r>
    </w:p>
    <w:p w:rsidR="00615032" w:rsidRPr="009E56B2" w:rsidRDefault="00615032">
      <w:pPr>
        <w:rPr>
          <w:rFonts w:ascii="Montserrat" w:hAnsi="Montserrat"/>
          <w:sz w:val="24"/>
        </w:rPr>
      </w:pPr>
      <w:r w:rsidRPr="009E56B2">
        <w:rPr>
          <w:rFonts w:ascii="Montserrat" w:hAnsi="Montserrat"/>
          <w:sz w:val="24"/>
        </w:rPr>
        <w:tab/>
      </w:r>
      <w:r w:rsidRPr="009E56B2">
        <w:rPr>
          <w:rFonts w:ascii="Montserrat" w:hAnsi="Montserrat"/>
          <w:sz w:val="24"/>
        </w:rPr>
        <w:br w:type="page"/>
        <w:t>revelation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av</w:t>
      </w:r>
      <w:r w:rsidRPr="009E56B2">
        <w:rPr>
          <w:rFonts w:ascii="Montserrat" w:hAnsi="Montserrat"/>
          <w:sz w:val="24"/>
        </w:rPr>
        <w:tab/>
        <w:t>i</w:t>
      </w:r>
      <w:r w:rsidRPr="009E56B2">
        <w:rPr>
          <w:rFonts w:ascii="Montserrat" w:hAnsi="Montserrat"/>
          <w:sz w:val="24"/>
        </w:rPr>
        <w:tab/>
        <w:t>brief</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 xml:space="preserve">arden's story, from disclosure to the eve of departure, studies the frightening potential of the mind. arden was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withdrawal into seclusion is brought to an end when an old friend bids her to volunteer for operation exodus. arden strives to overcome the obstacles thrust into her path in the hope of escaping her fame on earth.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av</w:t>
      </w:r>
      <w:r w:rsidRPr="009E56B2">
        <w:rPr>
          <w:rFonts w:ascii="Montserrat" w:hAnsi="Montserrat"/>
          <w:sz w:val="24"/>
        </w:rPr>
        <w:tab/>
        <w:t>ii</w:t>
      </w:r>
      <w:r w:rsidRPr="009E56B2">
        <w:rPr>
          <w:rFonts w:ascii="Montserrat" w:hAnsi="Montserrat"/>
          <w:sz w:val="24"/>
        </w:rPr>
        <w:tab/>
        <w:t>blocking</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a friend tracks arden down and makes her aware of the dangerous domestic response to disclosure and a personal threat to her</w:t>
      </w:r>
    </w:p>
    <w:p w:rsidR="00615032" w:rsidRPr="009E56B2" w:rsidRDefault="00615032">
      <w:pPr>
        <w:rPr>
          <w:rFonts w:ascii="Montserrat" w:hAnsi="Montserrat"/>
          <w:sz w:val="24"/>
        </w:rPr>
      </w:pPr>
      <w:r w:rsidRPr="009E56B2">
        <w:rPr>
          <w:rFonts w:ascii="Montserrat" w:hAnsi="Montserrat"/>
          <w:sz w:val="24"/>
        </w:rPr>
        <w:tab/>
        <w:t>arden volunteers for operation exodus</w:t>
      </w:r>
    </w:p>
    <w:p w:rsidR="00615032" w:rsidRPr="009E56B2" w:rsidRDefault="00615032">
      <w:pPr>
        <w:rPr>
          <w:rFonts w:ascii="Montserrat" w:hAnsi="Montserrat"/>
          <w:sz w:val="24"/>
        </w:rPr>
      </w:pPr>
      <w:r w:rsidRPr="009E56B2">
        <w:rPr>
          <w:rFonts w:ascii="Montserrat" w:hAnsi="Montserrat"/>
          <w:sz w:val="24"/>
        </w:rPr>
        <w:tab/>
        <w:t>arden enters the confidential asset training program, assigned with connor and morgan—four years, including:</w:t>
      </w:r>
    </w:p>
    <w:p w:rsidR="00615032" w:rsidRPr="009E56B2" w:rsidRDefault="00615032">
      <w:pPr>
        <w:rPr>
          <w:rFonts w:ascii="Montserrat" w:hAnsi="Montserrat"/>
          <w:sz w:val="24"/>
        </w:rPr>
      </w:pPr>
      <w:r w:rsidRPr="009E56B2">
        <w:rPr>
          <w:rFonts w:ascii="Montserrat" w:hAnsi="Montserrat"/>
          <w:sz w:val="24"/>
        </w:rPr>
        <w:tab/>
        <w:t>arden is one of those attacked personally as the asset program is challenged</w:t>
      </w:r>
    </w:p>
    <w:p w:rsidR="00615032" w:rsidRPr="009E56B2" w:rsidRDefault="00615032">
      <w:pPr>
        <w:rPr>
          <w:rFonts w:ascii="Montserrat" w:hAnsi="Montserrat"/>
          <w:sz w:val="24"/>
        </w:rPr>
      </w:pPr>
      <w:r w:rsidRPr="009E56B2">
        <w:rPr>
          <w:rFonts w:ascii="Montserrat" w:hAnsi="Montserrat"/>
          <w:sz w:val="24"/>
        </w:rPr>
        <w:tab/>
        <w:t>as an asset, arden is required to establish intimate attachments to the other assets</w:t>
      </w:r>
    </w:p>
    <w:p w:rsidR="00615032" w:rsidRPr="009E56B2" w:rsidRDefault="00615032">
      <w:pPr>
        <w:rPr>
          <w:rFonts w:ascii="Montserrat" w:hAnsi="Montserrat"/>
          <w:sz w:val="24"/>
        </w:rPr>
      </w:pPr>
      <w:r w:rsidRPr="009E56B2">
        <w:rPr>
          <w:rFonts w:ascii="Montserrat" w:hAnsi="Montserrat"/>
          <w:sz w:val="24"/>
        </w:rPr>
        <w:tab/>
        <w:t>martin cannon craig, an antagonist from her childhood, becomes an asset control officer over arden</w:t>
      </w:r>
    </w:p>
    <w:p w:rsidR="00615032" w:rsidRPr="009E56B2" w:rsidRDefault="00615032">
      <w:pPr>
        <w:rPr>
          <w:rFonts w:ascii="Montserrat" w:hAnsi="Montserrat"/>
          <w:sz w:val="24"/>
        </w:rPr>
      </w:pPr>
      <w:r w:rsidRPr="009E56B2">
        <w:rPr>
          <w:rFonts w:ascii="Montserrat" w:hAnsi="Montserrat"/>
          <w:sz w:val="24"/>
        </w:rPr>
        <w:tab/>
        <w:t>attempts to wash arden out of the program begin to plague arden</w:t>
      </w:r>
    </w:p>
    <w:p w:rsidR="00615032" w:rsidRPr="009E56B2" w:rsidRDefault="00615032">
      <w:pPr>
        <w:rPr>
          <w:rFonts w:ascii="Montserrat" w:hAnsi="Montserrat"/>
          <w:sz w:val="24"/>
        </w:rPr>
      </w:pPr>
      <w:r w:rsidRPr="009E56B2">
        <w:rPr>
          <w:rFonts w:ascii="Montserrat" w:hAnsi="Montserrat"/>
          <w:sz w:val="24"/>
        </w:rPr>
        <w:tab/>
        <w:t>arden is set up for a fall, when she is maneuvered into combination plot to provoke her to kill a latent</w:t>
      </w:r>
    </w:p>
    <w:p w:rsidR="00615032" w:rsidRPr="009E56B2" w:rsidRDefault="00615032">
      <w:pPr>
        <w:rPr>
          <w:rFonts w:ascii="Montserrat" w:hAnsi="Montserrat"/>
          <w:sz w:val="24"/>
        </w:rPr>
      </w:pPr>
      <w:r w:rsidRPr="009E56B2">
        <w:rPr>
          <w:rFonts w:ascii="Montserrat" w:hAnsi="Montserrat"/>
          <w:sz w:val="24"/>
        </w:rPr>
        <w:tab/>
        <w:t>during a drive trial, an attempt is made to assassinate arden</w:t>
      </w:r>
    </w:p>
    <w:p w:rsidR="00615032" w:rsidRPr="009E56B2" w:rsidRDefault="00615032">
      <w:pPr>
        <w:rPr>
          <w:rFonts w:ascii="Montserrat" w:hAnsi="Montserrat"/>
          <w:sz w:val="24"/>
        </w:rPr>
      </w:pPr>
      <w:r w:rsidRPr="009E56B2">
        <w:rPr>
          <w:rFonts w:ascii="Montserrat" w:hAnsi="Montserrat"/>
          <w:sz w:val="24"/>
        </w:rPr>
        <w:tab/>
        <w:t>arden prevails over these obstacles and graduates, entering interum active duty—two years, including:</w:t>
      </w:r>
    </w:p>
    <w:p w:rsidR="00615032" w:rsidRPr="009E56B2" w:rsidRDefault="00615032">
      <w:pPr>
        <w:rPr>
          <w:rFonts w:ascii="Montserrat" w:hAnsi="Montserrat"/>
          <w:sz w:val="24"/>
        </w:rPr>
      </w:pPr>
      <w:r w:rsidRPr="009E56B2">
        <w:rPr>
          <w:rFonts w:ascii="Montserrat" w:hAnsi="Montserrat"/>
          <w:sz w:val="24"/>
        </w:rPr>
        <w:tab/>
        <w:t>as malfunctions continue to delay her ship's commission, arden begins to confide her troubles in her friends</w:t>
      </w:r>
    </w:p>
    <w:p w:rsidR="00615032" w:rsidRPr="009E56B2" w:rsidRDefault="00615032">
      <w:pPr>
        <w:rPr>
          <w:rFonts w:ascii="Montserrat" w:hAnsi="Montserrat"/>
          <w:sz w:val="24"/>
        </w:rPr>
      </w:pPr>
      <w:r w:rsidRPr="009E56B2">
        <w:rPr>
          <w:rFonts w:ascii="Montserrat" w:hAnsi="Montserrat"/>
          <w:sz w:val="24"/>
        </w:rPr>
        <w:tab/>
        <w:t>information about arden's commision and eventual departure with exodus is leaked to her faithful</w:t>
      </w:r>
    </w:p>
    <w:p w:rsidR="00615032" w:rsidRPr="009E56B2" w:rsidRDefault="00615032">
      <w:pPr>
        <w:rPr>
          <w:rFonts w:ascii="Montserrat" w:hAnsi="Montserrat"/>
          <w:sz w:val="24"/>
        </w:rPr>
      </w:pPr>
      <w:r w:rsidRPr="009E56B2">
        <w:rPr>
          <w:rFonts w:ascii="Montserrat" w:hAnsi="Montserrat"/>
          <w:sz w:val="24"/>
        </w:rPr>
        <w:tab/>
        <w:t>arden receives a warning to withdraw from exodus</w:t>
      </w:r>
    </w:p>
    <w:p w:rsidR="00615032" w:rsidRPr="009E56B2" w:rsidRDefault="00615032">
      <w:pPr>
        <w:rPr>
          <w:rFonts w:ascii="Montserrat" w:hAnsi="Montserrat"/>
          <w:sz w:val="24"/>
        </w:rPr>
      </w:pPr>
      <w:r w:rsidRPr="009E56B2">
        <w:rPr>
          <w:rFonts w:ascii="Montserrat" w:hAnsi="Montserrat"/>
          <w:sz w:val="24"/>
        </w:rPr>
        <w:tab/>
        <w:t>arden pays a last visit to her home to say goodbye to earth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av</w:t>
      </w:r>
      <w:r w:rsidRPr="009E56B2">
        <w:rPr>
          <w:rFonts w:ascii="Montserrat" w:hAnsi="Montserrat"/>
          <w:sz w:val="24"/>
        </w:rPr>
        <w:tab/>
        <w:t>i</w:t>
      </w:r>
      <w:r w:rsidRPr="009E56B2">
        <w:rPr>
          <w:rFonts w:ascii="Montserrat" w:hAnsi="Montserrat"/>
          <w:sz w:val="24"/>
        </w:rPr>
        <w:tab/>
        <w:t>events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17</w:t>
      </w:r>
      <w:r w:rsidRPr="009E56B2">
        <w:rPr>
          <w:rFonts w:ascii="Montserrat" w:hAnsi="Montserrat"/>
          <w:sz w:val="24"/>
        </w:rPr>
        <w:tab/>
        <w:t xml:space="preserve">i was shoved out in front of the international media, where along with the fate of the </w:t>
      </w:r>
      <w:r w:rsidRPr="009E56B2">
        <w:rPr>
          <w:rFonts w:ascii="Montserrat" w:hAnsi="Montserrat"/>
          <w:i/>
          <w:sz w:val="24"/>
        </w:rPr>
        <w:t>adventure</w:t>
      </w:r>
      <w:r w:rsidRPr="009E56B2">
        <w:rPr>
          <w:rFonts w:ascii="Montserrat" w:hAnsi="Montserrat"/>
          <w:sz w:val="24"/>
        </w:rP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sidRPr="009E56B2">
        <w:rPr>
          <w:rFonts w:ascii="Montserrat" w:hAnsi="Montserrat"/>
          <w:i/>
          <w:sz w:val="24"/>
        </w:rPr>
        <w:t>adventure</w:t>
      </w:r>
      <w:r w:rsidRPr="009E56B2">
        <w:rPr>
          <w:rFonts w:ascii="Montserrat" w:hAnsi="Montserrat"/>
          <w:sz w:val="24"/>
        </w:rPr>
        <w:t>, quietly dying her mother's death in her memory. maybe the wound healed better for being reopened and liberally bled.</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 xml:space="preserve">i know </w:t>
      </w:r>
      <w:r w:rsidRPr="009E56B2">
        <w:rPr>
          <w:rFonts w:ascii="Montserrat" w:hAnsi="Montserrat"/>
          <w:i/>
          <w:sz w:val="24"/>
        </w:rPr>
        <w:t>why</w:t>
      </w:r>
      <w:r w:rsidRPr="009E56B2">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to establish some credentials with the public; i had to demonstrate and define some of my abilities. thus, our carefully guarded existence was traded to win support for an accelerated space colonization and militarization effort.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17-21</w:t>
      </w:r>
      <w:r w:rsidRPr="009E56B2">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21</w:t>
      </w:r>
      <w:r w:rsidRPr="009E56B2">
        <w:rPr>
          <w:rFonts w:ascii="Montserrat" w:hAnsi="Montserrat"/>
          <w:sz w:val="24"/>
        </w:rP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21-25</w:t>
      </w:r>
      <w:r w:rsidRPr="009E56B2">
        <w:rPr>
          <w:rFonts w:ascii="Montserrat" w:hAnsi="Montserrat"/>
          <w:sz w:val="24"/>
        </w:rPr>
        <w:tab/>
        <w:t>asset training at trinity academy—assigned with connor a. lennox and morgan e. wildmuir. connor, morgan and i departed immediately after the prototype trials for trinity naval academy and military reservation—formerly vancouver island, purchased by the solar authority in twenty-one twelve. the mission specs for exodus called for class three actives to occupy staff positions, which meant we had to attain a lieutenant's rank and grade.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9E56B2">
        <w:rPr>
          <w:rFonts w:ascii="Montserrat" w:hAnsi="Montserrat"/>
          <w:i/>
          <w:sz w:val="24"/>
        </w:rPr>
        <w:t>gabriel,</w:t>
      </w:r>
      <w:r w:rsidRPr="009E56B2">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25-27</w:t>
      </w:r>
      <w:r w:rsidRPr="009E56B2">
        <w:rPr>
          <w:rFonts w:ascii="Montserrat" w:hAnsi="Montserrat"/>
          <w:sz w:val="24"/>
        </w:rPr>
        <w:tab/>
        <w:t>we served several tours on active duty between graduation from trinity and exodus, in the course of which we earned our required rank and qualifications. six years—more or less—passed quickly and suddenly we found ourselves caught up in the rush of mission prep.</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27</w:t>
      </w:r>
      <w:r w:rsidRPr="009E56B2">
        <w:rPr>
          <w:rFonts w:ascii="Montserrat" w:hAnsi="Montserrat"/>
          <w:sz w:val="24"/>
        </w:rPr>
        <w:tab/>
        <w:t>i said my good-byes to earth about a week before we finally departed, with task group three. i am rushed back to luna v to wait while all of the final details are worked out. we pull out of sol system, may fifth of twenty-one seventeen.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book one: revelation</w:t>
      </w:r>
    </w:p>
    <w:p w:rsidR="00615032" w:rsidRPr="009E56B2" w:rsidRDefault="00615032">
      <w:pPr>
        <w:rPr>
          <w:rFonts w:ascii="Montserrat" w:hAnsi="Montserrat"/>
          <w:sz w:val="24"/>
        </w:rPr>
      </w:pPr>
      <w:r w:rsidRPr="009E56B2">
        <w:rPr>
          <w:rFonts w:ascii="Montserrat" w:hAnsi="Montserrat"/>
          <w:sz w:val="24"/>
        </w:rPr>
        <w:tab/>
        <w:t xml:space="preserve">arden's story, from disclosure to the eve of departure, studies the frightening potential of the mind. arden was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withdrawal into seclusion is brought to an end when an old friend bids her to volunteer for operation exodus. arden strives to overcome the obstacles thrust into her path in the hope of escaping her fame on earth.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book two: </w:t>
      </w:r>
    </w:p>
    <w:p w:rsidR="00615032" w:rsidRPr="009E56B2" w:rsidRDefault="00615032">
      <w:pPr>
        <w:rPr>
          <w:rFonts w:ascii="Montserrat" w:hAnsi="Montserrat"/>
          <w:sz w:val="24"/>
        </w:rPr>
      </w:pPr>
      <w:r w:rsidRPr="009E56B2">
        <w:rPr>
          <w:rFonts w:ascii="Montserrat" w:hAnsi="Montserrat"/>
          <w:sz w:val="24"/>
        </w:rPr>
        <w:tab/>
        <w:t>arden's story, continuing from departure to the dawn of contact, studies the strengths and weaknesses of the human spirit. arden is one of ten thousand souls who is lost with task group three during a translation error. in the confusion, as the task group struggles to sort itself out, arden finds herself in the hands of her personal antagonist, a man who has always tried to control her life. arden becomes caught between a man who has wanted to possess her from the day she was born, and a man who has been forced to recognize his love for her. all arden wants is to find a place to call home.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book three: reflection </w:t>
      </w:r>
    </w:p>
    <w:p w:rsidR="00615032" w:rsidRPr="009E56B2" w:rsidRDefault="00615032">
      <w:pPr>
        <w:rPr>
          <w:rFonts w:ascii="Montserrat" w:hAnsi="Montserrat"/>
          <w:sz w:val="24"/>
        </w:rPr>
      </w:pPr>
      <w:r w:rsidRPr="009E56B2">
        <w:rPr>
          <w:rFonts w:ascii="Montserrat" w:hAnsi="Montserrat"/>
          <w:sz w:val="24"/>
        </w:rPr>
        <w:t>part one: angel colony</w:t>
      </w:r>
    </w:p>
    <w:p w:rsidR="00615032" w:rsidRPr="009E56B2" w:rsidRDefault="00615032">
      <w:pPr>
        <w:rPr>
          <w:rFonts w:ascii="Montserrat" w:hAnsi="Montserrat"/>
          <w:sz w:val="24"/>
        </w:rPr>
      </w:pPr>
      <w:r w:rsidRPr="009E56B2">
        <w:rPr>
          <w:rFonts w:ascii="Montserrat" w:hAnsi="Montserrat"/>
          <w:sz w:val="24"/>
        </w:rPr>
        <w:tab/>
        <w:t>arden's first memoir covering the establishment of angel colony and reflections on events leading up to her situation to date. beginning from the day of contact through an invitation to leave quarantine and study the native culture.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part two: sphere of authority</w:t>
      </w:r>
    </w:p>
    <w:p w:rsidR="00615032" w:rsidRPr="009E56B2" w:rsidRDefault="00615032">
      <w:pPr>
        <w:rPr>
          <w:rFonts w:ascii="Montserrat" w:hAnsi="Montserrat"/>
          <w:sz w:val="24"/>
        </w:rPr>
      </w:pPr>
      <w:r w:rsidRPr="009E56B2">
        <w:rPr>
          <w:rFonts w:ascii="Montserrat" w:hAnsi="Montserrat"/>
          <w:sz w:val="24"/>
        </w:rPr>
        <w:tab/>
        <w:t>arden's second memoir covering her adoption into avon lyn culture. included are the events of her visits to angel colony presented in contrast and the conflict which arose from transplanted anti-psi sentiment and resulted in a coup against the colony's actives. the discovery of another alien intelligence, and a danger presented by it in spite of itself acts as a catalyst to stabilize the situation for a generation at least.</w:t>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b/>
          <w:sz w:val="24"/>
        </w:rPr>
      </w:pPr>
      <w:r w:rsidRPr="009E56B2">
        <w:rPr>
          <w:rFonts w:ascii="Montserrat" w:hAnsi="Montserrat"/>
          <w:sz w:val="24"/>
        </w:rPr>
        <w:br w:type="page"/>
      </w:r>
      <w:r w:rsidRPr="009E56B2">
        <w:rPr>
          <w:rFonts w:ascii="Montserrat" w:hAnsi="Montserrat"/>
          <w:b/>
          <w:sz w:val="24"/>
        </w:rPr>
        <w:t>REFLECTION</w:t>
      </w:r>
      <w:r w:rsidRPr="009E56B2">
        <w:rPr>
          <w:rFonts w:ascii="Montserrat" w:hAnsi="Montserrat"/>
          <w:sz w:val="24"/>
        </w:rPr>
        <w:tab/>
        <w:t xml:space="preserve">book three of </w:t>
      </w:r>
      <w:r w:rsidRPr="009E56B2">
        <w:rPr>
          <w:rFonts w:ascii="Montserrat" w:hAnsi="Montserrat"/>
          <w:b/>
          <w:sz w:val="24"/>
        </w:rPr>
        <w:t>av</w:t>
      </w:r>
      <w:r w:rsidRPr="009E56B2">
        <w:rPr>
          <w:rFonts w:ascii="Montserrat" w:hAnsi="Montserrat"/>
          <w:sz w:val="24"/>
        </w:rPr>
        <w:t xml:space="preserve"> : the expression of change</w:t>
      </w:r>
      <w:r w:rsidRPr="009E56B2">
        <w:rPr>
          <w:rFonts w:ascii="Montserrat" w:hAnsi="Montserrat"/>
          <w:sz w:val="24"/>
        </w:rPr>
        <w:tab/>
      </w:r>
      <w:r w:rsidRPr="009E56B2">
        <w:rPr>
          <w:rFonts w:ascii="Montserrat" w:hAnsi="Montserrat"/>
          <w:b/>
          <w:sz w:val="24"/>
        </w:rPr>
        <w:t>1~03~000</w:t>
      </w:r>
    </w:p>
    <w:p w:rsidR="00615032" w:rsidRPr="009E56B2" w:rsidRDefault="00615032">
      <w:pPr>
        <w:rPr>
          <w:rFonts w:ascii="Montserrat" w:hAnsi="Montserrat"/>
          <w:sz w:val="24"/>
        </w:rPr>
      </w:pPr>
      <w:r w:rsidRPr="009E56B2">
        <w:rPr>
          <w:rFonts w:ascii="Montserrat" w:hAnsi="Montserrat"/>
          <w:sz w:val="24"/>
        </w:rPr>
        <w:t>david aes</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operation exodus</w:t>
      </w:r>
      <w:r w:rsidRPr="009E56B2">
        <w:rPr>
          <w:rFonts w:ascii="Montserrat" w:hAnsi="Montserrat"/>
          <w:b/>
          <w:sz w:val="24"/>
        </w:rPr>
        <w:t>—</w:t>
      </w:r>
      <w:r w:rsidRPr="009E56B2">
        <w:rPr>
          <w:rFonts w:ascii="Montserrat" w:hAnsi="Montserrat"/>
          <w:sz w:val="24"/>
        </w:rPr>
        <w:t>in the year twenty-one seventeen one hundred armed colony-exploration ships departed from earth. it was an emergency colonization effort, motivated by memories of a disastrous first contact. divided into five task groups and destined for remote sectors, this first massive wave of space colonization got underway with one critical—but at the time unnoticed—catastrophe; task group three became lost during translation.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arden eve sinclair—an active class-iii psionic and an asset assigned to one of the ships in task group three—had volunteered for this one way trip. on earth her face was too well known to escape persecution from a growing anti-psi movement. her ambition was anonymity, but fate played a cruel trick on her, thrusting her again into the heart of crucial events. when the lost explorers limp into a promising system, it was arden who suddenly found herself confronting an alien too disturbingly human to believe. it was arden who found herself poised on the very thin and deadly line between the known and the unknown. as the principle of contact, arden is unable to resist probing the paradox of these exotically human aliens, and unable to protect herself as a mystery of her own is probed. arden finds herself caught out in the middle as her efforts to bring the two cultures together explode in her face. in the confusion, arden stumbles across a being more alien than her wildest imagining.</w:t>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background</w:t>
      </w:r>
      <w:r w:rsidRPr="009E56B2">
        <w:rPr>
          <w:rFonts w:ascii="Montserrat" w:hAnsi="Montserrat"/>
          <w:sz w:val="24"/>
        </w:rPr>
        <w:tab/>
        <w:t>gabriel, along with the rest of task group three, was lost in translation due to a fatal data corruption. through the heroic effort of arden and the other psi actives, seventeen of the original twenty ships manage to recover in normal space far across the galactic disk. the damage sustained by the ships' drives forced the colony-explorers to seek a viable world to retreat to before their damaged drives decayed. arduous effort brought them within reach of a promising candidate which proved to be too promising.</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ground</w:t>
      </w:r>
      <w:r w:rsidRPr="009E56B2">
        <w:rPr>
          <w:rFonts w:ascii="Montserrat" w:hAnsi="Montserrat"/>
          <w:sz w:val="24"/>
        </w:rPr>
        <w:tab/>
        <w:t>the principle of first contact, arden, described the desperate situation facing the task group's survivors to the alien envoy who promptly extended an invitation to settle the acheingly beautiful world. the alien negotiated a carefully arranged isolation from the native establishments. angel colony·ajea—a collision of two cultures, an appraisal of social dynamics, a reappraisal of history and evolution, an exploration of penumbric and umbric technology, sensuality and sexuality, and the nature of being human and what humanity might become.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foreground</w:t>
      </w:r>
      <w:r w:rsidRPr="009E56B2">
        <w:rPr>
          <w:rFonts w:ascii="Montserrat" w:hAnsi="Montserrat"/>
          <w:sz w:val="24"/>
        </w:rPr>
        <w:tab/>
        <w:t>an odd number of years of strictly limited contact between the two cultures took on a disturbing, perhaps threatening pattern in the eyes of the majority of the colonists. fifty-one natives attended to the colony; a number significantly equal to that of class iii psionics among the immigrants and in whom their native guides invested the greatest part of their attention. arden, as one of the fifty-one was caught between her personal and practical curiosity regarding their new home and its indigenous people, and her awareness of very dangerous unease among the psi blind colonists that daily threatened erupt into something darker and more primal.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complications</w:t>
      </w:r>
      <w:r w:rsidRPr="009E56B2">
        <w:rPr>
          <w:rFonts w:ascii="Montserrat" w:hAnsi="Montserrat"/>
          <w:sz w:val="24"/>
        </w:rPr>
        <w:tab/>
        <w:t xml:space="preserve">a question of legitimacy of authority between ajean and human establishments erupts into a hostile dispute. arden and her psi active peers are accused of selling out the colonists to gain power over them through ajean custom. </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 xml:space="preserve">the ajean authorities are disappointed in the adopted psi's inability to control the population tentatively left to their jurisdiction. the ajeans sternly advise the actives to exercise their power to bring the colony in line and rein in its dangerous expansion. </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the hint of implicitly dire consequences should arden and the others ignore this advice disturbs arden especially. her rash probing brings her into contact with a third and awesomely alien interest in the situation. an aeva. this entity fills in a number of blanks in the avon account of history, and insists that arden is herself avon and not, as she claims, human. the aeva also describes the purge and the allure that alyn hold for aeva that inevitably will call aeva down on the colony, in a manner not in the colony's best interest. before arden can act on this revelation, she is waylaid and her psi capability subdued by colony authorities. her warnings fall on deaf ears.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crisis</w:t>
      </w:r>
      <w:r w:rsidRPr="009E56B2">
        <w:rPr>
          <w:rFonts w:ascii="Montserrat" w:hAnsi="Montserrat"/>
          <w:sz w:val="24"/>
        </w:rPr>
        <w:tab/>
        <w:t>arden is confronted by unexpected confirmation of the aeva's claim. her old antagonist reveals his hoarded research, linking arden, her mother and her daughter into an abominable crime—in his mind. worse, his accusations extend beyond herself to all other actives. arden is aware that the only sure way for the colony authority to protect itself from the "renegade" actives is to subdue and execute them. powerless herself, she must somehow pursuade one of her captors that executing the actives would be suicide for the colony. the man is decided when the aeva threat suddenly manifests itself. the other actives, alerted to arden's capture have all withdrawn from the south wing. arden alone stands between the colony's children and the unmistakable manifestation of the avea, a dragon.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climax</w:t>
      </w:r>
      <w:r w:rsidRPr="009E56B2">
        <w:rPr>
          <w:rFonts w:ascii="Montserrat" w:hAnsi="Montserrat"/>
          <w:sz w:val="24"/>
        </w:rPr>
        <w:tab/>
        <w:t>arden pits her self against the prejudice of the colony authority, the threat of the aeva to innocent colonists, and the threat posed by the colony to the rest of ajean life · in conclusion arden proves that the colony does not dare oppose the influence of arden and her mission, while arden herself ends in awe over the fact of her survival and withdraws from the mind of her daughter in which she found herself reflected.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REFLECTION</w:t>
      </w:r>
      <w:r w:rsidRPr="009E56B2">
        <w:rPr>
          <w:rFonts w:ascii="Montserrat" w:hAnsi="Montserrat"/>
          <w:sz w:val="24"/>
        </w:rPr>
        <w:tab/>
        <w:t>PLOTTING</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angel colony</w:t>
      </w:r>
      <w:r w:rsidRPr="009E56B2">
        <w:rPr>
          <w:rFonts w:ascii="Montserrat" w:hAnsi="Montserrat"/>
          <w:sz w:val="24"/>
        </w:rPr>
        <w:tab/>
        <w:t>reflection : part one</w:t>
      </w:r>
    </w:p>
    <w:p w:rsidR="00615032" w:rsidRPr="009E56B2" w:rsidRDefault="00615032">
      <w:pPr>
        <w:rPr>
          <w:rFonts w:ascii="Montserrat" w:hAnsi="Montserrat"/>
          <w:sz w:val="24"/>
        </w:rPr>
      </w:pPr>
      <w:r w:rsidRPr="009E56B2">
        <w:rPr>
          <w:rFonts w:ascii="Montserrat" w:hAnsi="Montserrat"/>
          <w:sz w:val="24"/>
        </w:rPr>
        <w:t>i</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tell</w:t>
      </w:r>
      <w:r w:rsidRPr="009E56B2">
        <w:rPr>
          <w:rFonts w:ascii="Montserrat" w:hAnsi="Montserrat"/>
          <w:sz w:val="24"/>
        </w:rPr>
        <w:tab/>
        <w:t>if only the people back on earth could be told about what we have discovered here. it seems to strange to be true, but it is true and it changes everything we have ever thought about ourselves and the universe. as an asset trained for the possability of making contact with an intelligent alien race, the last thing i was supposed to expect in the universe was something remotely close to human. what i discovered instead, or should i say what discovered me, was impossible ot believe at first. i have gotten used to it, and i have even had time to learn a few things that might explain how such a possability came to be.</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show</w:t>
      </w:r>
      <w:r w:rsidRPr="009E56B2">
        <w:rPr>
          <w:rFonts w:ascii="Montserrat" w:hAnsi="Montserrat"/>
          <w:sz w:val="24"/>
        </w:rPr>
        <w:tab/>
        <w:t>arden, stumbling into the honors of first contact, confronting the emissary—an alien too disturbingly human</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tell</w:t>
      </w:r>
      <w:r w:rsidRPr="009E56B2">
        <w:rPr>
          <w:rFonts w:ascii="Montserrat" w:hAnsi="Montserrat"/>
          <w:sz w:val="24"/>
        </w:rPr>
        <w:tab/>
        <w:t>i should have been prepared. one of the things all assets are trained in is the protocol for first contact. of all the people in the task group we were best suited for the unguessable challenge of initiating a dialogue with an unknown species. i, of all people, should have been conscious of the possability of this confrontation, in light of what happened to my mother.</w:t>
      </w:r>
    </w:p>
    <w:p w:rsidR="00615032" w:rsidRPr="009E56B2" w:rsidRDefault="00615032">
      <w:pPr>
        <w:rPr>
          <w:rFonts w:ascii="Montserrat" w:hAnsi="Montserrat"/>
          <w:sz w:val="24"/>
        </w:rPr>
      </w:pPr>
      <w:r w:rsidRPr="009E56B2">
        <w:rPr>
          <w:rFonts w:ascii="Montserrat" w:hAnsi="Montserrat"/>
          <w:sz w:val="24"/>
        </w:rPr>
        <w:t>ii</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tell</w:t>
      </w:r>
      <w:r w:rsidRPr="009E56B2">
        <w:rPr>
          <w:rFonts w:ascii="Montserrat" w:hAnsi="Montserrat"/>
          <w:sz w:val="24"/>
        </w:rPr>
        <w:tab/>
      </w:r>
      <w:r w:rsidRPr="009E56B2">
        <w:rPr>
          <w:rFonts w:ascii="Montserrat" w:hAnsi="Montserrat"/>
          <w:color w:val="000000"/>
          <w:sz w:val="24"/>
        </w:rPr>
        <w:t xml:space="preserve">the emmissary was met with mixed feelings. </w:t>
      </w:r>
      <w:r w:rsidRPr="009E56B2">
        <w:rPr>
          <w:rFonts w:ascii="Montserrat" w:hAnsi="Montserrat"/>
          <w:sz w:val="24"/>
        </w:rPr>
        <w:t>those ten years were a taste of purgatory. the task group had limped heroically into the neighborhood of</w:t>
      </w:r>
      <w:r w:rsidRPr="009E56B2">
        <w:rPr>
          <w:rFonts w:ascii="Montserrat" w:hAnsi="Montserrat"/>
          <w:color w:val="000000"/>
          <w:sz w:val="24"/>
        </w:rPr>
        <w:t xml:space="preserve"> a promising candidate. i spotted </w:t>
      </w:r>
      <w:r w:rsidRPr="009E56B2">
        <w:rPr>
          <w:rFonts w:ascii="Montserrat" w:hAnsi="Montserrat"/>
          <w:sz w:val="24"/>
        </w:rPr>
        <w:t xml:space="preserve">spotted it on a remote survey, and we'd identified it through spectral analysis as a viable home. our </w:t>
      </w:r>
      <w:r w:rsidRPr="009E56B2">
        <w:rPr>
          <w:rFonts w:ascii="Montserrat" w:hAnsi="Montserrat"/>
          <w:color w:val="000000"/>
          <w:sz w:val="24"/>
        </w:rPr>
        <w:t xml:space="preserve">arduous efforts had finally brought us within reach of </w:t>
      </w:r>
      <w:r w:rsidRPr="009E56B2">
        <w:rPr>
          <w:rFonts w:ascii="Montserrat" w:hAnsi="Montserrat"/>
          <w:sz w:val="24"/>
        </w:rPr>
        <w:t>the perfect world—</w:t>
      </w:r>
      <w:r w:rsidRPr="009E56B2">
        <w:rPr>
          <w:rFonts w:ascii="Montserrat" w:hAnsi="Montserrat"/>
          <w:color w:val="000000"/>
          <w:sz w:val="24"/>
        </w:rPr>
        <w:t xml:space="preserve">one that suddenly proved to be too perfect. </w:t>
      </w:r>
      <w:r w:rsidRPr="009E56B2">
        <w:rPr>
          <w:rFonts w:ascii="Montserrat" w:hAnsi="Montserrat"/>
          <w:sz w:val="24"/>
        </w:rPr>
        <w:t>our hopes were high as we approached this new solar system. we thought we were heading for our new, last and only home for the future. when we were met by a representative of that world, at the boundaries of the inner system,our hopes nearly died.</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i excused myself as soon as i could to find a way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show</w:t>
      </w:r>
      <w:r w:rsidRPr="009E56B2">
        <w:rPr>
          <w:rFonts w:ascii="Montserrat" w:hAnsi="Montserrat"/>
          <w:sz w:val="24"/>
        </w:rPr>
        <w:tab/>
        <w:t xml:space="preserve">i was shoved out in front of the international media, where along with the fate of the </w:t>
      </w:r>
      <w:r w:rsidRPr="009E56B2">
        <w:rPr>
          <w:rFonts w:ascii="Montserrat" w:hAnsi="Montserrat"/>
          <w:i/>
          <w:sz w:val="24"/>
        </w:rPr>
        <w:t>adventure</w:t>
      </w:r>
      <w:r w:rsidRPr="009E56B2">
        <w:rPr>
          <w:rFonts w:ascii="Montserrat" w:hAnsi="Montserrat"/>
          <w:sz w:val="24"/>
        </w:rP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sidRPr="009E56B2">
        <w:rPr>
          <w:rFonts w:ascii="Montserrat" w:hAnsi="Montserrat"/>
          <w:i/>
          <w:sz w:val="24"/>
        </w:rPr>
        <w:t>adventure</w:t>
      </w:r>
      <w:r w:rsidRPr="009E56B2">
        <w:rPr>
          <w:rFonts w:ascii="Montserrat" w:hAnsi="Montserrat"/>
          <w:sz w:val="24"/>
        </w:rPr>
        <w:t>, quietly dying her mother's death in her memory. maybe the wound healed better for being reopened and liberally bled.</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show</w:t>
      </w:r>
      <w:r w:rsidRPr="009E56B2">
        <w:rPr>
          <w:rFonts w:ascii="Montserrat" w:hAnsi="Montserrat"/>
          <w:sz w:val="24"/>
        </w:rPr>
        <w:tab/>
        <w:t>after the initial shock of that first meeting, the emissary evinces both awe and wonder over the colonists ships, while demonstrating her own people's possession of a technology that the colonists can only perceive as magical.</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 xml:space="preserve">is it just human nature, that every discovery has to be questioned and subjected to demands for proof? in particular, why is it that the first reaction to the revelation of realized psionic potential is the suspicion of fraud? my gut feeling is that people are generally afraid of such potential. that is what i felt when i was stood up alone in front of the world to make a claim that sounds impossible to a latent mind. naturally, i had to establish some credentials with the public; i had to demonstrate and define some of my abilities. thus, our carefully guarded existence was traded to win support for an accelerated space colonization and militarization effort. i know </w:t>
      </w:r>
      <w:r w:rsidRPr="009E56B2">
        <w:rPr>
          <w:rFonts w:ascii="Montserrat" w:hAnsi="Montserrat"/>
          <w:i/>
          <w:sz w:val="24"/>
        </w:rPr>
        <w:t>why</w:t>
      </w:r>
      <w:r w:rsidRPr="009E56B2">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w:t>
      </w:r>
    </w:p>
    <w:p w:rsidR="00615032" w:rsidRPr="009E56B2" w:rsidRDefault="00615032">
      <w:pPr>
        <w:rPr>
          <w:rFonts w:ascii="Montserrat" w:hAnsi="Montserrat"/>
          <w:sz w:val="24"/>
        </w:rPr>
      </w:pPr>
      <w:r w:rsidRPr="009E56B2">
        <w:rPr>
          <w:rFonts w:ascii="Montserrat" w:hAnsi="Montserrat"/>
          <w:sz w:val="24"/>
        </w:rPr>
        <w:t>iii</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the ajean, aicovia, attached herself to me, demanding that i exclusively represented the task group. i could not worm my way out of the spotlight, which only reminded me of how hard it was to escape from notariety.</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as things sorted themselves out i kept quiet, especially since i was crowding craig's glory through all of this. there was too much bad blood between us for for more than the coldest civility. he even earned a glare from aicovia, and probably endangered our chances of being allowed to come in-system for a look at what we had come here for, and which seemed out of reach. we carefully phrased a request to immigrate, but aicovia was keeping her cards close to her chest.</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iv</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i was confronted by craig the last evening of those opening negotiations. he informed me that aivocia's request that i be her exclusive contact required that we both remain on board the flagship. he gave me instructions for keeping him appraised of every detail in my exchanges with aicovia, reminding me that he had over-riding authority in the matter exceeded only by the admiral. i bit my lip, and wondered for the millionth time why he had this obsessive need to control my life. I also wondered if I would ever get him out of my life. when had he become my enemy?</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before the tragedy, craig had not really paid much attention to me. he had always been cool towards me, it was as if my existence was an annoying inconvenience. i was not a person to him so much as an object, and he devoted most of his energy to ignoring me whenever possible. when i became a crucial part of the project, he had dealt with me, but it seemed to pain him. he doesn't really figure into my memories until then. i think the real change was in me. 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615032" w:rsidRPr="009E56B2" w:rsidRDefault="00615032">
      <w:pPr>
        <w:rPr>
          <w:rFonts w:ascii="Montserrat" w:hAnsi="Montserrat"/>
          <w:sz w:val="24"/>
        </w:rPr>
      </w:pPr>
      <w:r w:rsidRPr="009E56B2">
        <w:rPr>
          <w:rFonts w:ascii="Montserrat" w:hAnsi="Montserrat"/>
          <w:sz w:val="24"/>
        </w:rPr>
        <w:tab/>
        <w:t xml:space="preserve">If anything, that revelation inspired my anguish to turn into rage against the project. I could not deal with what I learned. They had created an ideal place for me to grow up—far better than the civilian world outside it. They had given me a perfect childhood and it had turned out to be a carefully crafted lie. Among the terrible secrets I never suspected were hidden in her mind, which became mine, was that one of her responsibilities was to destroy </w:t>
      </w:r>
      <w:r w:rsidRPr="009E56B2">
        <w:rPr>
          <w:rFonts w:ascii="Montserrat" w:hAnsi="Montserrat"/>
          <w:i/>
          <w:sz w:val="24"/>
        </w:rPr>
        <w:t>me</w:t>
      </w:r>
      <w:r w:rsidRPr="009E56B2">
        <w:rPr>
          <w:rFonts w:ascii="Montserrat" w:hAnsi="Montserrat"/>
          <w:sz w:val="24"/>
        </w:rPr>
        <w:t>, should I ever prove mentally unstable; inclined toward violent, or abusive behavior. I find it amazing that I or any other child on the reservation survived growing up,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615032" w:rsidRPr="009E56B2" w:rsidRDefault="00615032">
      <w:pPr>
        <w:rPr>
          <w:rFonts w:ascii="Montserrat" w:hAnsi="Montserrat"/>
          <w:sz w:val="24"/>
        </w:rPr>
      </w:pPr>
      <w:r w:rsidRPr="009E56B2">
        <w:rPr>
          <w:rFonts w:ascii="Montserrat" w:hAnsi="Montserrat"/>
          <w:sz w:val="24"/>
        </w:rPr>
        <w:tab/>
        <w:t>but i knew it now. that knowledge opened my eyes to a lot of people, and especially to craig. craig was afraid of me. he was jealous of me. as i rebelled against the betrayal i felt on the part of the project, craig struggled more to assert his authority over me. the more he tried to break me to the bit, the more i threw him off. i didn't hate him, but he provoked a large measure of my rage. he was too damned stubborn about having his way with me. i didn't know why. i didn't know what he wanted from me. I could never figure it out. whatever he wanted, it rubbed me the wrong way. my instincts always warned me away from him.</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show</w:t>
      </w:r>
      <w:r w:rsidRPr="009E56B2">
        <w:rPr>
          <w:rFonts w:ascii="Montserrat" w:hAnsi="Montserrat"/>
          <w:sz w:val="24"/>
        </w:rPr>
        <w:tab/>
        <w:t xml:space="preserve">as our ships fell into orbit around ajea, ironically the third world from the blue-white sun ao, a dialogue began between the ajean and myself, as i was stuck as the principal of contact. i tried to convey the desperation of our situation to the ajean. </w:t>
      </w:r>
    </w:p>
    <w:p w:rsidR="00615032" w:rsidRPr="009E56B2" w:rsidRDefault="00615032">
      <w:pPr>
        <w:rPr>
          <w:rFonts w:ascii="Montserrat" w:hAnsi="Montserrat"/>
          <w:sz w:val="24"/>
        </w:rPr>
      </w:pPr>
      <w:r w:rsidRPr="009E56B2">
        <w:rPr>
          <w:rFonts w:ascii="Montserrat" w:hAnsi="Montserrat"/>
          <w:sz w:val="24"/>
        </w:rPr>
        <w:t>show &amp; reflect</w:t>
      </w: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show</w:t>
      </w:r>
      <w:r w:rsidRPr="009E56B2">
        <w:rPr>
          <w:rFonts w:ascii="Montserrat" w:hAnsi="Montserrat"/>
          <w:sz w:val="24"/>
        </w:rPr>
        <w:tab/>
        <w:t>expressing sympathy for our plight, the ajeans quickly negotiated a quarantined settlement on their world. we were invited to settle the acheingly beautiful world in a carefully arranged isolation from the native establishments. we were told to expect an odd number of years of strictly limited contact between our two cultures. we were also warned against penetrating the deep lush wilds bordering our reservation, which had a disturbing, perhaps even threatening sound to the majority of the colonists. as we settled in we were joined by natives who come to attend to the colony.</w:t>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ø</w:t>
      </w:r>
      <w:r w:rsidRPr="009E56B2">
        <w:rPr>
          <w:rFonts w:ascii="Montserrat" w:hAnsi="Montserrat"/>
          <w:sz w:val="24"/>
        </w:rPr>
        <w:tab/>
        <w:t>a distressing number of questions had to go unanswered as a frantic effort was made to accommodate an exodus from our dying ships to the haven of angel colony</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 xml:space="preserve">over the next few ajean years, a cautious and curious ajean population </w:t>
      </w:r>
      <w:r w:rsidRPr="009E56B2">
        <w:rPr>
          <w:rFonts w:ascii="Montserrat" w:hAnsi="Montserrat"/>
          <w:color w:val="000000"/>
          <w:sz w:val="24"/>
        </w:rPr>
        <w:t xml:space="preserve">attends to and </w:t>
      </w:r>
      <w:r w:rsidRPr="009E56B2">
        <w:rPr>
          <w:rFonts w:ascii="Montserrat" w:hAnsi="Montserrat"/>
          <w:sz w:val="24"/>
        </w:rPr>
        <w:t xml:space="preserve">communicates solely through fifty-one ajean representatives · the parity of their number to that of </w:t>
      </w:r>
      <w:r w:rsidRPr="009E56B2">
        <w:rPr>
          <w:rFonts w:ascii="Montserrat" w:hAnsi="Montserrat"/>
          <w:color w:val="000000"/>
          <w:sz w:val="24"/>
        </w:rPr>
        <w:t>active class three's in the colony and in whom their native guides invested the greatest part of their attention,</w:t>
      </w:r>
      <w:r w:rsidRPr="009E56B2">
        <w:rPr>
          <w:rFonts w:ascii="Montserrat" w:hAnsi="Montserrat"/>
          <w:sz w:val="24"/>
        </w:rPr>
        <w:t xml:space="preserve"> did not escape the colonists' notice.</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i tried tirelessly to understand the ajeans. i was caught between my personal and practical curiosity regarding our new home and its indigenous people, and my awareness of very dangerous unease among the psi blind colonists that daily threatened erupt into something darker and more primal. in quiet moments, throughout our acclimatization of the colony to ajea, i probed my associate, the same ajean from that first encounter. gradually, i began to understand the world and the people we had asked to become a part of. i found myself poised on a very thin and deadly line between the known and the unknown, unable to resist probing the paradox of these exotically human aliens.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color w:val="000000"/>
          <w:sz w:val="24"/>
        </w:rPr>
        <w:tab/>
      </w:r>
      <w:r w:rsidRPr="009E56B2">
        <w:rPr>
          <w:rFonts w:ascii="Montserrat" w:hAnsi="Montserrat"/>
          <w:sz w:val="24"/>
        </w:rPr>
        <w:t>hard answers were hard to come by, but i learned a lot—as did many of the other ajean paired actives—just by looking for the answers that expressed themselves in our hosts and in our hosts' world, language and culture. finally, when the representative pairs had reached a certain level of understanding, we, the fifty-one actives, were invited to the homes of our associated ajean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avon</w:t>
      </w:r>
      <w:r w:rsidRPr="009E56B2">
        <w:rPr>
          <w:rFonts w:ascii="Montserrat" w:hAnsi="Montserrat"/>
          <w:sz w:val="24"/>
        </w:rPr>
        <w:tab/>
        <w:t>an exotic race, the ajeans. a polymorphic race of three sexes and seven genders that is otherwise is difficult to distinguish from human. a complex species derived from human, alien-human analogue, and alien-umbric ancestors. a painful fusion of near, but not universally compatible races acheived during a long exile from an intergalactic civilization. avon possess a high order of psionic potential, derived in gestalt from those distinguished ancestors. avon are not unique to ajea, and there is at least one on ajea who can be traced to earth.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alyn</w:t>
      </w:r>
      <w:r w:rsidRPr="009E56B2">
        <w:rPr>
          <w:rFonts w:ascii="Montserrat" w:hAnsi="Montserrat"/>
          <w:sz w:val="24"/>
        </w:rPr>
        <w:tab/>
        <w:t>discovered at the dawn of our existence millennia before the word 'human' had even been coined, we were presented as a consort race—as a gift—to an older and vastly more advanced race. our naked innocence and our inexplicable biological compatibility appealed to the lyn, an ancient race of beings our eldest ancestors perceived as gods. to the lyn, we are the second coming of their race. they called us alyn. unfortunately, alyn and lyn were not alone in the universe. alyn were not ready for the arena in which our suitors held court. not much sooner than the lyn had carried alyn unwittingly to the stars, we became a bone of contention among the heavenly civilizations. for all the infinite forms of life, this strange coincidence did not sit well with many billions of individuals, many of them themselves lyn. literally any excuse sufficed to attack the marriage of alyn and lyn. from our side of the equation, there are many stories, myths and legends dealing with what happened in that dark age. from their side there is only one, but it is a long one.</w:t>
      </w:r>
    </w:p>
    <w:p w:rsidR="00615032" w:rsidRPr="009E56B2" w:rsidRDefault="00615032">
      <w:pPr>
        <w:rPr>
          <w:rFonts w:ascii="Montserrat" w:hAnsi="Montserrat"/>
          <w:sz w:val="24"/>
        </w:rPr>
      </w:pPr>
      <w:r w:rsidRPr="009E56B2">
        <w:rPr>
          <w:rFonts w:ascii="Montserrat" w:hAnsi="Montserrat"/>
          <w:sz w:val="24"/>
        </w:rPr>
        <w:tab/>
        <w:t>in brief, alyn, identical to the powerful lyn in everything save their bi-sexuality, were seen as clever animals. an ideal servitor race. alyn were bred and raised by a number of prominant races from stock acquired from an undisclosed aeva hunt world. alyn proved to possess disturbing native intelligence and adapted frighteningly well to the sophisticated cultures they were bred to serve. alyn also proved to have psi potential. alyn possessed an attraction for aena lyn and the inscrutible and utterly alien aeva. asexual lyn had delighted in the sexuallity of their consort race, and inevitably interbred. aeva had an interest in alyn that was for them sexual in its own way. the alyn mind had a profoundly aeva aspect uncommon to aena races, a compatability aeva strove to exploit. as these inter-species unions came out opposition formed intent on driving alyn out of the intergalactic society and purging the corrupted elements of lyn and aeva. quarantine and exile brought the conflict to a low simmer. a relative peace which the ascent of man from earth threatens to shatter.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 xml:space="preserve">ajeaen perspective on psi. the relationship between body and spirit and mind · in the body there is the matter of design, the structuring of the complex of form and function. the question of genetics is not wholly an answer to true evolution, but only that part which considers the inheritance of capability. the lyn are heir to a more generous genetic legacy due to their testing in a far harsher environment than any planetary ecology. likewise man is facing a harsher environment than in its infancy and is adapting to thrive in it–somewhat abetted by certain demonstrative examples. the evolution of mind is a less confined issue as the depth of potential and breadth of 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 s evolution. the direct influence of the mind upon creation through art and the indirect influence of mind through artifice. these are but points on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REFLECTION</w:t>
      </w:r>
      <w:r w:rsidRPr="009E56B2">
        <w:rPr>
          <w:rFonts w:ascii="Montserrat" w:hAnsi="Montserrat"/>
          <w:sz w:val="24"/>
        </w:rPr>
        <w:tab/>
        <w:t>PLOTTING—CONTINUED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sphere of authority</w:t>
      </w:r>
      <w:r w:rsidRPr="009E56B2">
        <w:rPr>
          <w:rFonts w:ascii="Montserrat" w:hAnsi="Montserrat"/>
          <w:sz w:val="24"/>
        </w:rPr>
        <w:tab/>
        <w:t>reflection : part two</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over the next seven years, we were adopted into the avon lyn culture. as we partook in this process, we begin to learn the history of ajea and began to discover secrets of the culture's art—a technology based on their own psionic evolution and their exploration of this innate quality. we also discovered and came to terms with the exotic differences between our separate humanities</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we were delighted by the opportunity to finally see the world we had invaded before it could inevitably be altered by our presence within it. we were introduced to the ajean life by living it through its many stages, starting among the unnamed.</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the majority of the ajean population lived in the wild, naked and free from obligation. this primal environment nurtured survival traits in nature's own harsh way, and it was a life with raw beauty and unexpected physical, mental and spiritual depth.</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we learned the principles of responsibility, obligation and authority governing the entrance and participation in civilization as we moved on, passing through the rites of naming to become a part of the domestic base of the governing society.</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we saw how the society encouraged each individual to rise to her personal level of excellence in a system where an individual was judged only on the grounds of her ability to fulfill the obligations of the responsibility she assumed.</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each individual was motivated by the pursuit and cultivation of her own identity through the roles she chose for her participation in society.</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opportunities were created through three schools of thought, each sphere containing its own spectrum of shades and variations on the three predominant themes of a central, unifying perspective on existence</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we realized that we were being subtly courted, and seduced into the ajean way of life—our adoption a vehicle for introducing their way of life into the colony we were perceived to govern.</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in this odd number of years the strictly limited contact between our two cultures, the interface took on a disturbing, perhaps threatening pattern in the eyes of the majority of the colonists. my sympathies and loyalties were questioned by my superior officers.</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i was forced to confront my guide with the cold truth of the mistake they had made in perceiving the possession of authority among the colonists. in truth our only authority amongst our people came from the regard of the ajeans for us.</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it was clear that the exotics had extended an invitation for the colony to join their society and become a part of their world rather than remain outsiders to it.</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when we went back we took with us our young households, schools and courts by which we—and any of the colonists who also choose to go native—had been embraced and are represented in the ajean circle of authority; their government.</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when we arrived, we discovered that the colony had already begun setting its stamp on its corner of the world, that the first percentage of the seventeen million cryo-babies we had brought with us had already been born. my actions were criticized and my motives condemned by prominent colony authorities.</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a question of legitimacy of authority between ajean and human establishments erupted into a hostile dispute. my active peers and i were accused of selling out the colonists to gain power over them through ajean custom and the ajean authorities were disappointed in our inability to control the population tentatively left to our jurisdiction. the ajeans sternly advised us actives to exercise our power to bring the colony in line and rein in its dangerous expansion. the hint of implicitly dire consequences should we ignore this advice disturbed me especially. i retreated into the wild to consider my options. my rash probing brought me into contact with a third and awesomely alien interest in the situation. an aeva. this entity filled in a number of blanks in the avon account of history, and insisted that i was myself avon and not, as i claimed, human. the aeva also described the purge and the allure that alyn hold for aeva that inevitably would call aeva down on the colony, in a manner not in the colony's best interest. before i could act on this revelation, i was waylaid and my psi capability subdued by colony authorities. my warnings fell on deaf ears.</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 xml:space="preserve">i was aware that the only sure way for the colony authority to protect itself from us "renegade" actives was to subdue and execute us. powerless myself, i somehow had to pursuade one of my captors that executing the actives would be suicide for the colony. the man was decided when the aeva threat suddenly manifested itself. the other actives, alerted to my capture had all withdrawn from the south wing. i alone stood between the colony's children and the unmistakable manifestation of the avea, a dragon. i had no option but to unleash the full fury of an active class three. </w:t>
      </w:r>
    </w:p>
    <w:p w:rsidR="00615032" w:rsidRPr="009E56B2" w:rsidRDefault="00615032">
      <w:pPr>
        <w:rPr>
          <w:rFonts w:ascii="Montserrat" w:hAnsi="Montserrat"/>
          <w:sz w:val="24"/>
        </w:rPr>
      </w:pPr>
      <w:r w:rsidRPr="009E56B2">
        <w:rPr>
          <w:rFonts w:ascii="Montserrat" w:hAnsi="Montserrat"/>
          <w:sz w:val="24"/>
        </w:rPr>
        <w:tab/>
        <w:t>—————————————————————</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arden ends in awe over the fact of her survival and withdraws from the mind of her daughter in which she found herself reflected.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REFLECTION</w:t>
      </w:r>
      <w:r w:rsidRPr="009E56B2">
        <w:rPr>
          <w:rFonts w:ascii="Montserrat" w:hAnsi="Montserrat"/>
          <w:sz w:val="24"/>
        </w:rPr>
        <w:tab/>
        <w:t>ELEMENTS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ages of arden eve </w:t>
      </w:r>
      <w:r w:rsidRPr="009E56B2">
        <w:rPr>
          <w:rFonts w:ascii="Montserrat" w:hAnsi="Montserrat"/>
          <w:sz w:val="24"/>
        </w:rPr>
        <w:tab/>
        <w:t>reflection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REFLECTION</w:t>
      </w:r>
    </w:p>
    <w:p w:rsidR="00615032" w:rsidRPr="009E56B2" w:rsidRDefault="00615032">
      <w:pPr>
        <w:rPr>
          <w:rFonts w:ascii="Montserrat" w:hAnsi="Montserrat"/>
          <w:sz w:val="24"/>
        </w:rPr>
      </w:pPr>
      <w:r w:rsidRPr="009E56B2">
        <w:rPr>
          <w:rFonts w:ascii="Montserrat" w:hAnsi="Montserrat"/>
          <w:sz w:val="24"/>
        </w:rPr>
        <w:t>OUTLINE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REFLECTION</w:t>
      </w:r>
    </w:p>
    <w:p w:rsidR="00615032" w:rsidRPr="009E56B2" w:rsidRDefault="00615032">
      <w:pPr>
        <w:rPr>
          <w:rFonts w:ascii="Montserrat" w:hAnsi="Montserrat"/>
          <w:sz w:val="24"/>
        </w:rPr>
      </w:pPr>
      <w:r w:rsidRPr="009E56B2">
        <w:rPr>
          <w:rFonts w:ascii="Montserrat" w:hAnsi="Montserrat"/>
          <w:sz w:val="24"/>
        </w:rPr>
        <w:t>PACING</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1—3</w:t>
      </w:r>
    </w:p>
    <w:p w:rsidR="00615032" w:rsidRPr="009E56B2" w:rsidRDefault="00615032">
      <w:pPr>
        <w:rPr>
          <w:rFonts w:ascii="Montserrat" w:hAnsi="Montserrat"/>
          <w:sz w:val="24"/>
        </w:rPr>
      </w:pPr>
      <w:r w:rsidRPr="009E56B2">
        <w:rPr>
          <w:rFonts w:ascii="Montserrat" w:hAnsi="Montserrat"/>
          <w:sz w:val="24"/>
        </w:rPr>
        <w:t>opening run · introductions and establishing sequences · initial problem</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4—6</w:t>
      </w:r>
    </w:p>
    <w:p w:rsidR="00615032" w:rsidRPr="009E56B2" w:rsidRDefault="00615032">
      <w:pPr>
        <w:rPr>
          <w:rFonts w:ascii="Montserrat" w:hAnsi="Montserrat"/>
          <w:sz w:val="24"/>
        </w:rPr>
      </w:pPr>
      <w:r w:rsidRPr="009E56B2">
        <w:rPr>
          <w:rFonts w:ascii="Montserrat" w:hAnsi="Montserrat"/>
          <w:sz w:val="24"/>
        </w:rPr>
        <w:t>staging and insertion · beginning of complications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7—10</w:t>
      </w:r>
    </w:p>
    <w:p w:rsidR="00615032" w:rsidRPr="009E56B2" w:rsidRDefault="00615032">
      <w:pPr>
        <w:rPr>
          <w:rFonts w:ascii="Montserrat" w:hAnsi="Montserrat"/>
          <w:sz w:val="24"/>
        </w:rPr>
      </w:pPr>
      <w:r w:rsidRPr="009E56B2">
        <w:rPr>
          <w:rFonts w:ascii="Montserrat" w:hAnsi="Montserrat"/>
          <w:sz w:val="24"/>
        </w:rPr>
        <w:t>articulation and association · increased complications, heightened tensions, divisiveness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11—13</w:t>
      </w:r>
    </w:p>
    <w:p w:rsidR="00615032" w:rsidRPr="009E56B2" w:rsidRDefault="00615032">
      <w:pPr>
        <w:rPr>
          <w:rFonts w:ascii="Montserrat" w:hAnsi="Montserrat"/>
          <w:sz w:val="24"/>
        </w:rPr>
      </w:pPr>
      <w:r w:rsidRPr="009E56B2">
        <w:rPr>
          <w:rFonts w:ascii="Montserrat" w:hAnsi="Montserrat"/>
          <w:sz w:val="24"/>
        </w:rPr>
        <w:t>conflict · internal and external pressures generate flare-ups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14—20</w:t>
      </w:r>
    </w:p>
    <w:p w:rsidR="00615032" w:rsidRPr="009E56B2" w:rsidRDefault="00615032">
      <w:pPr>
        <w:rPr>
          <w:rFonts w:ascii="Montserrat" w:hAnsi="Montserrat"/>
          <w:sz w:val="24"/>
        </w:rPr>
      </w:pPr>
      <w:r w:rsidRPr="009E56B2">
        <w:rPr>
          <w:rFonts w:ascii="Montserrat" w:hAnsi="Montserrat"/>
          <w:sz w:val="24"/>
        </w:rPr>
        <w:t>interface · arden explores avon lyn culture while pressures build up to crisis at home · perspective shift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21—28</w:t>
      </w:r>
    </w:p>
    <w:p w:rsidR="00615032" w:rsidRPr="009E56B2" w:rsidRDefault="00615032">
      <w:pPr>
        <w:rPr>
          <w:rFonts w:ascii="Montserrat" w:hAnsi="Montserrat"/>
          <w:sz w:val="24"/>
        </w:rPr>
      </w:pPr>
      <w:r w:rsidRPr="009E56B2">
        <w:rPr>
          <w:rFonts w:ascii="Montserrat" w:hAnsi="Montserrat"/>
          <w:sz w:val="24"/>
        </w:rPr>
        <w:t>crisis · opposition solidifies at the introduction of ajean culture into colony society · a series of increasingly threatening confrontations erupts into climax</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29—30</w:t>
      </w:r>
    </w:p>
    <w:p w:rsidR="00615032" w:rsidRPr="009E56B2" w:rsidRDefault="00615032">
      <w:pPr>
        <w:rPr>
          <w:rFonts w:ascii="Montserrat" w:hAnsi="Montserrat"/>
          <w:sz w:val="24"/>
        </w:rPr>
      </w:pPr>
      <w:r w:rsidRPr="009E56B2">
        <w:rPr>
          <w:rFonts w:ascii="Montserrat" w:hAnsi="Montserrat"/>
          <w:sz w:val="24"/>
        </w:rPr>
        <w:t>climax · arden pits her self against the prejudice of the colony authority, the threat of the aeva to innocent colonists, and the threat posed by the colony to the rest of ajean life · in conclusion arden proves that the colony does not dare oppose the influence of arden and her mission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REFLECTION</w:t>
      </w:r>
    </w:p>
    <w:p w:rsidR="00615032" w:rsidRPr="009E56B2" w:rsidRDefault="00615032">
      <w:pPr>
        <w:rPr>
          <w:rFonts w:ascii="Montserrat" w:hAnsi="Montserrat"/>
          <w:sz w:val="24"/>
        </w:rPr>
      </w:pPr>
      <w:r w:rsidRPr="009E56B2">
        <w:rPr>
          <w:rFonts w:ascii="Montserrat" w:hAnsi="Montserrat"/>
          <w:sz w:val="24"/>
        </w:rPr>
        <w:t>CAST &amp; CHORUS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voice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asset—gabriel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red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arden eve sinclair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active iii · lieutenant · former contractor isp · oregon prrp</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athena morgan sinclair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harmonies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assets dept—gabriel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cal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connor annan lennox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active iii · lieutenant commander, do · oregon prrp</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mew</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 morgan ellen wildmuir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active iii · lieutenant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cast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command and crew—gabriel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skipper/aeon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alan eric o'neal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captain, co · former faculty isp · oregon prrp</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alt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angelica lynn thompson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commander, xo</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commander, navigation officer, dh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lieutenant commander, operations officer, dh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jap</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jane anne parker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lieutenant commander, engineering officer, dh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max</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maximilian cross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lieutenant commander, tactical officer, dh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lieutenant commander, supply officer, dh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slim</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samuel lawrence malthus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lieutenant commander, asset control officer, dh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former assistant director isp · oregon prrp</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kim</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kimberly newman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lieutenant, communications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doug</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douglas owen clark</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lieutenant, navigation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chem</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charles evan mitchel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lieutenant, purser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elfy</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logan francis emerson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ensign, helm</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jocko</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jacob grant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chief petty officer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cast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staff—task group iii</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pat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patrick niven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admiral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nathan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nathaniel adam lowell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commander, staff operations officer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marty</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martin cannon craig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commander, staff asset control officer · former director isp · oregon prrp</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chorus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assets—task group iii</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leslie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active lieutenant—hanael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roberto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active lieutenant—hanael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tiffany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active lieutenant—hanael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anna</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active lieutenant—serael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kristen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active lieutenant—serael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caleb</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active lieutenant—serael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cath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catherine marie teague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active lieutenant—azael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casey</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kevin carl hawkins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active lieutenant—azael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danu</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aurora danu kenar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active lieutenant—azael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task group three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task group three—commands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gabriel</w:t>
      </w:r>
    </w:p>
    <w:p w:rsidR="00615032" w:rsidRPr="009E56B2" w:rsidRDefault="00615032">
      <w:pPr>
        <w:rPr>
          <w:rFonts w:ascii="Montserrat" w:hAnsi="Montserrat"/>
          <w:sz w:val="24"/>
        </w:rPr>
      </w:pPr>
      <w:r w:rsidRPr="009E56B2">
        <w:rPr>
          <w:rFonts w:ascii="Montserrat" w:hAnsi="Montserrat"/>
          <w:sz w:val="24"/>
        </w:rPr>
        <w:t>scx-000</w:t>
      </w:r>
    </w:p>
    <w:p w:rsidR="00615032" w:rsidRPr="009E56B2" w:rsidRDefault="00615032">
      <w:pPr>
        <w:rPr>
          <w:rFonts w:ascii="Montserrat" w:hAnsi="Montserrat"/>
          <w:sz w:val="24"/>
        </w:rPr>
      </w:pPr>
      <w:r w:rsidRPr="009E56B2">
        <w:rPr>
          <w:rFonts w:ascii="Montserrat" w:hAnsi="Montserrat"/>
          <w:sz w:val="24"/>
        </w:rPr>
        <w:t>o'neal / thompson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michael</w:t>
      </w:r>
    </w:p>
    <w:p w:rsidR="00615032" w:rsidRPr="009E56B2" w:rsidRDefault="00615032">
      <w:pPr>
        <w:rPr>
          <w:rFonts w:ascii="Montserrat" w:hAnsi="Montserrat"/>
          <w:sz w:val="24"/>
        </w:rPr>
      </w:pPr>
      <w:r w:rsidRPr="009E56B2">
        <w:rPr>
          <w:rFonts w:ascii="Montserrat" w:hAnsi="Montserrat"/>
          <w:sz w:val="24"/>
        </w:rPr>
        <w:t>scx-001</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uriel</w:t>
      </w:r>
    </w:p>
    <w:p w:rsidR="00615032" w:rsidRPr="009E56B2" w:rsidRDefault="00615032">
      <w:pPr>
        <w:rPr>
          <w:rFonts w:ascii="Montserrat" w:hAnsi="Montserrat"/>
          <w:sz w:val="24"/>
        </w:rPr>
      </w:pPr>
      <w:r w:rsidRPr="009E56B2">
        <w:rPr>
          <w:rFonts w:ascii="Montserrat" w:hAnsi="Montserrat"/>
          <w:sz w:val="24"/>
        </w:rPr>
        <w:t>scx-002</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raphael</w:t>
      </w:r>
    </w:p>
    <w:p w:rsidR="00615032" w:rsidRPr="009E56B2" w:rsidRDefault="00615032">
      <w:pPr>
        <w:rPr>
          <w:rFonts w:ascii="Montserrat" w:hAnsi="Montserrat"/>
          <w:sz w:val="24"/>
        </w:rPr>
      </w:pPr>
      <w:r w:rsidRPr="009E56B2">
        <w:rPr>
          <w:rFonts w:ascii="Montserrat" w:hAnsi="Montserrat"/>
          <w:sz w:val="24"/>
        </w:rPr>
        <w:t>scx-003</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nadiel</w:t>
      </w:r>
    </w:p>
    <w:p w:rsidR="00615032" w:rsidRPr="009E56B2" w:rsidRDefault="00615032">
      <w:pPr>
        <w:rPr>
          <w:rFonts w:ascii="Montserrat" w:hAnsi="Montserrat"/>
          <w:sz w:val="24"/>
        </w:rPr>
      </w:pPr>
      <w:r w:rsidRPr="009E56B2">
        <w:rPr>
          <w:rFonts w:ascii="Montserrat" w:hAnsi="Montserrat"/>
          <w:sz w:val="24"/>
        </w:rPr>
        <w:t>scx-008</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arael</w:t>
      </w:r>
    </w:p>
    <w:p w:rsidR="00615032" w:rsidRPr="009E56B2" w:rsidRDefault="00615032">
      <w:pPr>
        <w:rPr>
          <w:rFonts w:ascii="Montserrat" w:hAnsi="Montserrat"/>
          <w:sz w:val="24"/>
        </w:rPr>
      </w:pPr>
      <w:r w:rsidRPr="009E56B2">
        <w:rPr>
          <w:rFonts w:ascii="Montserrat" w:hAnsi="Montserrat"/>
          <w:sz w:val="24"/>
        </w:rPr>
        <w:t>scx-009</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azael</w:t>
      </w:r>
    </w:p>
    <w:p w:rsidR="00615032" w:rsidRPr="009E56B2" w:rsidRDefault="00615032">
      <w:pPr>
        <w:rPr>
          <w:rFonts w:ascii="Montserrat" w:hAnsi="Montserrat"/>
          <w:sz w:val="24"/>
        </w:rPr>
      </w:pPr>
      <w:r w:rsidRPr="009E56B2">
        <w:rPr>
          <w:rFonts w:ascii="Montserrat" w:hAnsi="Montserrat"/>
          <w:sz w:val="24"/>
        </w:rPr>
        <w:t>scx-011</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raziel</w:t>
      </w:r>
    </w:p>
    <w:p w:rsidR="00615032" w:rsidRPr="009E56B2" w:rsidRDefault="00615032">
      <w:pPr>
        <w:rPr>
          <w:rFonts w:ascii="Montserrat" w:hAnsi="Montserrat"/>
          <w:sz w:val="24"/>
        </w:rPr>
      </w:pPr>
      <w:r w:rsidRPr="009E56B2">
        <w:rPr>
          <w:rFonts w:ascii="Montserrat" w:hAnsi="Montserrat"/>
          <w:sz w:val="24"/>
        </w:rPr>
        <w:t>scx-021</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azreal</w:t>
      </w:r>
    </w:p>
    <w:p w:rsidR="00615032" w:rsidRPr="009E56B2" w:rsidRDefault="00615032">
      <w:pPr>
        <w:rPr>
          <w:rFonts w:ascii="Montserrat" w:hAnsi="Montserrat"/>
          <w:sz w:val="24"/>
        </w:rPr>
      </w:pPr>
      <w:r w:rsidRPr="009E56B2">
        <w:rPr>
          <w:rFonts w:ascii="Montserrat" w:hAnsi="Montserrat"/>
          <w:sz w:val="24"/>
        </w:rPr>
        <w:t>scx-027</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admael</w:t>
      </w:r>
    </w:p>
    <w:p w:rsidR="00615032" w:rsidRPr="009E56B2" w:rsidRDefault="00615032">
      <w:pPr>
        <w:rPr>
          <w:rFonts w:ascii="Montserrat" w:hAnsi="Montserrat"/>
          <w:sz w:val="24"/>
        </w:rPr>
      </w:pPr>
      <w:r w:rsidRPr="009E56B2">
        <w:rPr>
          <w:rFonts w:ascii="Montserrat" w:hAnsi="Montserrat"/>
          <w:sz w:val="24"/>
        </w:rPr>
        <w:t>scx-032</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hanael*</w:t>
      </w:r>
    </w:p>
    <w:p w:rsidR="00615032" w:rsidRPr="009E56B2" w:rsidRDefault="00615032">
      <w:pPr>
        <w:rPr>
          <w:rFonts w:ascii="Montserrat" w:hAnsi="Montserrat"/>
          <w:sz w:val="24"/>
        </w:rPr>
      </w:pPr>
      <w:r w:rsidRPr="009E56B2">
        <w:rPr>
          <w:rFonts w:ascii="Montserrat" w:hAnsi="Montserrat"/>
          <w:sz w:val="24"/>
        </w:rPr>
        <w:t>scx-034</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tsuriel</w:t>
      </w:r>
    </w:p>
    <w:p w:rsidR="00615032" w:rsidRPr="009E56B2" w:rsidRDefault="00615032">
      <w:pPr>
        <w:rPr>
          <w:rFonts w:ascii="Montserrat" w:hAnsi="Montserrat"/>
          <w:sz w:val="24"/>
        </w:rPr>
      </w:pPr>
      <w:r w:rsidRPr="009E56B2">
        <w:rPr>
          <w:rFonts w:ascii="Montserrat" w:hAnsi="Montserrat"/>
          <w:sz w:val="24"/>
        </w:rPr>
        <w:t>scx-042</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pagiel</w:t>
      </w:r>
    </w:p>
    <w:p w:rsidR="00615032" w:rsidRPr="009E56B2" w:rsidRDefault="00615032">
      <w:pPr>
        <w:rPr>
          <w:rFonts w:ascii="Montserrat" w:hAnsi="Montserrat"/>
          <w:sz w:val="24"/>
        </w:rPr>
      </w:pPr>
      <w:r w:rsidRPr="009E56B2">
        <w:rPr>
          <w:rFonts w:ascii="Montserrat" w:hAnsi="Montserrat"/>
          <w:sz w:val="24"/>
        </w:rPr>
        <w:t>scx-047</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daniel*</w:t>
      </w:r>
    </w:p>
    <w:p w:rsidR="00615032" w:rsidRPr="009E56B2" w:rsidRDefault="00615032">
      <w:pPr>
        <w:rPr>
          <w:rFonts w:ascii="Montserrat" w:hAnsi="Montserrat"/>
          <w:sz w:val="24"/>
        </w:rPr>
      </w:pPr>
      <w:r w:rsidRPr="009E56B2">
        <w:rPr>
          <w:rFonts w:ascii="Montserrat" w:hAnsi="Montserrat"/>
          <w:sz w:val="24"/>
        </w:rPr>
        <w:t>scx-053</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mariel</w:t>
      </w:r>
    </w:p>
    <w:p w:rsidR="00615032" w:rsidRPr="009E56B2" w:rsidRDefault="00615032">
      <w:pPr>
        <w:rPr>
          <w:rFonts w:ascii="Montserrat" w:hAnsi="Montserrat"/>
          <w:sz w:val="24"/>
        </w:rPr>
      </w:pPr>
      <w:r w:rsidRPr="009E56B2">
        <w:rPr>
          <w:rFonts w:ascii="Montserrat" w:hAnsi="Montserrat"/>
          <w:sz w:val="24"/>
        </w:rPr>
        <w:t>scx-057</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serael*</w:t>
      </w:r>
    </w:p>
    <w:p w:rsidR="00615032" w:rsidRPr="009E56B2" w:rsidRDefault="00615032">
      <w:pPr>
        <w:rPr>
          <w:rFonts w:ascii="Montserrat" w:hAnsi="Montserrat"/>
          <w:sz w:val="24"/>
        </w:rPr>
      </w:pPr>
      <w:r w:rsidRPr="009E56B2">
        <w:rPr>
          <w:rFonts w:ascii="Montserrat" w:hAnsi="Montserrat"/>
          <w:sz w:val="24"/>
        </w:rPr>
        <w:t>scx-060</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jael</w:t>
      </w:r>
    </w:p>
    <w:p w:rsidR="00615032" w:rsidRPr="009E56B2" w:rsidRDefault="00615032">
      <w:pPr>
        <w:rPr>
          <w:rFonts w:ascii="Montserrat" w:hAnsi="Montserrat"/>
          <w:sz w:val="24"/>
        </w:rPr>
      </w:pPr>
      <w:r w:rsidRPr="009E56B2">
        <w:rPr>
          <w:rFonts w:ascii="Montserrat" w:hAnsi="Montserrat"/>
          <w:sz w:val="24"/>
        </w:rPr>
        <w:t>scx-067</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alpiel</w:t>
      </w:r>
    </w:p>
    <w:p w:rsidR="00615032" w:rsidRPr="009E56B2" w:rsidRDefault="00615032">
      <w:pPr>
        <w:rPr>
          <w:rFonts w:ascii="Montserrat" w:hAnsi="Montserrat"/>
          <w:sz w:val="24"/>
        </w:rPr>
      </w:pPr>
      <w:r w:rsidRPr="009E56B2">
        <w:rPr>
          <w:rFonts w:ascii="Montserrat" w:hAnsi="Montserrat"/>
          <w:sz w:val="24"/>
        </w:rPr>
        <w:t>scx-070</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sartael</w:t>
      </w:r>
    </w:p>
    <w:p w:rsidR="00615032" w:rsidRPr="009E56B2" w:rsidRDefault="00615032">
      <w:pPr>
        <w:rPr>
          <w:rFonts w:ascii="Montserrat" w:hAnsi="Montserrat"/>
          <w:sz w:val="24"/>
        </w:rPr>
      </w:pPr>
      <w:r w:rsidRPr="009E56B2">
        <w:rPr>
          <w:rFonts w:ascii="Montserrat" w:hAnsi="Montserrat"/>
          <w:sz w:val="24"/>
        </w:rPr>
        <w:t>scx-078</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ambriel</w:t>
      </w:r>
    </w:p>
    <w:p w:rsidR="00615032" w:rsidRPr="009E56B2" w:rsidRDefault="00615032">
      <w:pPr>
        <w:rPr>
          <w:rFonts w:ascii="Montserrat" w:hAnsi="Montserrat"/>
          <w:sz w:val="24"/>
        </w:rPr>
      </w:pPr>
      <w:r w:rsidRPr="009E56B2">
        <w:rPr>
          <w:rFonts w:ascii="Montserrat" w:hAnsi="Montserrat"/>
          <w:sz w:val="24"/>
        </w:rPr>
        <w:t>scx-079</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END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1~00~000 DEVELOPMENT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CHAPTER ONE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2096.05.09.0615 TER</w:t>
      </w:r>
    </w:p>
    <w:p w:rsidR="00615032" w:rsidRPr="009E56B2" w:rsidRDefault="00615032">
      <w:pPr>
        <w:rPr>
          <w:rFonts w:ascii="Montserrat" w:hAnsi="Montserrat"/>
          <w:sz w:val="24"/>
        </w:rPr>
      </w:pPr>
      <w:r w:rsidRPr="009E56B2">
        <w:rPr>
          <w:rFonts w:ascii="Montserrat" w:hAnsi="Montserrat"/>
          <w:sz w:val="24"/>
        </w:rPr>
        <w:t xml:space="preserve">Aeslyn let her duffle slide down to the deck sole and stepped up to the observation screen. A vast pane of force glass stretching the width of the docking slip was all that stood between her and the void. Glass that was not glass. Not in any material sense. This was a shaped force which was, in the practical sense, an object. A product of technology she could not understand. Not because she did not understand its underlying theories or the physics of it, but because she she could not imagine how mankind had ever acquired the means to shape and harness it. That black magic, which made the Fleet or other any human extra-terrestrial venture possible, was so tightly held a secret that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615032" w:rsidRPr="009E56B2" w:rsidRDefault="00615032">
      <w:pPr>
        <w:rPr>
          <w:rFonts w:ascii="Montserrat" w:hAnsi="Montserrat"/>
          <w:sz w:val="24"/>
        </w:rPr>
      </w:pPr>
      <w:r w:rsidRPr="009E56B2">
        <w:rPr>
          <w:rFonts w:ascii="Montserrat" w:hAnsi="Montserrat"/>
          <w:sz w:val="24"/>
        </w:rPr>
        <w:tab/>
        <w:t xml:space="preserve">It was closer to the void than most people ever wanted to get. It wasn't close enough for her, having lain awake possessed by a vison of infinite space since she was seven. When space became a part of her reality. </w:t>
      </w:r>
    </w:p>
    <w:p w:rsidR="00615032" w:rsidRPr="009E56B2" w:rsidRDefault="00615032">
      <w:pPr>
        <w:rPr>
          <w:rFonts w:ascii="Montserrat" w:hAnsi="Montserrat"/>
          <w:sz w:val="24"/>
        </w:rPr>
      </w:pPr>
      <w:r w:rsidRPr="009E56B2">
        <w:rPr>
          <w:rFonts w:ascii="Montserrat" w:hAnsi="Montserrat"/>
          <w:sz w:val="24"/>
        </w:rPr>
        <w:tab/>
        <w:t xml:space="preserve">She had been young, but sensitive to the shock and horror of her elders when the news had come. </w:t>
      </w:r>
    </w:p>
    <w:p w:rsidR="00615032" w:rsidRPr="009E56B2" w:rsidRDefault="00615032">
      <w:pPr>
        <w:rPr>
          <w:rFonts w:ascii="Montserrat" w:hAnsi="Montserrat"/>
          <w:sz w:val="24"/>
        </w:rPr>
      </w:pPr>
      <w:r w:rsidRPr="009E56B2">
        <w:rPr>
          <w:rFonts w:ascii="Montserrat" w:hAnsi="Montserrat"/>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615032" w:rsidRPr="009E56B2" w:rsidRDefault="00615032">
      <w:pPr>
        <w:rPr>
          <w:rFonts w:ascii="Montserrat" w:hAnsi="Montserrat"/>
          <w:sz w:val="24"/>
        </w:rPr>
      </w:pPr>
      <w:r w:rsidRPr="009E56B2">
        <w:rPr>
          <w:rFonts w:ascii="Montserrat" w:hAnsi="Montserrat"/>
          <w:sz w:val="24"/>
        </w:rPr>
        <w:tab/>
        <w:t>Within days, similar records arrived at Earth from nine other ships. Each told the same tale. Frantic efforts were made to recall the six ships still surviving. Three of these attempts succeeded. Millions had died. People all over the world panicked. Aeslyn, unable to comprehend everything, had absorbed the fear of invasion trafficked on the media nets. Her parents had labored to make her understand the vast distances seperating Earth from where those ships and their crews had died, to convince her that the danger was very far away.</w:t>
      </w:r>
    </w:p>
    <w:p w:rsidR="00615032" w:rsidRPr="009E56B2" w:rsidRDefault="00615032">
      <w:pPr>
        <w:rPr>
          <w:rFonts w:ascii="Montserrat" w:hAnsi="Montserrat"/>
          <w:sz w:val="24"/>
        </w:rPr>
      </w:pPr>
      <w:r w:rsidRPr="009E56B2">
        <w:rPr>
          <w:rFonts w:ascii="Montserrat" w:hAnsi="Montserrat"/>
          <w:sz w:val="24"/>
        </w:rP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Aeslyn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615032" w:rsidRPr="009E56B2" w:rsidRDefault="00615032">
      <w:pPr>
        <w:rPr>
          <w:rFonts w:ascii="Montserrat" w:hAnsi="Montserrat"/>
          <w:sz w:val="24"/>
        </w:rPr>
      </w:pPr>
      <w:r w:rsidRPr="009E56B2">
        <w:rPr>
          <w:rFonts w:ascii="Montserrat" w:hAnsi="Montserrat"/>
          <w:sz w:val="24"/>
        </w:rPr>
        <w:tab/>
        <w:t>When the concept of infinity had not tormented her, it had inspired her. She adapted over time to the abyss within her. The horizons of Earth inevitably became too narrow for her. So she turned to the sky above and began to dream.</w:t>
      </w:r>
    </w:p>
    <w:p w:rsidR="00615032" w:rsidRPr="009E56B2" w:rsidRDefault="00615032">
      <w:pPr>
        <w:rPr>
          <w:rFonts w:ascii="Montserrat" w:hAnsi="Montserrat"/>
          <w:sz w:val="24"/>
        </w:rPr>
      </w:pPr>
      <w:r w:rsidRPr="009E56B2">
        <w:rPr>
          <w:rFonts w:ascii="Montserrat" w:hAnsi="Montserrat"/>
          <w:sz w:val="24"/>
        </w:rPr>
        <w:tab/>
        <w:t>She had dreamed of the deep for so long, it had become an ache of physical longing lodged in her bones. It became a need, driving her from the safety of the Earth into the Academy. It had sustained her through the pain of augmentation, and the dissapointment of being kept too long in the Home Fleet. It had given her patience to wait for the orders that never came. The determination to push and keep pushing until the Fleet accepted her applications for transfer.</w:t>
      </w:r>
    </w:p>
    <w:p w:rsidR="00615032" w:rsidRPr="009E56B2" w:rsidRDefault="00615032">
      <w:pPr>
        <w:rPr>
          <w:rFonts w:ascii="Montserrat" w:hAnsi="Montserrat"/>
          <w:sz w:val="24"/>
        </w:rPr>
      </w:pPr>
      <w:r w:rsidRPr="009E56B2">
        <w:rPr>
          <w:rFonts w:ascii="Montserrat" w:hAnsi="Montserrat"/>
          <w:sz w:val="24"/>
        </w:rPr>
        <w:tab/>
        <w:t>But it did nothing for the angst.</w:t>
      </w:r>
    </w:p>
    <w:p w:rsidR="00615032" w:rsidRPr="009E56B2" w:rsidRDefault="00615032">
      <w:pPr>
        <w:rPr>
          <w:rFonts w:ascii="Montserrat" w:hAnsi="Montserrat"/>
          <w:sz w:val="24"/>
        </w:rPr>
      </w:pPr>
      <w:r w:rsidRPr="009E56B2">
        <w:rPr>
          <w:rFonts w:ascii="Montserrat" w:hAnsi="Montserrat"/>
          <w:sz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615032" w:rsidRPr="009E56B2" w:rsidRDefault="00615032">
      <w:pPr>
        <w:rPr>
          <w:rFonts w:ascii="Montserrat" w:hAnsi="Montserrat"/>
          <w:sz w:val="24"/>
        </w:rPr>
      </w:pPr>
      <w:r w:rsidRPr="009E56B2">
        <w:rPr>
          <w:rFonts w:ascii="Montserrat" w:hAnsi="Montserrat"/>
          <w:sz w:val="24"/>
        </w:rPr>
        <w:tab/>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615032" w:rsidRPr="009E56B2" w:rsidRDefault="00615032">
      <w:pPr>
        <w:rPr>
          <w:rFonts w:ascii="Montserrat" w:hAnsi="Montserrat"/>
          <w:sz w:val="24"/>
        </w:rPr>
      </w:pPr>
      <w:r w:rsidRPr="009E56B2">
        <w:rPr>
          <w:rFonts w:ascii="Montserrat" w:hAnsi="Montserrat"/>
          <w:sz w:val="24"/>
        </w:rPr>
        <w:tab/>
        <w:t>Not, she had realized, because it could take whatever she could dish out, but because if it had ever failed, space lay beyond. More than any other, she had come to respect the technology. To count on it for the salvation of a small part of her soul. Respecting it, she had come to appreciate the touch of it and its reletives. Following that, the change had been inevitable. For most a sensation that would be disturbing, perhaps even painful, she found sensual. Arousing.</w:t>
      </w:r>
    </w:p>
    <w:p w:rsidR="00615032" w:rsidRPr="009E56B2" w:rsidRDefault="00615032">
      <w:pPr>
        <w:rPr>
          <w:rFonts w:ascii="Montserrat" w:hAnsi="Montserrat"/>
          <w:sz w:val="24"/>
        </w:rPr>
      </w:pPr>
      <w:r w:rsidRPr="009E56B2">
        <w:rPr>
          <w:rFonts w:ascii="Montserrat" w:hAnsi="Montserrat"/>
          <w:sz w:val="24"/>
        </w:rPr>
        <w:tab/>
        <w:t xml:space="preserve">Kinky. Maybe even wierd,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Pr="009E56B2">
        <w:rPr>
          <w:rFonts w:ascii="Montserrat" w:hAnsi="Montserrat"/>
          <w:i/>
          <w:sz w:val="24"/>
        </w:rPr>
        <w:t>Phoenixander</w:t>
      </w:r>
      <w:r w:rsidRPr="009E56B2">
        <w:rPr>
          <w:rFonts w:ascii="Montserrat" w:hAnsi="Montserrat"/>
          <w:sz w:val="24"/>
        </w:rPr>
        <w:t xml:space="preserve"> prowled towards the station's embrace. Her eyes locked on the closing vessel, devouring the vast sweeping lines of a deep space carrier.</w:t>
      </w:r>
    </w:p>
    <w:p w:rsidR="00615032" w:rsidRPr="009E56B2" w:rsidRDefault="00615032">
      <w:pPr>
        <w:rPr>
          <w:rFonts w:ascii="Montserrat" w:hAnsi="Montserrat"/>
          <w:sz w:val="24"/>
        </w:rPr>
      </w:pPr>
      <w:r w:rsidRPr="009E56B2">
        <w:rPr>
          <w:rFonts w:ascii="Montserrat" w:hAnsi="Montserrat"/>
          <w:sz w:val="24"/>
        </w:rPr>
        <w:tab/>
        <w:t xml:space="preserve">A small grin lit up her face. The only outward sign she allowed of her excitement. The </w:t>
      </w:r>
      <w:r w:rsidRPr="009E56B2">
        <w:rPr>
          <w:rFonts w:ascii="Montserrat" w:hAnsi="Montserrat"/>
          <w:i/>
          <w:sz w:val="24"/>
        </w:rPr>
        <w:t>Phoenixander</w:t>
      </w:r>
      <w:r w:rsidRPr="009E56B2">
        <w:rPr>
          <w:rFonts w:ascii="Montserrat" w:hAnsi="Montserrat"/>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Aeslyn, who would not be deterred from pursuing their dreams of space.</w:t>
      </w:r>
    </w:p>
    <w:p w:rsidR="00615032" w:rsidRPr="009E56B2" w:rsidRDefault="00615032">
      <w:pPr>
        <w:rPr>
          <w:rFonts w:ascii="Montserrat" w:hAnsi="Montserrat"/>
          <w:sz w:val="24"/>
        </w:rPr>
      </w:pPr>
      <w:r w:rsidRPr="009E56B2">
        <w:rPr>
          <w:rFonts w:ascii="Montserrat" w:hAnsi="Montserrat"/>
          <w:sz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615032" w:rsidRPr="009E56B2" w:rsidRDefault="00615032">
      <w:pPr>
        <w:rPr>
          <w:rFonts w:ascii="Montserrat" w:hAnsi="Montserrat"/>
          <w:sz w:val="24"/>
        </w:rPr>
      </w:pPr>
      <w:r w:rsidRPr="009E56B2">
        <w:rPr>
          <w:rFonts w:ascii="Montserrat" w:hAnsi="Montserrat"/>
          <w:sz w:val="24"/>
        </w:rPr>
        <w:tab/>
        <w:t>Military fashion had adapted to space. The uniform was a clinging black and dark gray single-suit. An obscenely high tech bodyglove covering her to the tips of her fingers and toes. Fortunately, impossible to wrinkle. That, molded to her body's curves, did not leave much to the imagination perhaps, but it allowed an athletic freedom of movement. Her hair, a blood red braid, made a stunning contrast to the devouring dark of her uniform. A strange inheritance from having a Japanese-Irish mother and Scottish father. Celtic coloring, temper and height, melded to Asian bone structure, complexion and body tone. She was, altogether, a striking collection of exotic compromises. She had her doubts whether the total effect was what she would call attractive, but she had to admit it was unique.</w:t>
      </w:r>
    </w:p>
    <w:p w:rsidR="00615032" w:rsidRPr="009E56B2" w:rsidRDefault="00615032">
      <w:pPr>
        <w:rPr>
          <w:rFonts w:ascii="Montserrat" w:hAnsi="Montserrat"/>
          <w:sz w:val="24"/>
        </w:rPr>
      </w:pPr>
      <w:r w:rsidRPr="009E56B2">
        <w:rPr>
          <w:rFonts w:ascii="Montserrat" w:hAnsi="Montserrat"/>
          <w:sz w:val="24"/>
        </w:rPr>
        <w:tab/>
        <w:t xml:space="preserve">The </w:t>
      </w:r>
      <w:r w:rsidRPr="009E56B2">
        <w:rPr>
          <w:rFonts w:ascii="Montserrat" w:hAnsi="Montserrat"/>
          <w:i/>
          <w:sz w:val="24"/>
        </w:rPr>
        <w:t>Phoenixander,</w:t>
      </w:r>
      <w:r w:rsidRPr="009E56B2">
        <w:rPr>
          <w:rFonts w:ascii="Montserrat" w:hAnsi="Montserrat"/>
          <w:sz w:val="24"/>
        </w:rPr>
        <w:t xml:space="preserve"> having finally come to rest, utterly filled the huge observation window. As much as she would have liked to have lingered and examined her hull in detail, she had idled here too long. Aeslyn stepped over to retreive her duffle, checked her inside pocket to be sure her orders were still there, and headed down to the announced boarding gate.</w:t>
      </w:r>
    </w:p>
    <w:p w:rsidR="00615032" w:rsidRPr="009E56B2" w:rsidRDefault="00615032">
      <w:pPr>
        <w:rPr>
          <w:rFonts w:ascii="Montserrat" w:hAnsi="Montserrat"/>
          <w:sz w:val="24"/>
        </w:rPr>
      </w:pPr>
      <w:r w:rsidRPr="009E56B2">
        <w:rPr>
          <w:rFonts w:ascii="Montserrat" w:hAnsi="Montserrat"/>
          <w:sz w:val="24"/>
        </w:rPr>
        <w:tab/>
        <w:t>There were already half a dozen transfers waiting in the receiving area off to the side of the sealed ship's access when she arrived. One of them looked up as she dumped her bag on the pile the others had made. "Sinclair," he greeted her with a nod, "Leiutennant, now, is it? Looks good on you." He flicked the single silver bar on her collar.</w:t>
      </w:r>
    </w:p>
    <w:p w:rsidR="00615032" w:rsidRPr="009E56B2" w:rsidRDefault="00615032">
      <w:pPr>
        <w:rPr>
          <w:rFonts w:ascii="Montserrat" w:hAnsi="Montserrat"/>
          <w:sz w:val="24"/>
        </w:rPr>
      </w:pPr>
      <w:r w:rsidRPr="009E56B2">
        <w:rPr>
          <w:rFonts w:ascii="Montserrat" w:hAnsi="Montserrat"/>
          <w:sz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rsidR="00615032" w:rsidRPr="009E56B2" w:rsidRDefault="00615032">
      <w:pPr>
        <w:rPr>
          <w:rFonts w:ascii="Montserrat" w:hAnsi="Montserrat"/>
          <w:sz w:val="24"/>
        </w:rPr>
      </w:pPr>
      <w:r w:rsidRPr="009E56B2">
        <w:rPr>
          <w:rFonts w:ascii="Montserrat" w:hAnsi="Montserrat"/>
          <w:sz w:val="24"/>
        </w:rPr>
        <w:tab/>
        <w:t>Ensign Parks just grinned and shook his head, "It was the only way Admiral Parks could think of to get rid of me," he joked. Aeslyn called to mind Michael's uncle. It wasn't too hard to envision him saying that as he pulled strings to keep his nephew out of his hair. Not that she believed for a minute that the Admiral actually had. She already knew why both of them were getting this chance right now.</w:t>
      </w:r>
    </w:p>
    <w:p w:rsidR="00615032" w:rsidRPr="009E56B2" w:rsidRDefault="00615032">
      <w:pPr>
        <w:rPr>
          <w:rFonts w:ascii="Montserrat" w:hAnsi="Montserrat"/>
          <w:sz w:val="24"/>
        </w:rPr>
      </w:pPr>
      <w:r w:rsidRPr="009E56B2">
        <w:rPr>
          <w:rFonts w:ascii="Montserrat" w:hAnsi="Montserrat"/>
          <w:sz w:val="24"/>
        </w:rPr>
        <w:tab/>
        <w:t>She gave up ths scowl and asked, "So, how is the old dog, anyway?"</w:t>
      </w:r>
    </w:p>
    <w:p w:rsidR="00615032" w:rsidRPr="009E56B2" w:rsidRDefault="00615032">
      <w:pPr>
        <w:rPr>
          <w:rFonts w:ascii="Montserrat" w:hAnsi="Montserrat"/>
          <w:sz w:val="24"/>
        </w:rPr>
      </w:pPr>
      <w:r w:rsidRPr="009E56B2">
        <w:rPr>
          <w:rFonts w:ascii="Montserrat" w:hAnsi="Montserrat"/>
          <w:sz w:val="24"/>
        </w:rPr>
        <w:tab/>
        <w:t>"Chewing at the bit again," he answered, "He's woried. He broke Vice Admiral too young and has grown old waiting to move up. He turned down an Academy posting again this quarter holding out for one of the slots on the new Avatars they're building."</w:t>
      </w:r>
    </w:p>
    <w:p w:rsidR="00615032" w:rsidRPr="009E56B2" w:rsidRDefault="00615032">
      <w:pPr>
        <w:rPr>
          <w:rFonts w:ascii="Montserrat" w:hAnsi="Montserrat"/>
          <w:sz w:val="24"/>
        </w:rPr>
      </w:pPr>
      <w:r w:rsidRPr="009E56B2">
        <w:rPr>
          <w:rFonts w:ascii="Montserrat" w:hAnsi="Montserrat"/>
          <w:sz w:val="24"/>
        </w:rPr>
        <w:tab/>
        <w:t xml:space="preserve">Aeslyn grinned sympathetically. There was a reason that Old Parks had stood on her side throughout her campaign to transfer out of Home Fleet. Her chance had come, it would be nice if it his did too. "Hell," she thought, voicing her conclusions aloud, "he's not the only one throwing weight around to get those ships. Look at </w:t>
      </w:r>
      <w:r w:rsidRPr="009E56B2">
        <w:rPr>
          <w:rFonts w:ascii="Montserrat" w:hAnsi="Montserrat"/>
          <w:i/>
          <w:sz w:val="24"/>
        </w:rPr>
        <w:t>Phoenixander</w:t>
      </w:r>
      <w:r w:rsidRPr="009E56B2">
        <w:rPr>
          <w:rFonts w:ascii="Montserrat" w:hAnsi="Montserrat"/>
          <w:sz w:val="24"/>
        </w:rPr>
        <w:t>. You just know the only reason fleet command is giving you and me this ride is because her officers are calling in all their debts to get in those slots. You bet your ass I'd be right beside them if I had any pull."</w:t>
      </w:r>
    </w:p>
    <w:p w:rsidR="00615032" w:rsidRPr="009E56B2" w:rsidRDefault="00615032">
      <w:pPr>
        <w:rPr>
          <w:rFonts w:ascii="Montserrat" w:hAnsi="Montserrat"/>
          <w:sz w:val="24"/>
        </w:rPr>
      </w:pPr>
      <w:r w:rsidRPr="009E56B2">
        <w:rPr>
          <w:rFonts w:ascii="Montserrat" w:hAnsi="Montserrat"/>
          <w:sz w:val="24"/>
        </w:rPr>
        <w:tab/>
        <w:t>"Yeah," he said, "but somehow I think you're happy enough getting a tour on one of these old Conquerors."</w:t>
      </w:r>
    </w:p>
    <w:p w:rsidR="00615032" w:rsidRPr="009E56B2" w:rsidRDefault="00615032">
      <w:pPr>
        <w:rPr>
          <w:rFonts w:ascii="Montserrat" w:hAnsi="Montserrat"/>
          <w:sz w:val="24"/>
        </w:rPr>
      </w:pPr>
      <w:r w:rsidRPr="009E56B2">
        <w:rPr>
          <w:rFonts w:ascii="Montserrat" w:hAnsi="Montserrat"/>
          <w:sz w:val="24"/>
        </w:rPr>
        <w:tab/>
        <w:t>She wrinkled her nose, "After this long, I was starting to think I'd be happy to be strapped into a probe and fired off blind. At least I'd have the satisfaction of knowing I was finally going where no one had ever gone before."</w:t>
      </w:r>
    </w:p>
    <w:p w:rsidR="00615032" w:rsidRPr="009E56B2" w:rsidRDefault="00615032">
      <w:pPr>
        <w:rPr>
          <w:rFonts w:ascii="Montserrat" w:hAnsi="Montserrat"/>
          <w:sz w:val="24"/>
        </w:rPr>
      </w:pPr>
      <w:r w:rsidRPr="009E56B2">
        <w:rPr>
          <w:rFonts w:ascii="Montserrat" w:hAnsi="Montserrat"/>
          <w:sz w:val="24"/>
        </w:rPr>
        <w:tab/>
        <w:t>Michael cocked his head to the side, "That has got to be a quote from somewhere. "</w:t>
      </w:r>
    </w:p>
    <w:p w:rsidR="00615032" w:rsidRPr="009E56B2" w:rsidRDefault="00615032">
      <w:pPr>
        <w:rPr>
          <w:rFonts w:ascii="Montserrat" w:hAnsi="Montserrat"/>
          <w:sz w:val="24"/>
        </w:rPr>
      </w:pPr>
      <w:r w:rsidRPr="009E56B2">
        <w:rPr>
          <w:rFonts w:ascii="Montserrat" w:hAnsi="Montserrat"/>
          <w:sz w:val="24"/>
        </w:rPr>
        <w:tab/>
        <w:t>Aeslyn turned and stared at him incredulously for a moment before shaking her head and walking away.</w:t>
      </w:r>
    </w:p>
    <w:p w:rsidR="00615032" w:rsidRPr="009E56B2" w:rsidRDefault="00615032">
      <w:pPr>
        <w:rPr>
          <w:rFonts w:ascii="Montserrat" w:hAnsi="Montserrat"/>
          <w:sz w:val="24"/>
        </w:rPr>
      </w:pPr>
      <w:r w:rsidRPr="009E56B2">
        <w:rPr>
          <w:rFonts w:ascii="Montserrat" w:hAnsi="Montserrat"/>
          <w:sz w:val="24"/>
        </w:rPr>
        <w:tab/>
        <w:t>"What?" he called after her.</w:t>
      </w:r>
    </w:p>
    <w:p w:rsidR="00615032" w:rsidRPr="009E56B2" w:rsidRDefault="00615032">
      <w:pPr>
        <w:rPr>
          <w:rFonts w:ascii="Montserrat" w:hAnsi="Montserrat"/>
          <w:sz w:val="24"/>
        </w:rPr>
      </w:pPr>
      <w:r w:rsidRPr="009E56B2">
        <w:rPr>
          <w:rFonts w:ascii="Montserrat" w:hAnsi="Montserrat"/>
          <w:sz w:val="24"/>
        </w:rPr>
        <w:tab/>
        <w:t xml:space="preserve">She almost turned back to explain, when her stomach decided to remind her of its existence. </w:t>
      </w:r>
      <w:r w:rsidRPr="009E56B2">
        <w:rPr>
          <w:rFonts w:ascii="Montserrat" w:hAnsi="Montserrat"/>
          <w:i/>
          <w:sz w:val="24"/>
        </w:rPr>
        <w:t>Should've taken care of that,</w:t>
      </w:r>
      <w:r w:rsidRPr="009E56B2">
        <w:rPr>
          <w:rFonts w:ascii="Montserrat" w:hAnsi="Montserrat"/>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615032" w:rsidRPr="009E56B2" w:rsidRDefault="00615032">
      <w:pPr>
        <w:rPr>
          <w:rFonts w:ascii="Montserrat" w:hAnsi="Montserrat"/>
          <w:sz w:val="24"/>
        </w:rPr>
      </w:pPr>
      <w:r w:rsidRPr="009E56B2">
        <w:rPr>
          <w:rFonts w:ascii="Montserrat" w:hAnsi="Montserrat"/>
          <w:sz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sidRPr="009E56B2">
        <w:rPr>
          <w:rFonts w:ascii="Montserrat" w:hAnsi="Montserrat"/>
          <w:i/>
          <w:sz w:val="24"/>
        </w:rPr>
        <w:t xml:space="preserve">Phoenixander's </w:t>
      </w:r>
      <w:r w:rsidRPr="009E56B2">
        <w:rPr>
          <w:rFonts w:ascii="Montserrat" w:hAnsi="Montserrat"/>
          <w:sz w:val="24"/>
        </w:rPr>
        <w:t>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615032" w:rsidRPr="009E56B2" w:rsidRDefault="00615032">
      <w:pPr>
        <w:rPr>
          <w:rFonts w:ascii="Montserrat" w:hAnsi="Montserrat"/>
          <w:sz w:val="24"/>
        </w:rPr>
      </w:pPr>
      <w:r w:rsidRPr="009E56B2">
        <w:rPr>
          <w:rFonts w:ascii="Montserrat" w:hAnsi="Montserrat"/>
          <w:sz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recepticle on the edge of the boarding area. She felt eyes on her as she slipped into formation and came to attention.</w:t>
      </w:r>
    </w:p>
    <w:p w:rsidR="00615032" w:rsidRPr="009E56B2" w:rsidRDefault="00615032">
      <w:pPr>
        <w:rPr>
          <w:rFonts w:ascii="Montserrat" w:hAnsi="Montserrat"/>
          <w:sz w:val="24"/>
        </w:rPr>
      </w:pPr>
      <w:r w:rsidRPr="009E56B2">
        <w:rPr>
          <w:rFonts w:ascii="Montserrat" w:hAnsi="Montserrat"/>
          <w:sz w:val="24"/>
        </w:rPr>
        <w:tab/>
        <w:t xml:space="preserve">The group off the </w:t>
      </w:r>
      <w:r w:rsidRPr="009E56B2">
        <w:rPr>
          <w:rFonts w:ascii="Montserrat" w:hAnsi="Montserrat"/>
          <w:i/>
          <w:sz w:val="24"/>
        </w:rPr>
        <w:t xml:space="preserve">Phoenixander </w:t>
      </w:r>
      <w:r w:rsidRPr="009E56B2">
        <w:rPr>
          <w:rFonts w:ascii="Montserrat" w:hAnsi="Montserrat"/>
          <w:sz w:val="24"/>
        </w:rPr>
        <w:t xml:space="preserve">had gathered off at the very edge of her vision. Some of them came past in front of her to collect their duffles off the pile and began to carry them aboard. The rest she could hear taking their leave, having been cleared to transfer off the ship. One remained, and she had little doubt who that whould have to be. She was of the same height as Aeslyn. Identifiable by her pride, a sheer length of raven black hair. Officially, unusually long hair was not smiled on, but hers was so obedient that a simple clasp at the small of her back was all she needed to rule it. Meggan India Alt. Once an Academy uppersclassman who had befriended a zelous young cadet and taught her how to toe the line. Now, the ship's executive officer. The one who had held a fixed stare on her since she had dashed pell mell across the dock. </w:t>
      </w:r>
    </w:p>
    <w:p w:rsidR="00615032" w:rsidRPr="009E56B2" w:rsidRDefault="00615032">
      <w:pPr>
        <w:rPr>
          <w:rFonts w:ascii="Montserrat" w:hAnsi="Montserrat"/>
          <w:sz w:val="24"/>
        </w:rPr>
      </w:pPr>
      <w:r w:rsidRPr="009E56B2">
        <w:rPr>
          <w:rFonts w:ascii="Montserrat" w:hAnsi="Montserrat"/>
          <w:sz w:val="24"/>
        </w:rPr>
        <w:tab/>
        <w:t>Alt's last act as a friend had been to inform her that she could expect no favors if she ever ended up under her command. Aeslyn glanced directly into that glare for an instant in which it occurred to her that her heritage gave her the right to commit seppuku. When Alt stepped up to her shoulder and spoke, it almost seemed like an attractive proposition.</w:t>
      </w:r>
    </w:p>
    <w:p w:rsidR="00615032" w:rsidRPr="009E56B2" w:rsidRDefault="00615032">
      <w:pPr>
        <w:rPr>
          <w:rFonts w:ascii="Montserrat" w:hAnsi="Montserrat"/>
          <w:sz w:val="24"/>
        </w:rPr>
      </w:pPr>
      <w:r w:rsidRPr="009E56B2">
        <w:rPr>
          <w:rFonts w:ascii="Montserrat" w:hAnsi="Montserrat"/>
          <w:sz w:val="24"/>
        </w:rPr>
        <w:tab/>
        <w:t>"Lieutennant Sinclair," Alt snapped, while Aeslyn cringed inwardly. "Nice of you to join us." Between them, it was a slap. But Alt didn't add anything else. She just turned and paced down the line behind the transfers.</w:t>
      </w:r>
    </w:p>
    <w:p w:rsidR="00615032" w:rsidRPr="009E56B2" w:rsidRDefault="00615032">
      <w:pPr>
        <w:rPr>
          <w:rFonts w:ascii="Montserrat" w:hAnsi="Montserrat"/>
          <w:sz w:val="24"/>
        </w:rPr>
      </w:pPr>
      <w:r w:rsidRPr="009E56B2">
        <w:rPr>
          <w:rFonts w:ascii="Montserrat" w:hAnsi="Montserrat"/>
          <w:sz w:val="24"/>
        </w:rPr>
        <w:tab/>
        <w:t xml:space="preserve">"Goodmorning gentlemen, I am your new XO, Commander Alt. </w:t>
      </w:r>
    </w:p>
    <w:p w:rsidR="00615032" w:rsidRPr="009E56B2" w:rsidRDefault="00615032">
      <w:pPr>
        <w:rPr>
          <w:rFonts w:ascii="Montserrat" w:hAnsi="Montserrat"/>
          <w:sz w:val="24"/>
        </w:rPr>
      </w:pPr>
      <w:r w:rsidRPr="009E56B2">
        <w:rPr>
          <w:rFonts w:ascii="Montserrat" w:hAnsi="Montserrat"/>
          <w:sz w:val="24"/>
        </w:rPr>
        <w:tab/>
        <w:t xml:space="preserve">"Many of you are probably aware," she continued after a pause, "that the Fleet is going through a period of reorganization. As a result, </w:t>
      </w:r>
      <w:r w:rsidRPr="009E56B2">
        <w:rPr>
          <w:rFonts w:ascii="Montserrat" w:hAnsi="Montserrat"/>
          <w:i/>
          <w:sz w:val="24"/>
        </w:rPr>
        <w:t>Phoenixander</w:t>
      </w:r>
      <w:r w:rsidRPr="009E56B2">
        <w:rPr>
          <w:rFonts w:ascii="Montserrat" w:hAnsi="Montserrat"/>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rsidR="00615032" w:rsidRPr="009E56B2" w:rsidRDefault="00615032">
      <w:pPr>
        <w:rPr>
          <w:rFonts w:ascii="Montserrat" w:hAnsi="Montserrat"/>
          <w:sz w:val="24"/>
        </w:rPr>
      </w:pPr>
      <w:r w:rsidRPr="009E56B2">
        <w:rPr>
          <w:rFonts w:ascii="Montserrat" w:hAnsi="Montserrat"/>
          <w:sz w:val="24"/>
        </w:rPr>
        <w:tab/>
        <w:t xml:space="preserve">"Some of you," and at this, she looked directly at Aeslyn, "have already picked up a lot of experience here at Sol. I'm sorry to say you've still got a lot to learn in a short space of time. </w:t>
      </w:r>
    </w:p>
    <w:p w:rsidR="00615032" w:rsidRPr="009E56B2" w:rsidRDefault="00615032">
      <w:pPr>
        <w:rPr>
          <w:rFonts w:ascii="Montserrat" w:hAnsi="Montserrat"/>
          <w:sz w:val="24"/>
        </w:rPr>
      </w:pPr>
      <w:r w:rsidRPr="009E56B2">
        <w:rPr>
          <w:rFonts w:ascii="Montserrat" w:hAnsi="Montserrat"/>
          <w:sz w:val="24"/>
        </w:rPr>
        <w:tab/>
        <w:t>"Advanced Reconnissance is the most vital and dangerous part of our space effort. We are not alone out there, and we know absolutely nothing about the competition—except,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rsidR="00615032" w:rsidRPr="009E56B2" w:rsidRDefault="00615032">
      <w:pPr>
        <w:rPr>
          <w:rFonts w:ascii="Montserrat" w:hAnsi="Montserrat"/>
          <w:sz w:val="24"/>
        </w:rPr>
      </w:pPr>
      <w:r w:rsidRPr="009E56B2">
        <w:rPr>
          <w:rFonts w:ascii="Montserrat" w:hAnsi="Montserrat"/>
          <w:sz w:val="24"/>
        </w:rPr>
        <w:tab/>
        <w:t>"If, when we redeploy, we come across hostiles—and trust me, it likely enough to happen—you don't want to have any questions what the right thing to do is. If you got a question, don't wait for me or your direct superiors to come around before asking. The minute you got doubts, you grab the nearest scut or officer and get it of your chest. Don't be picky, the Fringe is no place to be shy or political.</w:t>
      </w:r>
    </w:p>
    <w:p w:rsidR="00615032" w:rsidRPr="009E56B2" w:rsidRDefault="00615032">
      <w:pPr>
        <w:rPr>
          <w:rFonts w:ascii="Montserrat" w:hAnsi="Montserrat"/>
          <w:sz w:val="24"/>
        </w:rPr>
      </w:pPr>
      <w:r w:rsidRPr="009E56B2">
        <w:rPr>
          <w:rFonts w:ascii="Montserrat" w:hAnsi="Montserrat"/>
          <w:sz w:val="24"/>
        </w:rPr>
        <w:tab/>
        <w:t>"Now," she stopped in front of the line and paused for emphasis,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615032" w:rsidRPr="009E56B2" w:rsidRDefault="00615032">
      <w:pPr>
        <w:rPr>
          <w:rFonts w:ascii="Montserrat" w:hAnsi="Montserrat"/>
          <w:sz w:val="24"/>
        </w:rPr>
      </w:pPr>
      <w:r w:rsidRPr="009E56B2">
        <w:rPr>
          <w:rFonts w:ascii="Montserrat" w:hAnsi="Montserrat"/>
          <w:sz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You get a situation started, you take it to medical and get it transfered into storage. You will not like the alternative," she reminded them soberingly.</w:t>
      </w:r>
    </w:p>
    <w:p w:rsidR="00615032" w:rsidRPr="009E56B2" w:rsidRDefault="00615032">
      <w:pPr>
        <w:rPr>
          <w:rFonts w:ascii="Montserrat" w:hAnsi="Montserrat"/>
          <w:sz w:val="24"/>
        </w:rPr>
      </w:pPr>
      <w:r w:rsidRPr="009E56B2">
        <w:rPr>
          <w:rFonts w:ascii="Montserrat" w:hAnsi="Montserrat"/>
          <w:sz w:val="24"/>
        </w:rPr>
        <w:tab/>
        <w:t>One by one, she took each person's papers and checked them. Everything was in order, so she wrapped it up. "Very good, gentlemen. I have, of course, already reviewied your jackets, and I just want to say I have every confidence in your abilities. Some of you should expect to be summoned to the Captain's Mess this evening at which time you will meet the Captain. Carry on.</w:t>
      </w:r>
    </w:p>
    <w:p w:rsidR="00615032" w:rsidRPr="009E56B2" w:rsidRDefault="00615032">
      <w:pPr>
        <w:rPr>
          <w:rFonts w:ascii="Montserrat" w:hAnsi="Montserrat"/>
          <w:sz w:val="24"/>
        </w:rPr>
      </w:pPr>
      <w:r w:rsidRPr="009E56B2">
        <w:rPr>
          <w:rFonts w:ascii="Montserrat" w:hAnsi="Montserrat"/>
          <w:sz w:val="24"/>
        </w:rPr>
        <w:tab/>
        <w:t>"Sinclair," she added, holding out an arm to block her way, "you're with me." Parks and a few others looked back at this and then discreetly followed the rest up the gangway. Aeslyn raised an eyebrow when they were alone on the dock. Alt smiled and pointed out, "You've got orders to report to the Captain. Don't want you getting lost on the way."</w:t>
      </w:r>
    </w:p>
    <w:p w:rsidR="00615032" w:rsidRPr="009E56B2" w:rsidRDefault="00615032">
      <w:pPr>
        <w:rPr>
          <w:rFonts w:ascii="Montserrat" w:hAnsi="Montserrat"/>
          <w:sz w:val="24"/>
        </w:rPr>
      </w:pPr>
      <w:r w:rsidRPr="009E56B2">
        <w:rPr>
          <w:rFonts w:ascii="Montserrat" w:hAnsi="Montserrat"/>
          <w:sz w:val="24"/>
        </w:rPr>
        <w:tab/>
        <w:t>"Thanks," Aeslyn said wryly, following Alt up through the ship's access. At the top of the gangway, she turned to the Cheif Petty Officer, "Lieutennant Sinclair reporting, permission to come aboard."</w:t>
      </w:r>
    </w:p>
    <w:p w:rsidR="00615032" w:rsidRPr="009E56B2" w:rsidRDefault="00615032">
      <w:pPr>
        <w:rPr>
          <w:rFonts w:ascii="Montserrat" w:hAnsi="Montserrat"/>
          <w:sz w:val="24"/>
        </w:rPr>
      </w:pPr>
      <w:r w:rsidRPr="009E56B2">
        <w:rPr>
          <w:rFonts w:ascii="Montserrat" w:hAnsi="Montserrat"/>
          <w:sz w:val="24"/>
        </w:rPr>
        <w:tab/>
        <w:t>The CPO glanced at her, opening his mouth to respond, and froze. He scanned down her body and then back to her face</w:t>
      </w:r>
      <w:r w:rsidRPr="009E56B2">
        <w:rPr>
          <w:rFonts w:ascii="Montserrat" w:hAnsi="Montserrat"/>
          <w:sz w:val="24"/>
        </w:rPr>
        <w:tab/>
        <w:t xml:space="preserve">After a quick glance at Alt, he reclaimed his voice. "Permission granted." His eyes snapped back to Alt, "This some kind of joke, XO?" </w:t>
      </w:r>
    </w:p>
    <w:p w:rsidR="00615032" w:rsidRPr="009E56B2" w:rsidRDefault="00615032">
      <w:pPr>
        <w:rPr>
          <w:rFonts w:ascii="Montserrat" w:hAnsi="Montserrat"/>
          <w:sz w:val="24"/>
        </w:rPr>
      </w:pPr>
      <w:r w:rsidRPr="009E56B2">
        <w:rPr>
          <w:rFonts w:ascii="Montserrat" w:hAnsi="Montserrat"/>
          <w:sz w:val="24"/>
        </w:rPr>
        <w:tab/>
        <w:t>"Mind your manners Mr. Grant," Alt countered taking Aeslyn's arm arm guiding her past. Aside, she murmured, "Lieutennant, please disregard that remark." She pushed Aeslyn into the cross corridor ahead of her and turned a sharp eye on Grant. Aeslyn stood there in confusion. Grant was looking between the two women with much the same expression. Alt waved her on with, "Go on Lieutennant,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rsidR="00615032" w:rsidRPr="009E56B2" w:rsidRDefault="00615032">
      <w:pPr>
        <w:rPr>
          <w:rFonts w:ascii="Montserrat" w:hAnsi="Montserrat"/>
          <w:sz w:val="24"/>
        </w:rPr>
      </w:pPr>
      <w:r w:rsidRPr="009E56B2">
        <w:rPr>
          <w:rFonts w:ascii="Montserrat" w:hAnsi="Montserrat"/>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615032" w:rsidRPr="009E56B2" w:rsidRDefault="00615032">
      <w:pPr>
        <w:rPr>
          <w:rFonts w:ascii="Montserrat" w:hAnsi="Montserrat"/>
          <w:sz w:val="24"/>
        </w:rPr>
      </w:pPr>
      <w:r w:rsidRPr="009E56B2">
        <w:rPr>
          <w:rFonts w:ascii="Montserrat" w:hAnsi="Montserrat"/>
          <w:sz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rsidR="00615032" w:rsidRPr="009E56B2" w:rsidRDefault="00615032">
      <w:pPr>
        <w:rPr>
          <w:rFonts w:ascii="Montserrat" w:hAnsi="Montserrat"/>
          <w:sz w:val="24"/>
        </w:rPr>
      </w:pPr>
      <w:r w:rsidRPr="009E56B2">
        <w:rPr>
          <w:rFonts w:ascii="Montserrat" w:hAnsi="Montserrat"/>
          <w:sz w:val="24"/>
        </w:rPr>
        <w:tab/>
        <w:t>She turned, completely off balance. She looked after him, but he had vanished. She shook her head, vaguely alarmed. The man had hands that knew just where to go to disarm her, and she didn't have a clue who he was. She tried to shrug it off and continued on. To add to her confusion, a man in a small group that passed brightened as he saw her. "Good morning, Red,"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615032" w:rsidRPr="009E56B2" w:rsidRDefault="00615032">
      <w:pPr>
        <w:rPr>
          <w:rFonts w:ascii="Montserrat" w:hAnsi="Montserrat"/>
          <w:sz w:val="24"/>
        </w:rPr>
      </w:pPr>
      <w:r w:rsidRPr="009E56B2">
        <w:rPr>
          <w:rFonts w:ascii="Montserrat" w:hAnsi="Montserrat"/>
          <w:sz w:val="24"/>
        </w:rPr>
        <w:tab/>
        <w:t>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rsidR="00615032" w:rsidRPr="009E56B2" w:rsidRDefault="00615032">
      <w:pPr>
        <w:rPr>
          <w:rFonts w:ascii="Montserrat" w:hAnsi="Montserrat"/>
          <w:sz w:val="24"/>
        </w:rPr>
      </w:pPr>
      <w:r w:rsidRPr="009E56B2">
        <w:rPr>
          <w:rFonts w:ascii="Montserrat" w:hAnsi="Montserrat"/>
          <w:sz w:val="24"/>
        </w:rPr>
        <w:tab/>
        <w:t>She managed not to show her dismay.</w:t>
      </w:r>
    </w:p>
    <w:p w:rsidR="00615032" w:rsidRPr="009E56B2" w:rsidRDefault="00615032">
      <w:pPr>
        <w:rPr>
          <w:rFonts w:ascii="Montserrat" w:hAnsi="Montserrat"/>
          <w:sz w:val="24"/>
        </w:rPr>
      </w:pPr>
      <w:r w:rsidRPr="009E56B2">
        <w:rPr>
          <w:rFonts w:ascii="Montserrat" w:hAnsi="Montserrat"/>
          <w:sz w:val="24"/>
        </w:rPr>
        <w:tab/>
        <w:t>She felt way out of her element, and she wasn't about to take the matter up with a Lieutennant Commander. She just turned about, breaking the contact and said, all professionalism, "No, Mr. Grant, I'm waiting here for the XO."</w:t>
      </w:r>
    </w:p>
    <w:p w:rsidR="00615032" w:rsidRPr="009E56B2" w:rsidRDefault="00615032">
      <w:pPr>
        <w:rPr>
          <w:rFonts w:ascii="Montserrat" w:hAnsi="Montserrat"/>
          <w:sz w:val="24"/>
        </w:rPr>
      </w:pPr>
      <w:r w:rsidRPr="009E56B2">
        <w:rPr>
          <w:rFonts w:ascii="Montserrat" w:hAnsi="Montserrat"/>
          <w:sz w:val="24"/>
        </w:rPr>
        <w:tab/>
        <w:t>He didn't react to the brush off. "Alt is finished on the dock, then?" he asked, pressing the call button. She nodded and turned her shoulder toward him and stared down the way Alt would have to come. His car came, and he parted with, "Catch you later, Red."</w:t>
      </w:r>
    </w:p>
    <w:p w:rsidR="00615032" w:rsidRPr="009E56B2" w:rsidRDefault="00615032">
      <w:pPr>
        <w:rPr>
          <w:rFonts w:ascii="Montserrat" w:hAnsi="Montserrat"/>
          <w:sz w:val="24"/>
        </w:rPr>
      </w:pPr>
      <w:r w:rsidRPr="009E56B2">
        <w:rPr>
          <w:rFonts w:ascii="Montserrat" w:hAnsi="Montserrat"/>
          <w:sz w:val="24"/>
        </w:rPr>
        <w:tab/>
        <w:t>Shortly, Alt came up and punched the call button. Aeslyn waited until they were alone in the lift to enquire, "Discipline gets a little relaxed out in the Deep, does it?" She didn't know how else to air her thoughts. She didn't want to make the wrong call. It seemed perfectly reasonable that a reletively small group of people confined together for long periods of time would be a little more casual with one another, if one thought about the right way. After all, there had been nothing hostile in the attention she had gotten.</w:t>
      </w:r>
    </w:p>
    <w:p w:rsidR="00615032" w:rsidRPr="009E56B2" w:rsidRDefault="00615032">
      <w:pPr>
        <w:rPr>
          <w:rFonts w:ascii="Montserrat" w:hAnsi="Montserrat"/>
          <w:sz w:val="24"/>
        </w:rPr>
      </w:pPr>
      <w:r w:rsidRPr="009E56B2">
        <w:rPr>
          <w:rFonts w:ascii="Montserrat" w:hAnsi="Montserrat"/>
          <w:sz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rsidR="00615032" w:rsidRPr="009E56B2" w:rsidRDefault="00615032">
      <w:pPr>
        <w:rPr>
          <w:rFonts w:ascii="Montserrat" w:hAnsi="Montserrat"/>
          <w:sz w:val="24"/>
        </w:rPr>
      </w:pPr>
      <w:r w:rsidRPr="009E56B2">
        <w:rPr>
          <w:rFonts w:ascii="Montserrat" w:hAnsi="Montserrat"/>
          <w:sz w:val="24"/>
        </w:rPr>
        <w:tab/>
        <w:t>Aeslyn nodded, and resolved not to make an issue out of her first experience of the crew. There were probably respectible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rsidR="00615032" w:rsidRPr="009E56B2" w:rsidRDefault="00615032">
      <w:pPr>
        <w:rPr>
          <w:rFonts w:ascii="Montserrat" w:hAnsi="Montserrat"/>
          <w:sz w:val="24"/>
        </w:rPr>
      </w:pPr>
      <w:r w:rsidRPr="009E56B2">
        <w:rPr>
          <w:rFonts w:ascii="Montserrat" w:hAnsi="Montserrat"/>
          <w:sz w:val="24"/>
        </w:rPr>
        <w:tab/>
        <w:t>She looked slowly over the bridge, taking in the multitude of work 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 but he had gotten here ahead of them. She glanced over at tactical and was pleased to see another familiar face from her academy days. A tall woman with short, dirty blond hair. She excused herself from Alt's side with a small gesture and walked over to Daron Medea. Daron looked up as she approached. "Hey, Daron," she smiled against the other's expressionless greeting, "it's me, Aeslyn. Don't tell me you've forgotten me."</w:t>
      </w:r>
    </w:p>
    <w:p w:rsidR="00615032" w:rsidRPr="009E56B2" w:rsidRDefault="00615032">
      <w:pPr>
        <w:rPr>
          <w:rFonts w:ascii="Montserrat" w:hAnsi="Montserrat"/>
          <w:sz w:val="24"/>
        </w:rPr>
      </w:pPr>
      <w:r w:rsidRPr="009E56B2">
        <w:rPr>
          <w:rFonts w:ascii="Montserrat" w:hAnsi="Montserrat"/>
          <w:sz w:val="24"/>
        </w:rPr>
        <w:tab/>
        <w:t>Daron's face brightened, "Hey kid, been a long time. Welcome aboard." They shook hands and embraced. Alt had introduced them almost a decade ago, having talked Daron into toutering Aeslyn in tactics. A look passed between Daron and Alt, but Aeslyn could not read it. Alt shook her head lightly and Daron shrugged, turning back to Aeslyn. "Been letting your hair grow out, I see," she grinned.</w:t>
      </w:r>
    </w:p>
    <w:p w:rsidR="00615032" w:rsidRPr="009E56B2" w:rsidRDefault="00615032">
      <w:pPr>
        <w:rPr>
          <w:rFonts w:ascii="Montserrat" w:hAnsi="Montserrat"/>
          <w:sz w:val="24"/>
        </w:rPr>
      </w:pPr>
      <w:r w:rsidRPr="009E56B2">
        <w:rPr>
          <w:rFonts w:ascii="Montserrat" w:hAnsi="Montserrat"/>
          <w:sz w:val="24"/>
        </w:rPr>
        <w:tab/>
        <w:t>Aeslyn returned a small smile. "For a while I worried that it wouldn't recover from the butchering it got in the Academy. I don't know how Alt ever escaped the knife," she declared with a mock jelous glare.</w:t>
      </w:r>
    </w:p>
    <w:p w:rsidR="00615032" w:rsidRPr="009E56B2" w:rsidRDefault="00615032">
      <w:pPr>
        <w:rPr>
          <w:rFonts w:ascii="Montserrat" w:hAnsi="Montserrat"/>
          <w:sz w:val="24"/>
        </w:rPr>
      </w:pPr>
      <w:r w:rsidRPr="009E56B2">
        <w:rPr>
          <w:rFonts w:ascii="Montserrat" w:hAnsi="Montserrat"/>
          <w:sz w:val="24"/>
        </w:rPr>
        <w:tab/>
        <w:t>The XO just smiled engimatically, not offering to explain. With a tap on Aeslyn's flank, she reminded her of her business on the bridge and pointed her chin at the hatch leading to the Captain's ready room. "You two can catch up on old times later, Aeslyn has an appointment to keep."</w:t>
      </w:r>
    </w:p>
    <w:p w:rsidR="00615032" w:rsidRPr="009E56B2" w:rsidRDefault="00615032">
      <w:pPr>
        <w:rPr>
          <w:rFonts w:ascii="Montserrat" w:hAnsi="Montserrat"/>
          <w:sz w:val="24"/>
        </w:rPr>
      </w:pPr>
      <w:r w:rsidRPr="009E56B2">
        <w:rPr>
          <w:rFonts w:ascii="Montserrat" w:hAnsi="Montserrat"/>
          <w:sz w:val="24"/>
        </w:rPr>
        <w:tab/>
        <w:t>Aeslyn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Lieutennant Sinclair for you."</w:t>
      </w:r>
    </w:p>
    <w:p w:rsidR="00615032" w:rsidRPr="009E56B2" w:rsidRDefault="00615032">
      <w:pPr>
        <w:rPr>
          <w:rFonts w:ascii="Montserrat" w:hAnsi="Montserrat"/>
          <w:sz w:val="24"/>
        </w:rPr>
      </w:pPr>
      <w:r w:rsidRPr="009E56B2">
        <w:rPr>
          <w:rFonts w:ascii="Montserrat" w:hAnsi="Montserrat"/>
          <w:sz w:val="24"/>
        </w:rPr>
        <w:tab/>
        <w:t>Captain Richard Stewart glanced up at them from his desk as Aeslyn saluted and waved them in to a couple of awaiting chairs. He was an average looking man with hard features and a sharp eye. He had taken Aeslyn's measure while she came in and sat down. They exchanged formalities quickly as he fished a data jacket out of the rack on his desk and fed it into the reader. While he scanned her file through the polarized surface of the desk top, he asked casually, "Alt tells me you have been requesting AR posting since you came out of the Academy. You must be very excited right now."</w:t>
      </w:r>
    </w:p>
    <w:p w:rsidR="00615032" w:rsidRPr="009E56B2" w:rsidRDefault="00615032">
      <w:pPr>
        <w:rPr>
          <w:rFonts w:ascii="Montserrat" w:hAnsi="Montserrat"/>
          <w:sz w:val="24"/>
        </w:rPr>
      </w:pPr>
      <w:r w:rsidRPr="009E56B2">
        <w:rPr>
          <w:rFonts w:ascii="Montserrat" w:hAnsi="Montserrat"/>
          <w:sz w:val="24"/>
        </w:rPr>
        <w:tab/>
        <w:t>"Aye, Captain," she responded, "This is the duty I signed up for, Sir."</w:t>
      </w:r>
    </w:p>
    <w:p w:rsidR="00615032" w:rsidRPr="009E56B2" w:rsidRDefault="00615032">
      <w:pPr>
        <w:rPr>
          <w:rFonts w:ascii="Montserrat" w:hAnsi="Montserrat"/>
          <w:sz w:val="24"/>
        </w:rPr>
      </w:pPr>
      <w:r w:rsidRPr="009E56B2">
        <w:rPr>
          <w:rFonts w:ascii="Montserrat" w:hAnsi="Montserrat"/>
          <w:sz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Lieutennant?"</w:t>
      </w:r>
    </w:p>
    <w:p w:rsidR="00615032" w:rsidRPr="009E56B2" w:rsidRDefault="00615032">
      <w:pPr>
        <w:rPr>
          <w:rFonts w:ascii="Montserrat" w:hAnsi="Montserrat"/>
          <w:sz w:val="24"/>
        </w:rPr>
      </w:pPr>
      <w:r w:rsidRPr="009E56B2">
        <w:rPr>
          <w:rFonts w:ascii="Montserrat" w:hAnsi="Montserrat"/>
          <w:sz w:val="24"/>
        </w:rPr>
        <w:tab/>
        <w:t>"Sir," she began, paused to think it through, "Begging your pardon, but patrol routes don't actually go anywhere Sir." He looked up at her, then back to the report, not totally satisfied by her answer.</w:t>
      </w:r>
    </w:p>
    <w:p w:rsidR="00615032" w:rsidRPr="009E56B2" w:rsidRDefault="00615032">
      <w:pPr>
        <w:rPr>
          <w:rFonts w:ascii="Montserrat" w:hAnsi="Montserrat"/>
          <w:sz w:val="24"/>
        </w:rPr>
      </w:pPr>
      <w:r w:rsidRPr="009E56B2">
        <w:rPr>
          <w:rFonts w:ascii="Montserrat" w:hAnsi="Montserrat"/>
          <w:sz w:val="24"/>
        </w:rPr>
        <w:tab/>
        <w:t>"You have an excellent record, Lieutennant. I would expect an officer of your calibur to be more interested in moving up in the Home Fleet. Working for her own command." Aeslyn didn't comment in the pause he gave her. He went on, "Everyone who serves on a Conqueror knows that they're taking a big risk. Not too many people look forward to getting posted out there. So what makes you so different, Lieutennant? Do you like taking risks? Do you hope to see some action out in the Deep? Maybe move up the ladder a little faster under fire?"</w:t>
      </w:r>
    </w:p>
    <w:p w:rsidR="00615032" w:rsidRPr="009E56B2" w:rsidRDefault="00615032">
      <w:pPr>
        <w:rPr>
          <w:rFonts w:ascii="Montserrat" w:hAnsi="Montserrat"/>
          <w:sz w:val="24"/>
        </w:rPr>
      </w:pPr>
      <w:r w:rsidRPr="009E56B2">
        <w:rPr>
          <w:rFonts w:ascii="Montserrat" w:hAnsi="Montserrat"/>
          <w:sz w:val="24"/>
        </w:rPr>
        <w:tab/>
        <w:t>Aeslyn frowned, "No, Sir. I'm no more anxious to see hostiles than Fleet Command. I just believe that man has a right to be out there, and I want to be out there exercising that right."</w:t>
      </w:r>
    </w:p>
    <w:p w:rsidR="00615032" w:rsidRPr="009E56B2" w:rsidRDefault="00615032">
      <w:pPr>
        <w:rPr>
          <w:rFonts w:ascii="Montserrat" w:hAnsi="Montserrat"/>
          <w:sz w:val="24"/>
        </w:rPr>
      </w:pPr>
      <w:r w:rsidRPr="009E56B2">
        <w:rPr>
          <w:rFonts w:ascii="Montserrat" w:hAnsi="Montserrat"/>
          <w:sz w:val="24"/>
        </w:rPr>
        <w:tab/>
        <w:t>He rubbed a finger over his lower lip, and rested his chin on his braced fist. She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rsidR="00615032" w:rsidRPr="009E56B2" w:rsidRDefault="00615032">
      <w:pPr>
        <w:rPr>
          <w:rFonts w:ascii="Montserrat" w:hAnsi="Montserrat"/>
          <w:sz w:val="24"/>
        </w:rPr>
      </w:pPr>
      <w:r w:rsidRPr="009E56B2">
        <w:rPr>
          <w:rFonts w:ascii="Montserrat" w:hAnsi="Montserrat"/>
          <w:sz w:val="24"/>
        </w:rPr>
        <w:tab/>
        <w:t>Aeslyn shook her head and said bluntly, "I'm sorry, Sir, but I don't buy that. There's a difference between minding my own business and being anti-social. Besides, I've already met some of the crew on my way in here," she recalled the feeling she had walking onto the bridge, "you have a, ah, real friendly crew. I am confident enough that I'll be able to fit in, Captain."</w:t>
      </w:r>
    </w:p>
    <w:p w:rsidR="00615032" w:rsidRPr="009E56B2" w:rsidRDefault="00615032">
      <w:pPr>
        <w:rPr>
          <w:rFonts w:ascii="Montserrat" w:hAnsi="Montserrat"/>
          <w:sz w:val="24"/>
        </w:rPr>
      </w:pPr>
      <w:r w:rsidRPr="009E56B2">
        <w:rPr>
          <w:rFonts w:ascii="Montserrat" w:hAnsi="Montserrat"/>
          <w:sz w:val="24"/>
        </w:rPr>
        <w:tab/>
        <w:t>He smiled then and keyed off the display. Aeslyn glanced down as he and the XO exchanged a look. "Maybe so," he allowed, "maybe so." She looked back at him as he commented, "I hear you're a real good pilot, Lieutennant. Made the top ten in performance ratings each time you've had the helm during engagements in fleet maneuvers."</w:t>
      </w:r>
    </w:p>
    <w:p w:rsidR="00615032" w:rsidRPr="009E56B2" w:rsidRDefault="00615032">
      <w:pPr>
        <w:rPr>
          <w:rFonts w:ascii="Montserrat" w:hAnsi="Montserrat"/>
          <w:sz w:val="24"/>
        </w:rPr>
      </w:pPr>
      <w:r w:rsidRPr="009E56B2">
        <w:rPr>
          <w:rFonts w:ascii="Montserrat" w:hAnsi="Montserrat"/>
          <w:sz w:val="24"/>
        </w:rPr>
        <w:tab/>
        <w:t>Aeslyn shrugged, "Flying's in my blood, Sir."</w:t>
      </w:r>
    </w:p>
    <w:p w:rsidR="00615032" w:rsidRPr="009E56B2" w:rsidRDefault="00615032">
      <w:pPr>
        <w:rPr>
          <w:rFonts w:ascii="Montserrat" w:hAnsi="Montserrat"/>
          <w:sz w:val="24"/>
        </w:rPr>
      </w:pPr>
      <w:r w:rsidRPr="009E56B2">
        <w:rPr>
          <w:rFonts w:ascii="Montserrat" w:hAnsi="Montserrat"/>
          <w:sz w:val="24"/>
        </w:rPr>
        <w:tab/>
        <w:t>"So it would seem," he replied. "Do you mind if I ask, why did you go in for command training and not fighter training at the Academy? I mean, I am aware that Fleet Command is leery about putting civs on the flight deck, but for someone with your aptitude, they would have made an exception."</w:t>
      </w:r>
    </w:p>
    <w:p w:rsidR="00615032" w:rsidRPr="009E56B2" w:rsidRDefault="00615032">
      <w:pPr>
        <w:rPr>
          <w:rFonts w:ascii="Montserrat" w:hAnsi="Montserrat"/>
          <w:sz w:val="24"/>
        </w:rPr>
      </w:pPr>
      <w:r w:rsidRPr="009E56B2">
        <w:rPr>
          <w:rFonts w:ascii="Montserrat" w:hAnsi="Montserrat"/>
          <w:sz w:val="24"/>
        </w:rPr>
        <w:tab/>
        <w:t xml:space="preserve">"Well, part of it was Alt's influence," she explained. "She believed that my spatial awareness would be an asset on the bridge. She drafted me onto her command training team, at first to fly the simulator." </w:t>
      </w:r>
    </w:p>
    <w:p w:rsidR="00615032" w:rsidRPr="009E56B2" w:rsidRDefault="00615032">
      <w:pPr>
        <w:rPr>
          <w:rFonts w:ascii="Montserrat" w:hAnsi="Montserrat"/>
          <w:sz w:val="24"/>
        </w:rPr>
      </w:pPr>
      <w:r w:rsidRPr="009E56B2">
        <w:rPr>
          <w:rFonts w:ascii="Montserrat" w:hAnsi="Montserrat"/>
          <w:sz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acheive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rsidR="00615032" w:rsidRPr="009E56B2" w:rsidRDefault="00615032">
      <w:pPr>
        <w:rPr>
          <w:rFonts w:ascii="Montserrat" w:hAnsi="Montserrat"/>
          <w:sz w:val="24"/>
        </w:rPr>
      </w:pPr>
      <w:r w:rsidRPr="009E56B2">
        <w:rPr>
          <w:rFonts w:ascii="Montserrat" w:hAnsi="Montserrat"/>
          <w:sz w:val="24"/>
        </w:rPr>
        <w:tab/>
        <w:t>"Unaugmented and over a sensor web?" the Captain asked in disbelief.</w:t>
      </w:r>
    </w:p>
    <w:p w:rsidR="00615032" w:rsidRPr="009E56B2" w:rsidRDefault="00615032">
      <w:pPr>
        <w:rPr>
          <w:rFonts w:ascii="Montserrat" w:hAnsi="Montserrat"/>
          <w:sz w:val="24"/>
        </w:rPr>
      </w:pPr>
      <w:r w:rsidRPr="009E56B2">
        <w:rPr>
          <w:rFonts w:ascii="Montserrat" w:hAnsi="Montserrat"/>
          <w:sz w:val="24"/>
        </w:rPr>
        <w:tab/>
        <w:t>Alt nodded. "I never got to see her fly after augmentation, though," she said and turned to Aeslyn, "I told him about all of that years ago, but he didn't believe me. When he put in his request for a helm transfer, I picked your name off the list and told him to request you specifically."</w:t>
      </w:r>
    </w:p>
    <w:p w:rsidR="00615032" w:rsidRPr="009E56B2" w:rsidRDefault="00615032">
      <w:pPr>
        <w:rPr>
          <w:rFonts w:ascii="Montserrat" w:hAnsi="Montserrat"/>
          <w:sz w:val="24"/>
        </w:rPr>
      </w:pPr>
      <w:r w:rsidRPr="009E56B2">
        <w:rPr>
          <w:rFonts w:ascii="Montserrat" w:hAnsi="Montserrat"/>
          <w:sz w:val="24"/>
        </w:rPr>
        <w:tab/>
        <w:t>Aeslyn turned to her and raised an eyebrow, "What ever happened to, 'Don't expect any favors'?"</w:t>
      </w:r>
    </w:p>
    <w:p w:rsidR="00615032" w:rsidRPr="009E56B2" w:rsidRDefault="00615032">
      <w:pPr>
        <w:rPr>
          <w:rFonts w:ascii="Montserrat" w:hAnsi="Montserrat"/>
          <w:sz w:val="24"/>
        </w:rPr>
      </w:pPr>
      <w:r w:rsidRPr="009E56B2">
        <w:rPr>
          <w:rFonts w:ascii="Montserrat" w:hAnsi="Montserrat"/>
          <w:sz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banish an opponant's ship in a loop paradox. That's the reason why she's held a helm position for so long. But I have to tell you, that's not all she's good at."</w:t>
      </w:r>
    </w:p>
    <w:p w:rsidR="00615032" w:rsidRPr="009E56B2" w:rsidRDefault="00615032">
      <w:pPr>
        <w:rPr>
          <w:rFonts w:ascii="Montserrat" w:hAnsi="Montserrat"/>
          <w:sz w:val="24"/>
        </w:rPr>
      </w:pPr>
      <w:r w:rsidRPr="009E56B2">
        <w:rPr>
          <w:rFonts w:ascii="Montserrat" w:hAnsi="Montserrat"/>
          <w:sz w:val="24"/>
        </w:rPr>
        <w:tab/>
        <w:t>Stewart chucked at that. "Sinclair, I've worked with a lot of alleged geniuses in my time. Every damn one was a crack 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rsidR="00615032" w:rsidRPr="009E56B2" w:rsidRDefault="00615032">
      <w:pPr>
        <w:rPr>
          <w:rFonts w:ascii="Montserrat" w:hAnsi="Montserrat"/>
          <w:sz w:val="24"/>
        </w:rPr>
      </w:pPr>
      <w:r w:rsidRPr="009E56B2">
        <w:rPr>
          <w:rFonts w:ascii="Montserrat" w:hAnsi="Montserrat"/>
          <w:sz w:val="24"/>
        </w:rPr>
        <w:tab/>
        <w:t>"You're on my watch, Lieutennant, starting today," he announced finally. "I'm gonna have my eye on you every minute. Before we break dock, were going to have you checked out and fully rated on every post on the bridge. You are an officer, and you are going to be carring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Lieutennant?"</w:t>
      </w:r>
    </w:p>
    <w:p w:rsidR="00615032" w:rsidRPr="009E56B2" w:rsidRDefault="00615032">
      <w:pPr>
        <w:rPr>
          <w:rFonts w:ascii="Montserrat" w:hAnsi="Montserrat"/>
          <w:sz w:val="24"/>
        </w:rPr>
      </w:pPr>
      <w:r w:rsidRPr="009E56B2">
        <w:rPr>
          <w:rFonts w:ascii="Montserrat" w:hAnsi="Montserrat"/>
          <w:sz w:val="24"/>
        </w:rPr>
        <w:tab/>
        <w:t>"No sir!" she answered crisply, sitting straighter in her chair.</w:t>
      </w:r>
    </w:p>
    <w:p w:rsidR="00615032" w:rsidRPr="009E56B2" w:rsidRDefault="00615032">
      <w:pPr>
        <w:rPr>
          <w:rFonts w:ascii="Montserrat" w:hAnsi="Montserrat"/>
          <w:sz w:val="24"/>
        </w:rPr>
      </w:pPr>
      <w:r w:rsidRPr="009E56B2">
        <w:rPr>
          <w:rFonts w:ascii="Montserrat" w:hAnsi="Montserrat"/>
          <w:sz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rsidR="00615032" w:rsidRPr="009E56B2" w:rsidRDefault="00615032">
      <w:pPr>
        <w:rPr>
          <w:rFonts w:ascii="Montserrat" w:hAnsi="Montserrat"/>
          <w:sz w:val="24"/>
        </w:rPr>
      </w:pPr>
      <w:r w:rsidRPr="009E56B2">
        <w:rPr>
          <w:rFonts w:ascii="Montserrat" w:hAnsi="Montserrat"/>
          <w:sz w:val="24"/>
        </w:rPr>
        <w:tab/>
        <w:t>"Thank you sir."</w:t>
      </w:r>
    </w:p>
    <w:p w:rsidR="00615032" w:rsidRPr="009E56B2" w:rsidRDefault="00615032">
      <w:pPr>
        <w:rPr>
          <w:rFonts w:ascii="Montserrat" w:hAnsi="Montserrat"/>
          <w:sz w:val="24"/>
        </w:rPr>
      </w:pPr>
      <w:r w:rsidRPr="009E56B2">
        <w:rPr>
          <w:rFonts w:ascii="Montserrat" w:hAnsi="Montserrat"/>
          <w:sz w:val="24"/>
        </w:rPr>
        <w:tab/>
        <w:t>"Dismissed, Lieutennant."</w:t>
      </w:r>
    </w:p>
    <w:p w:rsidR="00615032" w:rsidRPr="009E56B2" w:rsidRDefault="00615032">
      <w:pPr>
        <w:rPr>
          <w:rFonts w:ascii="Montserrat" w:hAnsi="Montserrat"/>
          <w:sz w:val="24"/>
        </w:rPr>
      </w:pPr>
      <w:r w:rsidRPr="009E56B2">
        <w:rPr>
          <w:rFonts w:ascii="Montserrat" w:hAnsi="Montserrat"/>
          <w:sz w:val="24"/>
        </w:rPr>
        <w:tab/>
        <w:t>Aeslyn turned on her heel, stepped around the chair and marched to the hatch. It opened to let her out, then closed behind her leaving the Captain and the XO alone. Alt turned to the captain and asked while they both sat down again, "What was with the third degree, Rick?"</w:t>
      </w:r>
    </w:p>
    <w:p w:rsidR="00615032" w:rsidRPr="009E56B2" w:rsidRDefault="00615032">
      <w:pPr>
        <w:rPr>
          <w:rFonts w:ascii="Montserrat" w:hAnsi="Montserrat"/>
          <w:sz w:val="24"/>
        </w:rPr>
      </w:pPr>
      <w:r w:rsidRPr="009E56B2">
        <w:rPr>
          <w:rFonts w:ascii="Montserrat" w:hAnsi="Montserrat"/>
          <w:sz w:val="24"/>
        </w:rPr>
        <w:tab/>
        <w:t>He shrugged, "Somebody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p>
    <w:p w:rsidR="00615032" w:rsidRPr="009E56B2" w:rsidRDefault="00615032">
      <w:pPr>
        <w:rPr>
          <w:rFonts w:ascii="Montserrat" w:hAnsi="Montserrat"/>
          <w:sz w:val="24"/>
        </w:rPr>
      </w:pPr>
      <w:r w:rsidRPr="009E56B2">
        <w:rPr>
          <w:rFonts w:ascii="Montserrat" w:hAnsi="Montserrat"/>
          <w:sz w:val="24"/>
        </w:rPr>
        <w:tab/>
        <w:t>"So. What's your point?"</w:t>
      </w:r>
    </w:p>
    <w:p w:rsidR="00615032" w:rsidRPr="009E56B2" w:rsidRDefault="00615032">
      <w:pPr>
        <w:rPr>
          <w:rFonts w:ascii="Montserrat" w:hAnsi="Montserrat"/>
          <w:sz w:val="24"/>
        </w:rPr>
      </w:pPr>
      <w:r w:rsidRPr="009E56B2">
        <w:rPr>
          <w:rFonts w:ascii="Montserrat" w:hAnsi="Montserrat"/>
          <w:sz w:val="24"/>
        </w:rPr>
        <w:tab/>
        <w:t>"I looked at her sealed records, while she was here. Did you know why she was held back in her senior year at the Academy?"</w:t>
      </w:r>
    </w:p>
    <w:p w:rsidR="00615032" w:rsidRPr="009E56B2" w:rsidRDefault="00615032">
      <w:pPr>
        <w:rPr>
          <w:rFonts w:ascii="Montserrat" w:hAnsi="Montserrat"/>
          <w:sz w:val="24"/>
        </w:rPr>
      </w:pPr>
      <w:r w:rsidRPr="009E56B2">
        <w:rPr>
          <w:rFonts w:ascii="Montserrat" w:hAnsi="Montserrat"/>
          <w:sz w:val="24"/>
        </w:rPr>
        <w:tab/>
        <w:t>"The way I heard it, she had a severe reaction to the augmentation process. It took her months to recover. What does that have to do with this?"</w:t>
      </w:r>
    </w:p>
    <w:p w:rsidR="00615032" w:rsidRPr="009E56B2" w:rsidRDefault="00615032">
      <w:pPr>
        <w:rPr>
          <w:rFonts w:ascii="Montserrat" w:hAnsi="Montserrat"/>
          <w:sz w:val="24"/>
        </w:rPr>
      </w:pPr>
      <w:r w:rsidRPr="009E56B2">
        <w:rPr>
          <w:rFonts w:ascii="Montserrat" w:hAnsi="Montserrat"/>
          <w:sz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rsidR="00615032" w:rsidRPr="009E56B2" w:rsidRDefault="00615032">
      <w:pPr>
        <w:rPr>
          <w:rFonts w:ascii="Montserrat" w:hAnsi="Montserrat"/>
          <w:sz w:val="24"/>
        </w:rPr>
      </w:pPr>
      <w:r w:rsidRPr="009E56B2">
        <w:rPr>
          <w:rFonts w:ascii="Montserrat" w:hAnsi="Montserrat"/>
          <w:sz w:val="24"/>
        </w:rPr>
        <w:tab/>
        <w:t>"I don't understand, if her aug went off why did they return her to duty?"</w:t>
      </w:r>
    </w:p>
    <w:p w:rsidR="00615032" w:rsidRPr="009E56B2" w:rsidRDefault="00615032">
      <w:pPr>
        <w:rPr>
          <w:rFonts w:ascii="Montserrat" w:hAnsi="Montserrat"/>
          <w:sz w:val="24"/>
        </w:rPr>
      </w:pPr>
      <w:r w:rsidRPr="009E56B2">
        <w:rPr>
          <w:rFonts w:ascii="Montserrat" w:hAnsi="Montserrat"/>
          <w:sz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higest end of the scale. There remains, even in her case, a risk of Exposure Syndrome."</w:t>
      </w:r>
    </w:p>
    <w:p w:rsidR="00615032" w:rsidRPr="009E56B2" w:rsidRDefault="00615032">
      <w:pPr>
        <w:rPr>
          <w:rFonts w:ascii="Montserrat" w:hAnsi="Montserrat"/>
          <w:sz w:val="24"/>
        </w:rPr>
      </w:pPr>
      <w:r w:rsidRPr="009E56B2">
        <w:rPr>
          <w:rFonts w:ascii="Montserrat" w:hAnsi="Montserrat"/>
          <w:sz w:val="24"/>
        </w:rPr>
        <w:tab/>
        <w:t>Alt's eyes went wide. Exposure Syndrome was on the list of restricted subjects. Top secret exclusive access. The captain could not tell her anything more about what had him worried about her friend. She thought for a moment, "You said, somebody in Fleet Command has it in for her, Rick. Just what did you mean by that?"</w:t>
      </w:r>
    </w:p>
    <w:p w:rsidR="00615032" w:rsidRPr="009E56B2" w:rsidRDefault="00615032">
      <w:pPr>
        <w:rPr>
          <w:rFonts w:ascii="Montserrat" w:hAnsi="Montserrat"/>
          <w:sz w:val="24"/>
        </w:rPr>
      </w:pPr>
      <w:r w:rsidRPr="009E56B2">
        <w:rPr>
          <w:rFonts w:ascii="Montserrat" w:hAnsi="Montserrat"/>
          <w:sz w:val="24"/>
        </w:rPr>
        <w:tab/>
        <w:t>He frowned, not sure if he wanted to answer that. After a moment he said, "They never tell high risk graduates about the danger they may face. they just jerk them around on a short leash until they can be safely retired or it becomes necessary for them to dissappear. They stalled her off for six years, Meggan, and now, just when things are getting touchy out there, somebody approved her request. In a case like hers, that just isn't supposed to happen. So, all I can think is that somebody wants her tipped off the edge and it scares the hell out of me that they put her on my ship."</w:t>
      </w:r>
    </w:p>
    <w:p w:rsidR="00615032" w:rsidRPr="009E56B2" w:rsidRDefault="00615032">
      <w:pPr>
        <w:rPr>
          <w:rFonts w:ascii="Montserrat" w:hAnsi="Montserrat"/>
          <w:sz w:val="24"/>
        </w:rPr>
      </w:pPr>
      <w:r w:rsidRPr="009E56B2">
        <w:rPr>
          <w:rFonts w:ascii="Montserrat" w:hAnsi="Montserrat"/>
          <w:sz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rsidR="00615032" w:rsidRPr="009E56B2" w:rsidRDefault="00615032">
      <w:pPr>
        <w:rPr>
          <w:rFonts w:ascii="Montserrat" w:hAnsi="Montserrat"/>
          <w:sz w:val="24"/>
        </w:rPr>
      </w:pPr>
      <w:r w:rsidRPr="009E56B2">
        <w:rPr>
          <w:rFonts w:ascii="Montserrat" w:hAnsi="Montserrat"/>
          <w:sz w:val="24"/>
        </w:rPr>
        <w:tab/>
        <w:t>"Meggan," he answered with a tired smile, "you're a damn fine officer and a loyal friend, but in this case, you don't know what the fuck you're talking about. But between you and me," he added with a hard look, "I hope you're right."</w:t>
      </w:r>
      <w:r w:rsidRPr="009E56B2">
        <w:rPr>
          <w:rFonts w:ascii="Montserrat" w:hAnsi="Montserrat"/>
          <w:sz w:val="24"/>
        </w:rPr>
        <w:br w:type="page"/>
        <w:t>CHAPTER TWO</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2096.05.12.0907 TER</w:t>
      </w:r>
    </w:p>
    <w:p w:rsidR="00615032" w:rsidRPr="009E56B2" w:rsidRDefault="00615032">
      <w:pPr>
        <w:rPr>
          <w:rFonts w:ascii="Montserrat" w:hAnsi="Montserrat"/>
          <w:sz w:val="24"/>
        </w:rPr>
      </w:pPr>
      <w:r w:rsidRPr="009E56B2">
        <w:rPr>
          <w:rFonts w:ascii="Montserrat" w:hAnsi="Montserrat"/>
          <w:sz w:val="24"/>
        </w:rPr>
        <w:t>Aeslyn, like the rest of the transfered officers and enlisted men,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com when he announced himself and the other high ranking officers casualties. That left her in charge of a bridge of technicians and ensigns.</w:t>
      </w:r>
    </w:p>
    <w:p w:rsidR="00615032" w:rsidRPr="009E56B2" w:rsidRDefault="00615032">
      <w:pPr>
        <w:rPr>
          <w:rFonts w:ascii="Montserrat" w:hAnsi="Montserrat"/>
          <w:sz w:val="24"/>
        </w:rPr>
      </w:pPr>
      <w:r w:rsidRPr="009E56B2">
        <w:rPr>
          <w:rFonts w:ascii="Montserrat" w:hAnsi="Montserrat"/>
          <w:sz w:val="24"/>
        </w:rPr>
        <w:tab/>
        <w:t>She found out only at the end of her watch yesterday that they had been running their exercises against an experienced crew off the secondary bridge.</w:t>
      </w:r>
    </w:p>
    <w:p w:rsidR="00615032" w:rsidRPr="009E56B2" w:rsidRDefault="00615032">
      <w:pPr>
        <w:rPr>
          <w:rFonts w:ascii="Montserrat" w:hAnsi="Montserrat"/>
          <w:sz w:val="24"/>
        </w:rPr>
      </w:pPr>
      <w:r w:rsidRPr="009E56B2">
        <w:rPr>
          <w:rFonts w:ascii="Montserrat" w:hAnsi="Montserrat"/>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but he had arranged to include the ship as the hunter hunted in an unscheduled fleet maneuver</w:t>
      </w:r>
    </w:p>
    <w:p w:rsidR="00615032" w:rsidRPr="009E56B2" w:rsidRDefault="00615032">
      <w:pPr>
        <w:rPr>
          <w:rFonts w:ascii="Montserrat" w:hAnsi="Montserrat"/>
          <w:sz w:val="24"/>
        </w:rPr>
      </w:pPr>
      <w:r w:rsidRPr="009E56B2">
        <w:rPr>
          <w:rFonts w:ascii="Montserrat" w:hAnsi="Montserrat"/>
          <w:sz w:val="24"/>
        </w:rPr>
        <w:t>immediate sim conditions posed an ambush by some of the Home Fleet ships that began without warning while they were in countdown for undock</w:t>
      </w:r>
    </w:p>
    <w:p w:rsidR="00615032" w:rsidRPr="009E56B2" w:rsidRDefault="00615032">
      <w:pPr>
        <w:rPr>
          <w:rFonts w:ascii="Montserrat" w:hAnsi="Montserrat"/>
          <w:sz w:val="24"/>
        </w:rPr>
      </w:pPr>
      <w:r w:rsidRPr="009E56B2">
        <w:rPr>
          <w:rFonts w:ascii="Montserrat" w:hAnsi="Montserrat"/>
          <w:sz w:val="24"/>
        </w:rPr>
        <w:t xml:space="preserve">To make matters worse, while she was desperately maneuvering to clear station after their emergency undock, they were set on by the </w:t>
      </w:r>
      <w:r w:rsidRPr="009E56B2">
        <w:rPr>
          <w:rFonts w:ascii="Montserrat" w:hAnsi="Montserrat"/>
          <w:i/>
          <w:sz w:val="24"/>
        </w:rPr>
        <w:t>Avatar</w:t>
      </w:r>
      <w:r w:rsidRPr="009E56B2">
        <w:rPr>
          <w:rFonts w:ascii="Montserrat" w:hAnsi="Montserrat"/>
          <w:sz w:val="24"/>
        </w:rPr>
        <w:t xml:space="preserve"> which had arrived unannounced for her trials</w:t>
      </w:r>
    </w:p>
    <w:p w:rsidR="00615032" w:rsidRPr="009E56B2" w:rsidRDefault="00615032">
      <w:pPr>
        <w:rPr>
          <w:rFonts w:ascii="Montserrat" w:hAnsi="Montserrat"/>
          <w:sz w:val="24"/>
        </w:rPr>
      </w:pPr>
      <w:r w:rsidRPr="009E56B2">
        <w:rPr>
          <w:rFonts w:ascii="Montserrat" w:hAnsi="Montserrat"/>
          <w:sz w:val="24"/>
        </w:rPr>
        <w:t>Like most of the crew, Aeslyn didn't have a clue of her capabilities</w:t>
      </w:r>
    </w:p>
    <w:p w:rsidR="00615032" w:rsidRPr="009E56B2" w:rsidRDefault="00615032">
      <w:pPr>
        <w:rPr>
          <w:rFonts w:ascii="Montserrat" w:hAnsi="Montserrat"/>
          <w:sz w:val="24"/>
        </w:rPr>
      </w:pPr>
      <w:r w:rsidRPr="009E56B2">
        <w:rPr>
          <w:rFonts w:ascii="Montserrat" w:hAnsi="Montserrat"/>
          <w:sz w:val="24"/>
        </w:rPr>
        <w:t xml:space="preserve">Avatar descended on them like the angel of death, faster and more maneuverable than the </w:t>
      </w:r>
      <w:r w:rsidRPr="009E56B2">
        <w:rPr>
          <w:rFonts w:ascii="Montserrat" w:hAnsi="Montserrat"/>
          <w:i/>
          <w:sz w:val="24"/>
        </w:rPr>
        <w:t>Phoenixander</w:t>
      </w:r>
      <w:r w:rsidRPr="009E56B2">
        <w:rPr>
          <w:rFonts w:ascii="Montserrat" w:hAnsi="Montserrat"/>
          <w:sz w:val="24"/>
        </w:rPr>
        <w:t xml:space="preserve"> had been designed to be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It took everything she had and a few dangerous improvisations on top of that to establish that fact without doubt</w:t>
      </w:r>
    </w:p>
    <w:p w:rsidR="00615032" w:rsidRPr="009E56B2" w:rsidRDefault="00615032">
      <w:pPr>
        <w:rPr>
          <w:rFonts w:ascii="Montserrat" w:hAnsi="Montserrat"/>
          <w:sz w:val="24"/>
        </w:rPr>
      </w:pPr>
      <w:r w:rsidRPr="009E56B2">
        <w:rPr>
          <w:rFonts w:ascii="Montserrat" w:hAnsi="Montserrat"/>
          <w:sz w:val="24"/>
        </w:rPr>
        <w:t>And then the captain had ordered the crew to take her out</w:t>
      </w:r>
    </w:p>
    <w:p w:rsidR="00615032" w:rsidRPr="009E56B2" w:rsidRDefault="00615032">
      <w:pPr>
        <w:rPr>
          <w:rFonts w:ascii="Montserrat" w:hAnsi="Montserrat"/>
          <w:sz w:val="24"/>
        </w:rPr>
      </w:pPr>
      <w:r w:rsidRPr="009E56B2">
        <w:rPr>
          <w:rFonts w:ascii="Montserrat" w:hAnsi="Montserrat"/>
          <w:sz w:val="24"/>
        </w:rPr>
        <w:t>She had turned around and stared at the captain for one long second, and he had stared implacibly back at her, offering no comment</w:t>
      </w:r>
    </w:p>
    <w:p w:rsidR="00615032" w:rsidRPr="009E56B2" w:rsidRDefault="00615032">
      <w:pPr>
        <w:rPr>
          <w:rFonts w:ascii="Montserrat" w:hAnsi="Montserrat"/>
          <w:sz w:val="24"/>
        </w:rPr>
      </w:pPr>
      <w:r w:rsidRPr="009E56B2">
        <w:rPr>
          <w:rFonts w:ascii="Montserrat" w:hAnsi="Montserrat"/>
          <w:sz w:val="24"/>
        </w:rPr>
        <w:t>She turned back to her post and quietly hacked past the safety interlocks on the fold drive</w:t>
      </w:r>
    </w:p>
    <w:p w:rsidR="00615032" w:rsidRPr="009E56B2" w:rsidRDefault="00615032">
      <w:pPr>
        <w:rPr>
          <w:rFonts w:ascii="Montserrat" w:hAnsi="Montserrat"/>
          <w:sz w:val="24"/>
        </w:rPr>
      </w:pPr>
      <w:r w:rsidRPr="009E56B2">
        <w:rPr>
          <w:rFonts w:ascii="Montserrat" w:hAnsi="Montserrat"/>
          <w:sz w:val="24"/>
        </w:rPr>
        <w:t>There were few things as dangerous as diving in such close proximity to a mass point</w:t>
      </w:r>
    </w:p>
    <w:p w:rsidR="00615032" w:rsidRPr="009E56B2" w:rsidRDefault="00615032">
      <w:pPr>
        <w:rPr>
          <w:rFonts w:ascii="Montserrat" w:hAnsi="Montserrat"/>
          <w:sz w:val="24"/>
        </w:rPr>
      </w:pPr>
      <w:r w:rsidRPr="009E56B2">
        <w:rPr>
          <w:rFonts w:ascii="Montserrat" w:hAnsi="Montserrat"/>
          <w:sz w:val="24"/>
        </w:rPr>
        <w:t>She punched in a seven degree dive angle and whipped along the curve of the planetary gravity well, like a pad of butter flicked into a hot griddle</w:t>
      </w:r>
    </w:p>
    <w:p w:rsidR="00615032" w:rsidRPr="009E56B2" w:rsidRDefault="00615032">
      <w:pPr>
        <w:rPr>
          <w:rFonts w:ascii="Montserrat" w:hAnsi="Montserrat"/>
          <w:sz w:val="24"/>
        </w:rPr>
      </w:pPr>
      <w:r w:rsidRPr="009E56B2">
        <w:rPr>
          <w:rFonts w:ascii="Montserrat" w:hAnsi="Montserrat"/>
          <w:sz w:val="24"/>
        </w:rPr>
        <w:t>At that speed, the heavy traffic patterns of near Earth space became a suicidal slalom course where moves were timed in nanoseconds</w:t>
      </w:r>
    </w:p>
    <w:p w:rsidR="00615032" w:rsidRPr="009E56B2" w:rsidRDefault="00615032">
      <w:pPr>
        <w:rPr>
          <w:rFonts w:ascii="Montserrat" w:hAnsi="Montserrat"/>
          <w:sz w:val="24"/>
        </w:rPr>
      </w:pPr>
      <w:r w:rsidRPr="009E56B2">
        <w:rPr>
          <w:rFonts w:ascii="Montserrat" w:hAnsi="Montserrat"/>
          <w:sz w:val="24"/>
        </w:rPr>
        <w:t xml:space="preserve">Realizing that she couldn't pit </w:t>
      </w:r>
      <w:r w:rsidRPr="009E56B2">
        <w:rPr>
          <w:rFonts w:ascii="Montserrat" w:hAnsi="Montserrat"/>
          <w:i/>
          <w:sz w:val="24"/>
        </w:rPr>
        <w:t>Phoenixander</w:t>
      </w:r>
      <w:r w:rsidRPr="009E56B2">
        <w:rPr>
          <w:rFonts w:ascii="Montserrat" w:hAnsi="Montserrat"/>
          <w:sz w:val="24"/>
        </w:rPr>
        <w:t xml:space="preserve"> against </w:t>
      </w:r>
      <w:r w:rsidRPr="009E56B2">
        <w:rPr>
          <w:rFonts w:ascii="Montserrat" w:hAnsi="Montserrat"/>
          <w:i/>
          <w:sz w:val="24"/>
        </w:rPr>
        <w:t>Avatar</w:t>
      </w:r>
      <w:r w:rsidRPr="009E56B2">
        <w:rPr>
          <w:rFonts w:ascii="Montserrat" w:hAnsi="Montserrat"/>
          <w:sz w:val="24"/>
        </w:rPr>
        <w:t xml:space="preserve"> and hope to win, her only choice was to pit </w:t>
      </w:r>
      <w:r w:rsidRPr="009E56B2">
        <w:rPr>
          <w:rFonts w:ascii="Montserrat" w:hAnsi="Montserrat"/>
          <w:i/>
          <w:sz w:val="24"/>
        </w:rPr>
        <w:t>Avatar</w:t>
      </w:r>
      <w:r w:rsidRPr="009E56B2">
        <w:rPr>
          <w:rFonts w:ascii="Montserrat" w:hAnsi="Montserrat"/>
          <w:sz w:val="24"/>
        </w:rPr>
        <w:t xml:space="preserve"> against herself</w:t>
      </w:r>
    </w:p>
    <w:p w:rsidR="00615032" w:rsidRPr="009E56B2" w:rsidRDefault="00615032">
      <w:pPr>
        <w:rPr>
          <w:rFonts w:ascii="Montserrat" w:hAnsi="Montserrat"/>
          <w:sz w:val="24"/>
        </w:rPr>
      </w:pPr>
      <w:r w:rsidRPr="009E56B2">
        <w:rPr>
          <w:rFonts w:ascii="Montserrat" w:hAnsi="Montserrat"/>
          <w:sz w:val="24"/>
        </w:rPr>
        <w:t>When the computer couldn't keep up with the system plot, she started running the calculations by gut instinct and the raw data feed</w:t>
      </w:r>
    </w:p>
    <w:p w:rsidR="00615032" w:rsidRPr="009E56B2" w:rsidRDefault="00615032">
      <w:pPr>
        <w:rPr>
          <w:rFonts w:ascii="Montserrat" w:hAnsi="Montserrat"/>
          <w:sz w:val="24"/>
        </w:rPr>
      </w:pPr>
      <w:r w:rsidRPr="009E56B2">
        <w:rPr>
          <w:rFonts w:ascii="Montserrat" w:hAnsi="Montserrat"/>
          <w:sz w:val="24"/>
        </w:rPr>
        <w:t>Their attacker tried valiently to keep on her, but inevitably fell out of position</w:t>
      </w:r>
    </w:p>
    <w:p w:rsidR="00615032" w:rsidRPr="009E56B2" w:rsidRDefault="00615032">
      <w:pPr>
        <w:rPr>
          <w:rFonts w:ascii="Montserrat" w:hAnsi="Montserrat"/>
          <w:sz w:val="24"/>
        </w:rPr>
      </w:pPr>
      <w:r w:rsidRPr="009E56B2">
        <w:rPr>
          <w:rFonts w:ascii="Montserrat" w:hAnsi="Montserrat"/>
          <w:sz w:val="24"/>
        </w:rPr>
        <w:t>She juggled the figures in her head until the right pattern started to form</w:t>
      </w:r>
    </w:p>
    <w:p w:rsidR="00615032" w:rsidRPr="009E56B2" w:rsidRDefault="00615032">
      <w:pPr>
        <w:rPr>
          <w:rFonts w:ascii="Montserrat" w:hAnsi="Montserrat"/>
          <w:sz w:val="24"/>
        </w:rPr>
      </w:pPr>
      <w:r w:rsidRPr="009E56B2">
        <w:rPr>
          <w:rFonts w:ascii="Montserrat" w:hAnsi="Montserrat"/>
          <w:sz w:val="24"/>
        </w:rPr>
        <w:t xml:space="preserve">She wrenched a violent command through the fold drive and pulled a reversal that rolled them out of the interface back into real space aimed point-blank at the </w:t>
      </w:r>
      <w:r w:rsidRPr="009E56B2">
        <w:rPr>
          <w:rFonts w:ascii="Montserrat" w:hAnsi="Montserrat"/>
          <w:i/>
          <w:sz w:val="24"/>
        </w:rPr>
        <w:t>Avatar's</w:t>
      </w:r>
      <w:r w:rsidRPr="009E56B2">
        <w:rPr>
          <w:rFonts w:ascii="Montserrat" w:hAnsi="Montserrat"/>
          <w:sz w:val="24"/>
        </w:rPr>
        <w:t xml:space="preserve"> spine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It wasn't possible to get better position on a ship that much their superior</w:t>
      </w:r>
    </w:p>
    <w:p w:rsidR="00615032" w:rsidRPr="009E56B2" w:rsidRDefault="00615032">
      <w:pPr>
        <w:rPr>
          <w:rFonts w:ascii="Montserrat" w:hAnsi="Montserrat"/>
          <w:sz w:val="24"/>
        </w:rPr>
      </w:pPr>
      <w:r w:rsidRPr="009E56B2">
        <w:rPr>
          <w:rFonts w:ascii="Montserrat" w:hAnsi="Montserrat"/>
          <w:sz w:val="24"/>
        </w:rPr>
        <w:t>The rest was in the hands of the gunners</w:t>
      </w:r>
    </w:p>
    <w:p w:rsidR="00615032" w:rsidRPr="009E56B2" w:rsidRDefault="00615032">
      <w:pPr>
        <w:rPr>
          <w:rFonts w:ascii="Montserrat" w:hAnsi="Montserrat"/>
          <w:sz w:val="24"/>
        </w:rPr>
      </w:pPr>
      <w:r w:rsidRPr="009E56B2">
        <w:rPr>
          <w:rFonts w:ascii="Montserrat" w:hAnsi="Montserrat"/>
          <w:sz w:val="24"/>
        </w:rPr>
        <w:t>During the devestating exchange, she did her best to jilt incoming fire with erratic adjustments on their reletive position</w:t>
      </w:r>
    </w:p>
    <w:p w:rsidR="00615032" w:rsidRPr="009E56B2" w:rsidRDefault="00615032">
      <w:pPr>
        <w:rPr>
          <w:rFonts w:ascii="Montserrat" w:hAnsi="Montserrat"/>
          <w:sz w:val="24"/>
        </w:rPr>
      </w:pPr>
      <w:r w:rsidRPr="009E56B2">
        <w:rPr>
          <w:rFonts w:ascii="Montserrat" w:hAnsi="Montserrat"/>
          <w:sz w:val="24"/>
        </w:rPr>
        <w:t xml:space="preserve">When the two ships limped apart, it was pure luck that </w:t>
      </w:r>
      <w:r w:rsidRPr="009E56B2">
        <w:rPr>
          <w:rFonts w:ascii="Montserrat" w:hAnsi="Montserrat"/>
          <w:i/>
          <w:sz w:val="24"/>
        </w:rPr>
        <w:t>Phoenixander</w:t>
      </w:r>
      <w:r w:rsidRPr="009E56B2">
        <w:rPr>
          <w:rFonts w:ascii="Montserrat" w:hAnsi="Montserrat"/>
          <w:sz w:val="24"/>
        </w:rPr>
        <w:t xml:space="preserve"> was under partial helm control and impulse power</w:t>
      </w:r>
    </w:p>
    <w:p w:rsidR="00615032" w:rsidRPr="009E56B2" w:rsidRDefault="00615032">
      <w:pPr>
        <w:rPr>
          <w:rFonts w:ascii="Montserrat" w:hAnsi="Montserrat"/>
          <w:sz w:val="24"/>
        </w:rPr>
      </w:pPr>
      <w:r w:rsidRPr="009E56B2">
        <w:rPr>
          <w:rFonts w:ascii="Montserrat" w:hAnsi="Montserrat"/>
          <w:sz w:val="24"/>
        </w:rPr>
        <w:t>It wasn't enough to escape the wrath of their original attackers</w:t>
      </w:r>
    </w:p>
    <w:p w:rsidR="00615032" w:rsidRPr="009E56B2" w:rsidRDefault="00615032">
      <w:pPr>
        <w:rPr>
          <w:rFonts w:ascii="Montserrat" w:hAnsi="Montserrat"/>
          <w:sz w:val="24"/>
        </w:rPr>
      </w:pPr>
      <w:r w:rsidRPr="009E56B2">
        <w:rPr>
          <w:rFonts w:ascii="Montserrat" w:hAnsi="Montserrat"/>
          <w:sz w:val="24"/>
        </w:rPr>
        <w:t>Phoenixander had to fight her way out of the system, making repairs on the fly to crippled systems</w:t>
      </w:r>
    </w:p>
    <w:p w:rsidR="00615032" w:rsidRPr="009E56B2" w:rsidRDefault="00615032">
      <w:pPr>
        <w:rPr>
          <w:rFonts w:ascii="Montserrat" w:hAnsi="Montserrat"/>
          <w:sz w:val="24"/>
        </w:rPr>
      </w:pPr>
      <w:r w:rsidRPr="009E56B2">
        <w:rPr>
          <w:rFonts w:ascii="Montserrat" w:hAnsi="Montserrat"/>
          <w:sz w:val="24"/>
        </w:rPr>
        <w:t>Fourteen hours later at the system fringe, the overminds of the participating ships evaluated the exercise and restored controls locked out to simulate damages</w:t>
      </w:r>
    </w:p>
    <w:p w:rsidR="00615032" w:rsidRPr="009E56B2" w:rsidRDefault="00615032">
      <w:pPr>
        <w:rPr>
          <w:rFonts w:ascii="Montserrat" w:hAnsi="Montserrat"/>
          <w:sz w:val="24"/>
        </w:rPr>
      </w:pPr>
      <w:r w:rsidRPr="009E56B2">
        <w:rPr>
          <w:rFonts w:ascii="Montserrat" w:hAnsi="Montserrat"/>
          <w:sz w:val="24"/>
        </w:rPr>
        <w:t>Stewart blythely remarked as the results came in that that would show Fleet Command that a Conqueror was still a ship to reckon with</w:t>
      </w:r>
    </w:p>
    <w:p w:rsidR="00615032" w:rsidRPr="009E56B2" w:rsidRDefault="00615032">
      <w:pPr>
        <w:rPr>
          <w:rFonts w:ascii="Montserrat" w:hAnsi="Montserrat"/>
          <w:sz w:val="24"/>
        </w:rPr>
      </w:pPr>
      <w:r w:rsidRPr="009E56B2">
        <w:rPr>
          <w:rFonts w:ascii="Montserrat" w:hAnsi="Montserrat"/>
          <w:sz w:val="24"/>
        </w:rPr>
        <w:t>Right after that he had called her into his ready room</w:t>
      </w:r>
    </w:p>
    <w:p w:rsidR="00615032" w:rsidRPr="009E56B2" w:rsidRDefault="00615032">
      <w:pPr>
        <w:rPr>
          <w:rFonts w:ascii="Montserrat" w:hAnsi="Montserrat"/>
          <w:sz w:val="24"/>
        </w:rPr>
      </w:pPr>
      <w:r w:rsidRPr="009E56B2">
        <w:rPr>
          <w:rFonts w:ascii="Montserrat" w:hAnsi="Montserrat"/>
          <w:sz w:val="24"/>
        </w:rPr>
        <w:t>When he had finished chewing her head off for her recklessness, she had asked him calmly if she had made a mistake</w:t>
      </w:r>
    </w:p>
    <w:p w:rsidR="00615032" w:rsidRPr="009E56B2" w:rsidRDefault="00615032">
      <w:pPr>
        <w:rPr>
          <w:rFonts w:ascii="Montserrat" w:hAnsi="Montserrat"/>
          <w:sz w:val="24"/>
        </w:rPr>
      </w:pPr>
      <w:r w:rsidRPr="009E56B2">
        <w:rPr>
          <w:rFonts w:ascii="Montserrat" w:hAnsi="Montserrat"/>
          <w:sz w:val="24"/>
        </w:rPr>
        <w:t>He had stared at her for a full minute before admitting that in fact she hadn't, technically speaking</w:t>
      </w:r>
    </w:p>
    <w:p w:rsidR="00615032" w:rsidRPr="009E56B2" w:rsidRDefault="00615032">
      <w:pPr>
        <w:rPr>
          <w:rFonts w:ascii="Montserrat" w:hAnsi="Montserrat"/>
          <w:sz w:val="24"/>
        </w:rPr>
      </w:pPr>
      <w:r w:rsidRPr="009E56B2">
        <w:rPr>
          <w:rFonts w:ascii="Montserrat" w:hAnsi="Montserrat"/>
          <w:sz w:val="24"/>
        </w:rPr>
        <w:t>She had, however, scared the hell out of everyone, himself included</w:t>
      </w:r>
    </w:p>
    <w:p w:rsidR="00615032" w:rsidRPr="009E56B2" w:rsidRDefault="00615032">
      <w:pPr>
        <w:rPr>
          <w:rFonts w:ascii="Montserrat" w:hAnsi="Montserrat"/>
          <w:sz w:val="24"/>
        </w:rPr>
      </w:pPr>
      <w:r w:rsidRPr="009E56B2">
        <w:rPr>
          <w:rFonts w:ascii="Montserrat" w:hAnsi="Montserrat"/>
          <w:sz w:val="24"/>
        </w:rPr>
        <w:t>On the other hand, he confided, the exercise had been a satisfying test of the crew's ability to deal with an unknown threat, however much his helmsman had upstaged the engagement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Aeslyn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615032" w:rsidRPr="009E56B2" w:rsidRDefault="00615032">
      <w:pPr>
        <w:rPr>
          <w:rFonts w:ascii="Montserrat" w:hAnsi="Montserrat"/>
          <w:sz w:val="24"/>
        </w:rPr>
      </w:pPr>
      <w:r w:rsidRPr="009E56B2">
        <w:rPr>
          <w:rFonts w:ascii="Montserrat" w:hAnsi="Montserrat"/>
          <w:sz w:val="24"/>
        </w:rPr>
        <w:tab/>
        <w:t>...</w:t>
      </w:r>
    </w:p>
    <w:p w:rsidR="00615032" w:rsidRPr="009E56B2" w:rsidRDefault="00615032">
      <w:pPr>
        <w:rPr>
          <w:rFonts w:ascii="Montserrat" w:hAnsi="Montserrat"/>
          <w:sz w:val="24"/>
        </w:rPr>
      </w:pPr>
      <w:r w:rsidRPr="009E56B2">
        <w:rPr>
          <w:rFonts w:ascii="Montserrat" w:hAnsi="Montserrat"/>
          <w:sz w:val="24"/>
        </w:rPr>
        <w:tab/>
        <w:t>She mulled these things over in her head as she wandered aimlessly. As busy as she had been since boarding, she really hadn't had much time to deal with the other strange aspect of being broken in to the crew. She suddenly confronted that now.</w:t>
      </w:r>
    </w:p>
    <w:p w:rsidR="00615032" w:rsidRPr="009E56B2" w:rsidRDefault="00615032">
      <w:pPr>
        <w:rPr>
          <w:rFonts w:ascii="Montserrat" w:hAnsi="Montserrat"/>
          <w:sz w:val="24"/>
        </w:rPr>
      </w:pPr>
      <w:r w:rsidRPr="009E56B2">
        <w:rPr>
          <w:rFonts w:ascii="Montserrat" w:hAnsi="Montserrat"/>
          <w:sz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rsidR="00615032" w:rsidRPr="009E56B2" w:rsidRDefault="00615032">
      <w:pPr>
        <w:rPr>
          <w:rFonts w:ascii="Montserrat" w:hAnsi="Montserrat"/>
          <w:sz w:val="24"/>
        </w:rPr>
      </w:pPr>
      <w:r w:rsidRPr="009E56B2">
        <w:rPr>
          <w:rFonts w:ascii="Montserrat" w:hAnsi="Montserrat"/>
          <w:sz w:val="24"/>
        </w:rPr>
        <w:tab/>
        <w:t>She slid her left hand over his where it rested over her heart, gripped it and turned about to face him. It was a simple thing to shift his hand into her right, lock his arm up in a painful bind and push him back, hard, into the wall. It was him, the guy with the hands! Unfortunately, he was dressed down for off hours, so she still didn't have a clue who he was.</w:t>
      </w:r>
    </w:p>
    <w:p w:rsidR="00615032" w:rsidRPr="009E56B2" w:rsidRDefault="00615032">
      <w:pPr>
        <w:rPr>
          <w:rFonts w:ascii="Montserrat" w:hAnsi="Montserrat"/>
          <w:sz w:val="24"/>
        </w:rPr>
      </w:pPr>
      <w:r w:rsidRPr="009E56B2">
        <w:rPr>
          <w:rFonts w:ascii="Montserrat" w:hAnsi="Montserrat"/>
          <w:sz w:val="24"/>
        </w:rPr>
        <w:tab/>
        <w:t>He winced in pain at the bind she had on his arm still. She let go and stepped back. He was good to look at, and she hastily revised her first inclination to brush him off. It wasn't like she expected to get any sleep, and reckless at is was, the thought occurred to her that there were better alternatives to haunting the halls. He massaged his wrist as she measured him thoughtfully. Before he could speak, she smiled. "I didn't think so, but you've changed my mind," she answered, finally. "Lead on."</w:t>
      </w:r>
    </w:p>
    <w:p w:rsidR="00615032" w:rsidRPr="009E56B2" w:rsidRDefault="00615032">
      <w:pPr>
        <w:rPr>
          <w:rFonts w:ascii="Montserrat" w:hAnsi="Montserrat"/>
          <w:sz w:val="24"/>
        </w:rPr>
      </w:pPr>
      <w:r w:rsidRPr="009E56B2">
        <w:rPr>
          <w:rFonts w:ascii="Montserrat" w:hAnsi="Montserrat"/>
          <w:sz w:val="24"/>
        </w:rPr>
        <w:tab/>
        <w:t>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maddness in her.</w:t>
      </w:r>
    </w:p>
    <w:p w:rsidR="00615032" w:rsidRPr="009E56B2" w:rsidRDefault="00615032">
      <w:pPr>
        <w:rPr>
          <w:rFonts w:ascii="Montserrat" w:hAnsi="Montserrat"/>
          <w:sz w:val="24"/>
        </w:rPr>
      </w:pPr>
      <w:r w:rsidRPr="009E56B2">
        <w:rPr>
          <w:rFonts w:ascii="Montserrat" w:hAnsi="Montserrat"/>
          <w:sz w:val="24"/>
        </w:rPr>
        <w:tab/>
        <w:t>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He had finally had to beg her off and drive her out, she had been so lit up. She didn't think they had shared ten words between them that were coherent, and it hadn't even phased her.</w:t>
      </w:r>
    </w:p>
    <w:p w:rsidR="00615032" w:rsidRPr="009E56B2" w:rsidRDefault="00615032">
      <w:pPr>
        <w:rPr>
          <w:rFonts w:ascii="Montserrat" w:hAnsi="Montserrat"/>
          <w:sz w:val="24"/>
        </w:rPr>
      </w:pPr>
      <w:r w:rsidRPr="009E56B2">
        <w:rPr>
          <w:rFonts w:ascii="Montserrat" w:hAnsi="Montserrat"/>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w:t>
      </w:r>
    </w:p>
    <w:p w:rsidR="00615032" w:rsidRPr="009E56B2" w:rsidRDefault="00615032">
      <w:pPr>
        <w:rPr>
          <w:rFonts w:ascii="Montserrat" w:hAnsi="Montserrat"/>
          <w:sz w:val="24"/>
        </w:rPr>
      </w:pPr>
      <w:r w:rsidRPr="009E56B2">
        <w:rPr>
          <w:rFonts w:ascii="Montserrat" w:hAnsi="Montserrat"/>
          <w:sz w:val="24"/>
        </w:rPr>
        <w:tab/>
        <w:t>The mystery of it still plagued her though this last encounter had disarmed part of her suspicions. Whatever the attraction was, she was becoming positive it would continue to ellude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rsidR="00615032" w:rsidRPr="009E56B2" w:rsidRDefault="00615032">
      <w:pPr>
        <w:rPr>
          <w:rFonts w:ascii="Montserrat" w:hAnsi="Montserrat"/>
          <w:sz w:val="24"/>
        </w:rPr>
      </w:pPr>
      <w:r w:rsidRPr="009E56B2">
        <w:rPr>
          <w:rFonts w:ascii="Montserrat" w:hAnsi="Montserrat"/>
          <w:sz w:val="24"/>
        </w:rPr>
        <w:tab/>
        <w:t>Her eyes had to be lying to her.</w:t>
      </w:r>
    </w:p>
    <w:p w:rsidR="00615032" w:rsidRPr="009E56B2" w:rsidRDefault="00615032">
      <w:pPr>
        <w:rPr>
          <w:rFonts w:ascii="Montserrat" w:hAnsi="Montserrat"/>
          <w:sz w:val="24"/>
        </w:rPr>
      </w:pPr>
      <w:r w:rsidRPr="009E56B2">
        <w:rPr>
          <w:rFonts w:ascii="Montserrat" w:hAnsi="Montserrat"/>
          <w:sz w:val="24"/>
        </w:rPr>
        <w:tab/>
        <w:t>Aeslyn swallowed, unable to gather words. For a moment, she could not get her mind to comprehend who and what confronted her. A young woman, about five nine, with grey eyes and hair the color of blood. Altogether, she was quite familiar with the discription, but the fact that she wasn't looking in a mirror threw her completely off. She was a perfect twin, right down to the scowl of irritation and the silver bar of her rank and grade.</w:t>
      </w:r>
    </w:p>
    <w:p w:rsidR="00615032" w:rsidRPr="009E56B2" w:rsidRDefault="00615032">
      <w:pPr>
        <w:rPr>
          <w:rFonts w:ascii="Montserrat" w:hAnsi="Montserrat"/>
          <w:sz w:val="24"/>
        </w:rPr>
      </w:pPr>
      <w:r w:rsidRPr="009E56B2">
        <w:rPr>
          <w:rFonts w:ascii="Montserrat" w:hAnsi="Montserrat"/>
          <w:sz w:val="24"/>
        </w:rPr>
        <w:tab/>
        <w:t xml:space="preserve">"You've got a lot of nerve, slip, playing on my name," the stranger declared without preamble, "It doesn't come with the genes, sister! Sure as hell don't give you the right to home in on my turf!" </w:t>
      </w:r>
    </w:p>
    <w:p w:rsidR="00615032" w:rsidRPr="009E56B2" w:rsidRDefault="00615032">
      <w:pPr>
        <w:rPr>
          <w:rFonts w:ascii="Montserrat" w:hAnsi="Montserrat"/>
          <w:sz w:val="24"/>
        </w:rPr>
      </w:pPr>
      <w:r w:rsidRPr="009E56B2">
        <w:rPr>
          <w:rFonts w:ascii="Montserrat" w:hAnsi="Montserrat"/>
          <w:sz w:val="24"/>
        </w:rPr>
        <w:tab/>
        <w:t xml:space="preserve">Aeslyn stared at this aghast as the pieces tried to fall together. The other woman paused, reading the confusion on Aeslyn's face and some of the fire and brimstone went out of her. She looked at her carefully, "Didn't know you were on the transfer. I guess it's fair not to assume you knew I was here. Damn. No doubt what they called you where you came from, she added reaching out to touch Aeslyn's braid. "Well, obvious as it is, I already earned it here. Hard luck way to lose your name. Sorry for that. Still, I can't believe you didn't figure it out yourself. Whatever. I'm getting it straight now, on this ship </w:t>
      </w:r>
      <w:r w:rsidRPr="009E56B2">
        <w:rPr>
          <w:rFonts w:ascii="Montserrat" w:hAnsi="Montserrat"/>
          <w:i/>
          <w:sz w:val="24"/>
        </w:rPr>
        <w:t xml:space="preserve">I </w:t>
      </w:r>
      <w:r w:rsidRPr="009E56B2">
        <w:rPr>
          <w:rFonts w:ascii="Montserrat" w:hAnsi="Montserrat"/>
          <w:sz w:val="24"/>
        </w:rPr>
        <w:t>am..."</w:t>
      </w:r>
    </w:p>
    <w:p w:rsidR="00615032" w:rsidRPr="009E56B2" w:rsidRDefault="00615032">
      <w:pPr>
        <w:rPr>
          <w:rFonts w:ascii="Montserrat" w:hAnsi="Montserrat"/>
          <w:sz w:val="24"/>
        </w:rPr>
      </w:pPr>
      <w:r w:rsidRPr="009E56B2">
        <w:rPr>
          <w:rFonts w:ascii="Montserrat" w:hAnsi="Montserrat"/>
          <w:sz w:val="24"/>
        </w:rPr>
        <w:tab/>
        <w:t>"Red," Aeslyn interrupted, having finally figured it all out. "I... got that now. Sorry." The answer was so obvious, and she hadn't even thought of it. How long had it been, anyway? She had been a child when she had gone in for the draft. That was the price for freedom and rights back home. In exchange for a genetic sample, a person got citizenship. The sample went to the military labs. She held out her hand, in fascination, "Nice to meet you."</w:t>
      </w:r>
    </w:p>
    <w:p w:rsidR="00615032" w:rsidRPr="009E56B2" w:rsidRDefault="00615032">
      <w:pPr>
        <w:rPr>
          <w:rFonts w:ascii="Montserrat" w:hAnsi="Montserrat"/>
          <w:sz w:val="24"/>
        </w:rPr>
      </w:pPr>
      <w:r w:rsidRPr="009E56B2">
        <w:rPr>
          <w:rFonts w:ascii="Montserrat" w:hAnsi="Montserrat"/>
          <w:sz w:val="24"/>
        </w:rPr>
        <w:tab/>
        <w:t>Red, looked at her hand. At her. Then she clasped it and shook, forgiving Aeslyn that far. "A pleasure." Red folded her hands and took a deep breath to calm herself down. "So, uh," she glanced back up, "which of us are you? I'm twenty-one."</w:t>
      </w:r>
    </w:p>
    <w:p w:rsidR="00615032" w:rsidRPr="009E56B2" w:rsidRDefault="00615032">
      <w:pPr>
        <w:rPr>
          <w:rFonts w:ascii="Montserrat" w:hAnsi="Montserrat"/>
          <w:sz w:val="24"/>
        </w:rPr>
      </w:pPr>
      <w:r w:rsidRPr="009E56B2">
        <w:rPr>
          <w:rFonts w:ascii="Montserrat" w:hAnsi="Montserrat"/>
          <w:sz w:val="24"/>
        </w:rPr>
        <w:tab/>
        <w:t xml:space="preserve">Aeslyn reeled. Twenty-one! </w:t>
      </w:r>
      <w:r w:rsidRPr="009E56B2">
        <w:rPr>
          <w:rFonts w:ascii="Montserrat" w:hAnsi="Montserrat"/>
          <w:i/>
          <w:sz w:val="24"/>
        </w:rPr>
        <w:t>How many copies do they make of us!?</w:t>
      </w:r>
      <w:r w:rsidRPr="009E56B2">
        <w:rPr>
          <w:rFonts w:ascii="Montserrat" w:hAnsi="Montserrat"/>
          <w:sz w:val="24"/>
        </w:rPr>
        <w:t xml:space="preserve"> she wondered. Aeslyn leaned back against the wall and managed to croak, "Congratulations, Red, you just met the original."</w:t>
      </w:r>
    </w:p>
    <w:p w:rsidR="00615032" w:rsidRPr="009E56B2" w:rsidRDefault="00615032">
      <w:pPr>
        <w:rPr>
          <w:rFonts w:ascii="Montserrat" w:hAnsi="Montserrat"/>
          <w:sz w:val="24"/>
        </w:rPr>
      </w:pPr>
      <w:r w:rsidRPr="009E56B2">
        <w:rPr>
          <w:rFonts w:ascii="Montserrat" w:hAnsi="Montserrat"/>
          <w:sz w:val="24"/>
        </w:rPr>
        <w:tab/>
        <w:t>Red's eyes went wide. "You can't be serious," she gasped. "Turn around," she ordered. Aeslyn knew what she was after, and turned to face the wall as Red pulled back her collar and flipped her braid over her shoulder. A coded number on the back of her neck gave Red her answer.</w:t>
      </w:r>
    </w:p>
    <w:p w:rsidR="00615032" w:rsidRPr="009E56B2" w:rsidRDefault="00615032">
      <w:pPr>
        <w:rPr>
          <w:rFonts w:ascii="Montserrat" w:hAnsi="Montserrat"/>
          <w:sz w:val="24"/>
        </w:rPr>
      </w:pPr>
      <w:r w:rsidRPr="009E56B2">
        <w:rPr>
          <w:rFonts w:ascii="Montserrat" w:hAnsi="Montserrat"/>
          <w:sz w:val="24"/>
        </w:rPr>
        <w:tab/>
        <w:t xml:space="preserve">Red let go of her collar and was staring at her incredulously as she turned to face her again. "It's true," she breathed. Aeslyn nodded slightly. Her duplicate stared at her a moment, then her eyes narrowed. "You're a civ," she pointed out. Aeslyn nodded again. Red shook her head in thought, "you can vote, you're free to move about and live anywhere on Earth, invest in or own a business." Aeslyn nodded to each of these allegations. "If you want you can own land. You might even be able to inherit land and property from your... that's right, you had parents. You had a childhood. You're allowed to have kids of your own. </w:t>
      </w:r>
    </w:p>
    <w:p w:rsidR="00615032" w:rsidRPr="009E56B2" w:rsidRDefault="00615032">
      <w:pPr>
        <w:rPr>
          <w:rFonts w:ascii="Montserrat" w:hAnsi="Montserrat"/>
          <w:sz w:val="24"/>
        </w:rPr>
      </w:pPr>
      <w:r w:rsidRPr="009E56B2">
        <w:rPr>
          <w:rFonts w:ascii="Montserrat" w:hAnsi="Montserrat"/>
          <w:sz w:val="24"/>
        </w:rPr>
        <w:tab/>
        <w:t>"Are you insane?" Red turned on her at last, "To give that all up to risk dying out here!?" Aeslyn's mouth opened at this attack. Quickly, she bit her tongue as she suddenly saw things from her government sponsered sibling's perspective. Two different worlds, civs and slips. She got born the hard way and suffered the slings and arrows of growing up, while Red had been born from an accellerated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615032" w:rsidRPr="009E56B2" w:rsidRDefault="00615032">
      <w:pPr>
        <w:rPr>
          <w:rFonts w:ascii="Montserrat" w:hAnsi="Montserrat"/>
          <w:sz w:val="24"/>
        </w:rPr>
      </w:pPr>
      <w:r w:rsidRPr="009E56B2">
        <w:rPr>
          <w:rFonts w:ascii="Montserrat" w:hAnsi="Montserrat"/>
          <w:sz w:val="24"/>
        </w:rPr>
        <w:tab/>
        <w:t>To a slip, the trappings of normal life was a great and rare reward for those who excelled best. To be recognized as a real person. To have a place on the Earth. Like all rewards, it was an illusion. Except for one thing. Depth of experience. The one thing that justified civs like her entering the Academy. A lifetime of rich human experience made them better raw material for positions of rank.</w:t>
      </w:r>
    </w:p>
    <w:p w:rsidR="00615032" w:rsidRPr="009E56B2" w:rsidRDefault="00615032">
      <w:pPr>
        <w:rPr>
          <w:rFonts w:ascii="Montserrat" w:hAnsi="Montserrat"/>
          <w:sz w:val="24"/>
        </w:rPr>
      </w:pPr>
      <w:r w:rsidRPr="009E56B2">
        <w:rPr>
          <w:rFonts w:ascii="Montserrat" w:hAnsi="Montserrat"/>
          <w:sz w:val="24"/>
        </w:rPr>
        <w:tab/>
        <w:t>"I'm not the only one taking that risk," Aeslyn said with a shrug.</w:t>
      </w:r>
    </w:p>
    <w:p w:rsidR="00615032" w:rsidRPr="009E56B2" w:rsidRDefault="00615032">
      <w:pPr>
        <w:rPr>
          <w:rFonts w:ascii="Montserrat" w:hAnsi="Montserrat"/>
          <w:sz w:val="24"/>
        </w:rPr>
      </w:pPr>
      <w:r w:rsidRPr="009E56B2">
        <w:rPr>
          <w:rFonts w:ascii="Montserrat" w:hAnsi="Montserrat"/>
          <w:sz w:val="24"/>
        </w:rPr>
        <w:tab/>
        <w:t>"But why?" she asked.</w:t>
      </w:r>
    </w:p>
    <w:p w:rsidR="00615032" w:rsidRPr="009E56B2" w:rsidRDefault="00615032">
      <w:pPr>
        <w:rPr>
          <w:rFonts w:ascii="Montserrat" w:hAnsi="Montserrat"/>
          <w:sz w:val="24"/>
        </w:rPr>
      </w:pPr>
      <w:r w:rsidRPr="009E56B2">
        <w:rPr>
          <w:rFonts w:ascii="Montserrat" w:hAnsi="Montserrat"/>
          <w:sz w:val="24"/>
        </w:rPr>
        <w:tab/>
        <w:t>Aeslyn waved it off. "I can't explain it. I didn't have a choice, really. Space got into my head a long time ago. I spent my life trying to catch a ride far enough to get it back out there, where it belongs."</w:t>
      </w:r>
    </w:p>
    <w:p w:rsidR="00615032" w:rsidRPr="009E56B2" w:rsidRDefault="00615032">
      <w:pPr>
        <w:rPr>
          <w:rFonts w:ascii="Montserrat" w:hAnsi="Montserrat"/>
          <w:sz w:val="24"/>
        </w:rPr>
      </w:pPr>
      <w:r w:rsidRPr="009E56B2">
        <w:rPr>
          <w:rFonts w:ascii="Montserrat" w:hAnsi="Montserrat"/>
          <w:sz w:val="24"/>
        </w:rPr>
        <w:tab/>
        <w:t>Aeslyn looked up and met a gaze full of pained empathy. Without a word, Red wrapped her up in a hard embrace. A moment of wordless understanding passed between them and a thread of fear wove its way into her soul. When Aeslyn started shaking Red whispered, "I'm sorry, I'm so sorry. you would have found out eventually, but I wish it hadn't been because of me."</w:t>
      </w:r>
    </w:p>
    <w:p w:rsidR="00615032" w:rsidRPr="009E56B2" w:rsidRDefault="00615032">
      <w:pPr>
        <w:rPr>
          <w:rFonts w:ascii="Montserrat" w:hAnsi="Montserrat"/>
          <w:sz w:val="24"/>
        </w:rPr>
      </w:pPr>
      <w:r w:rsidRPr="009E56B2">
        <w:rPr>
          <w:rFonts w:ascii="Montserrat" w:hAnsi="Montserrat"/>
          <w:sz w:val="24"/>
        </w:rPr>
        <w:tab/>
        <w:t>After a few moments, Aeslyn wrapped her arms around her double. "How long?" she asked simply.</w:t>
      </w:r>
    </w:p>
    <w:p w:rsidR="00615032" w:rsidRPr="009E56B2" w:rsidRDefault="00615032">
      <w:pPr>
        <w:rPr>
          <w:rFonts w:ascii="Montserrat" w:hAnsi="Montserrat"/>
          <w:sz w:val="24"/>
        </w:rPr>
      </w:pPr>
      <w:r w:rsidRPr="009E56B2">
        <w:rPr>
          <w:rFonts w:ascii="Montserrat" w:hAnsi="Montserrat"/>
          <w:sz w:val="24"/>
        </w:rPr>
        <w:tab/>
        <w:t>"Three years in the deep, and I still can't sleep," the other answered. "That's why..." she struggled with it. "That's why I don't sleep alone," she finally allowed. "Not if I can help it." The rest of the picture filled itself in, and sovled the mystery of the almost endless advances that quickened at the sight of her face. She flashed suddenly on Lieutennant O'Hallan tangled in her embrace, making love to another woman in his mind and not even realizing it.</w:t>
      </w:r>
    </w:p>
    <w:p w:rsidR="00615032" w:rsidRPr="009E56B2" w:rsidRDefault="00615032">
      <w:pPr>
        <w:rPr>
          <w:rFonts w:ascii="Montserrat" w:hAnsi="Montserrat"/>
          <w:sz w:val="24"/>
        </w:rPr>
      </w:pPr>
      <w:r w:rsidRPr="009E56B2">
        <w:rPr>
          <w:rFonts w:ascii="Montserrat" w:hAnsi="Montserrat"/>
          <w:sz w:val="24"/>
        </w:rPr>
        <w:tab/>
        <w:t>"Does he know?" she asked guiltily, not sure who it would wound most. Red shook her head but said nothing. "We have to tell him," she said after a moment. A wordless nod this time.</w:t>
      </w:r>
    </w:p>
    <w:p w:rsidR="00615032" w:rsidRPr="009E56B2" w:rsidRDefault="00615032">
      <w:pPr>
        <w:rPr>
          <w:rFonts w:ascii="Montserrat" w:hAnsi="Montserrat"/>
          <w:sz w:val="24"/>
        </w:rPr>
      </w:pPr>
      <w:r w:rsidRPr="009E56B2">
        <w:rPr>
          <w:rFonts w:ascii="Montserrat" w:hAnsi="Montserrat"/>
          <w:sz w:val="24"/>
        </w:rPr>
        <w:tab/>
        <w:t>While they stood there leaning in each other's arms, a pair of footsteps intruded. They disengaged slowly and looked up when they noticed the person had pulled up short beside them. "Hi, Rick," Red said shamelessly. "Captain," from Aeslyn.</w:t>
      </w:r>
    </w:p>
    <w:p w:rsidR="00615032" w:rsidRPr="009E56B2" w:rsidRDefault="00615032">
      <w:pPr>
        <w:rPr>
          <w:rFonts w:ascii="Montserrat" w:hAnsi="Montserrat"/>
          <w:sz w:val="24"/>
        </w:rPr>
      </w:pPr>
      <w:r w:rsidRPr="009E56B2">
        <w:rPr>
          <w:rFonts w:ascii="Montserrat" w:hAnsi="Montserrat"/>
          <w:sz w:val="24"/>
        </w:rPr>
        <w:tab/>
        <w:t>"Family reunion, ladies?" he asked dryly. Red wrinkled her nose at him in response. He grinned and leaned against the bulkhead. "I'm sorry, things were so busy I neglected to introduce the two of you," he apologised with a devilish smile.</w:t>
      </w:r>
    </w:p>
    <w:p w:rsidR="00615032" w:rsidRPr="009E56B2" w:rsidRDefault="00615032">
      <w:pPr>
        <w:rPr>
          <w:rFonts w:ascii="Montserrat" w:hAnsi="Montserrat"/>
          <w:sz w:val="24"/>
        </w:rPr>
      </w:pPr>
      <w:r w:rsidRPr="009E56B2">
        <w:rPr>
          <w:rFonts w:ascii="Montserrat" w:hAnsi="Montserrat"/>
          <w:sz w:val="24"/>
        </w:rPr>
        <w:tab/>
        <w:t xml:space="preserve"> "Alt put you up to it, didn't she?" Aeslyn crossed her arms and challenged. He merely chuckled under her glare. "I thought so. Mind if I ask what you're doing wandering out at this hour?" she asked, suddenly aware how late it was.</w:t>
      </w:r>
    </w:p>
    <w:p w:rsidR="00615032" w:rsidRPr="009E56B2" w:rsidRDefault="00615032">
      <w:pPr>
        <w:rPr>
          <w:rFonts w:ascii="Montserrat" w:hAnsi="Montserrat"/>
          <w:sz w:val="24"/>
        </w:rPr>
      </w:pPr>
      <w:r w:rsidRPr="009E56B2">
        <w:rPr>
          <w:rFonts w:ascii="Montserrat" w:hAnsi="Montserrat"/>
          <w:sz w:val="24"/>
        </w:rPr>
        <w:tab/>
        <w:t>"Couldn't sleep," he admitted. "I thought I'd go down to the gym and use the pool. At this hour it ought to be empty." Aeslyn and Red exchanged a glance, and premptorily invited themselves along.</w:t>
      </w:r>
      <w:r w:rsidRPr="009E56B2">
        <w:rPr>
          <w:rFonts w:ascii="Montserrat" w:hAnsi="Montserrat"/>
          <w:sz w:val="24"/>
        </w:rPr>
        <w:br w:type="page"/>
        <w:t>CHAPTER ONE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 2117.10.31.1325 TER (Traditional Earth Reckoning)</w:t>
      </w:r>
    </w:p>
    <w:p w:rsidR="00615032" w:rsidRPr="009E56B2" w:rsidRDefault="00615032">
      <w:pPr>
        <w:rPr>
          <w:rFonts w:ascii="Montserrat" w:hAnsi="Montserrat"/>
          <w:sz w:val="24"/>
        </w:rPr>
      </w:pPr>
      <w:r w:rsidRPr="009E56B2">
        <w:rPr>
          <w:rFonts w:ascii="Montserrat" w:hAnsi="Montserrat"/>
          <w:sz w:val="24"/>
        </w:rPr>
        <w:t xml:space="preserve">Emergency Abort from Interface Insertion. Departure from Main Mission Profile to investigate anomoly at low priority node Lambda Epsilon 797. Fleet deployed at NSC 441 </w:t>
      </w:r>
      <w:r w:rsidRPr="009E56B2">
        <w:rPr>
          <w:rFonts w:ascii="Montserrat" w:hAnsi="Montserrat"/>
          <w:sz w:val="24"/>
        </w:rPr>
        <w: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 feather light touch on Captain Daron Medea's shoulder alerted her to the presence of the Advance Reconnisance Fleet's Pathfinder</w:t>
      </w:r>
      <w:r w:rsidRPr="009E56B2">
        <w:rPr>
          <w:rStyle w:val="FootnoteReference"/>
          <w:rFonts w:ascii="Montserrat" w:hAnsi="Montserrat"/>
          <w:sz w:val="24"/>
        </w:rPr>
        <w:footnoteReference w:id="1"/>
      </w:r>
      <w:r w:rsidRPr="009E56B2">
        <w:rPr>
          <w:rFonts w:ascii="Montserrat" w:hAnsi="Montserrat"/>
          <w:sz w:val="24"/>
        </w:rPr>
        <w:t xml:space="preserve">. Reflex directed her eyes to where she expected the mission specialist to be standing, forcing her to witness the unsettling arrival of Morgan Erin Wildmuir. A flash at the corner of her eye picked up her Exec desperately drawing his sidearm out of its holster. In the space just to her left, formed a three dimensional silhouette of a woman's body. The Exec had his weapon trained as Ms. Wildmuir's form became identifiable. Medea realized, absurdly, in a small corner of her mind that what she was seeing was a psionically engineered wormhole translating the Pathfinder's body directly to the Captain's Bridge. In the moment of open transition, her body existed as a warp bridging space from somewhere else on the ship. The Exec's first shot whizzed over Medea's shoulder and entered the distortion at the level of Wildmuir's forehead. Light transported through the silhouette gave Medea a view of the psi's quarters as the bullet starred the bulkhead sheathing. This living portal faded as Wildmuir solidified on the deck of the </w:t>
      </w:r>
      <w:r w:rsidRPr="009E56B2">
        <w:rPr>
          <w:rFonts w:ascii="Montserrat" w:hAnsi="Montserrat"/>
          <w:i/>
          <w:sz w:val="24"/>
        </w:rPr>
        <w:t>Exultant's</w:t>
      </w:r>
      <w:r w:rsidRPr="009E56B2">
        <w:rPr>
          <w:rFonts w:ascii="Montserrat" w:hAnsi="Montserrat"/>
          <w:sz w:val="24"/>
        </w:rPr>
        <w:t xml:space="preserve"> primary bridge. </w:t>
      </w:r>
    </w:p>
    <w:p w:rsidR="00615032" w:rsidRPr="009E56B2" w:rsidRDefault="00615032">
      <w:pPr>
        <w:rPr>
          <w:rFonts w:ascii="Montserrat" w:hAnsi="Montserrat"/>
          <w:sz w:val="24"/>
        </w:rPr>
      </w:pPr>
      <w:r w:rsidRPr="009E56B2">
        <w:rPr>
          <w:rFonts w:ascii="Montserrat" w:hAnsi="Montserrat"/>
          <w:sz w:val="24"/>
        </w:rPr>
        <w:tab/>
        <w:t xml:space="preserve">Medea swore aloud. She was not sure if her reaction was due more to Wildmuir's violation of the Abuse of Power codicil of the Psi Reform Act, or to the narrow margin by which the Exec's shot had missed </w:t>
      </w:r>
      <w:r w:rsidRPr="009E56B2">
        <w:rPr>
          <w:rFonts w:ascii="Montserrat" w:hAnsi="Montserrat"/>
          <w:i/>
          <w:sz w:val="24"/>
        </w:rPr>
        <w:t>her.</w:t>
      </w:r>
      <w:r w:rsidRPr="009E56B2">
        <w:rPr>
          <w:rFonts w:ascii="Montserrat" w:hAnsi="Montserrat"/>
          <w:sz w:val="24"/>
        </w:rPr>
        <w:t xml:space="preserve"> </w:t>
      </w:r>
    </w:p>
    <w:p w:rsidR="00615032" w:rsidRPr="009E56B2" w:rsidRDefault="00615032">
      <w:pPr>
        <w:rPr>
          <w:rFonts w:ascii="Montserrat" w:hAnsi="Montserrat"/>
          <w:sz w:val="24"/>
        </w:rPr>
      </w:pPr>
      <w:r w:rsidRPr="009E56B2">
        <w:rPr>
          <w:rFonts w:ascii="Montserrat" w:hAnsi="Montserrat"/>
          <w:sz w:val="24"/>
        </w:rPr>
        <w:tab/>
        <w:t>Then she saw the expression on the psi's face.</w:t>
      </w:r>
    </w:p>
    <w:p w:rsidR="00615032" w:rsidRPr="009E56B2" w:rsidRDefault="00615032">
      <w:pPr>
        <w:rPr>
          <w:rFonts w:ascii="Montserrat" w:hAnsi="Montserrat"/>
          <w:sz w:val="24"/>
        </w:rPr>
      </w:pPr>
      <w:r w:rsidRPr="009E56B2">
        <w:rPr>
          <w:rFonts w:ascii="Montserrat" w:hAnsi="Montserrat"/>
          <w:sz w:val="24"/>
        </w:rPr>
        <w:tab/>
        <w:t>Medea's override command barely stopped the Commander from blowing the psionic officer's head off. The Exec was white with shock at having actually carried out the Emergency Execution Directive which was the only defense a bridge crew had if a psi invaded their starship's bridge with hostile intentions. The trance of the post-hypnotic command had shattered, and he realized mutely that his captain's safety had been judged irrelevant by the parameters of the EED. Worse, the psi's power had effortlessly protected her from that fatal first round. Shocked faces were turning toward the three of them as Wildmuir barked, "Abort dive! Abort dive!" Medea stared at her, still frozen in shock. "Captain! Pull out of the interface! Now!" Wildmuir pleaded desperately.</w:t>
      </w:r>
    </w:p>
    <w:p w:rsidR="00615032" w:rsidRPr="009E56B2" w:rsidRDefault="00615032">
      <w:pPr>
        <w:rPr>
          <w:rFonts w:ascii="Montserrat" w:hAnsi="Montserrat"/>
          <w:sz w:val="24"/>
        </w:rPr>
      </w:pPr>
      <w:r w:rsidRPr="009E56B2">
        <w:rPr>
          <w:rFonts w:ascii="Montserrat" w:hAnsi="Montserrat"/>
          <w:sz w:val="24"/>
        </w:rPr>
        <w:tab/>
        <w:t>The words penetrated the captain as if from some great remove. But they did penetrate. Without further hesitation, Medea snapped at the helm and a deep chord keened through the ship as it dropped abruptly into normal space.</w:t>
      </w:r>
    </w:p>
    <w:p w:rsidR="00615032" w:rsidRPr="009E56B2" w:rsidRDefault="00615032">
      <w:pPr>
        <w:rPr>
          <w:rFonts w:ascii="Montserrat" w:hAnsi="Montserrat"/>
          <w:sz w:val="24"/>
        </w:rPr>
      </w:pPr>
      <w:r w:rsidRPr="009E56B2">
        <w:rPr>
          <w:rFonts w:ascii="Montserrat" w:hAnsi="Montserrat"/>
          <w:sz w:val="24"/>
        </w:rPr>
        <w:tab/>
        <w:t>A chorus of voices muttered in alarm during the following reverberations as the Pathfinder rushed to her station. She immediately called up the inertial plot to check it against the data already pouring in as the ship tried to find itself in surface space. Emergency claxons overrode all thought of the psi's illegal arrival. The Exec holstered his gun, wasing a moment to stare at Ms. Wildmuir, before turning his attention to the bridge officers. In the back of his mind though, he noted that the psi had not even reacted to the fact that he had just attempted to kill her. The tactical officer, not sure what to expect, was bringing weapon systems to life as the helmsman announced, "We're clear of the fourth componant, sir. Abort confirmed. No response from the auto-locator at this time. Universal heading zero-seven-seven by zero-niner-one angle of insertion zero-zero-zero, traveling at zero gravities with point-one light-standard foreward momentum, sir."</w:t>
      </w:r>
    </w:p>
    <w:p w:rsidR="00615032" w:rsidRPr="009E56B2" w:rsidRDefault="00615032">
      <w:pPr>
        <w:rPr>
          <w:rFonts w:ascii="Montserrat" w:hAnsi="Montserrat"/>
          <w:sz w:val="24"/>
        </w:rPr>
      </w:pPr>
      <w:bookmarkStart w:id="1" w:name="calculate_mass_to_acceleration_g"/>
      <w:bookmarkEnd w:id="1"/>
      <w:r w:rsidRPr="009E56B2">
        <w:rPr>
          <w:rFonts w:ascii="Montserrat" w:hAnsi="Montserrat"/>
          <w:sz w:val="24"/>
        </w:rPr>
        <w:tab/>
        <w:t>Pathfinder Wildmuir immediately corrected, "Plot error, Captain, true universal heading one-two-one by zero-niner-niner angle of insertion plus zero-zero-zero-point-zero-three, traveling at point-one light standard with zero-point-zero-one gravities foreward acceleration, sir!"</w:t>
      </w:r>
    </w:p>
    <w:p w:rsidR="00615032" w:rsidRPr="009E56B2" w:rsidRDefault="00615032">
      <w:pPr>
        <w:rPr>
          <w:rFonts w:ascii="Montserrat" w:hAnsi="Montserrat"/>
          <w:sz w:val="24"/>
        </w:rPr>
      </w:pPr>
      <w:r w:rsidRPr="009E56B2">
        <w:rPr>
          <w:rFonts w:ascii="Montserrat" w:hAnsi="Montserrat"/>
          <w:sz w:val="24"/>
        </w:rPr>
        <w:tab/>
        <w:t>The Captain glided out of her chair to see over the psi's shoulder as the display updated itself showing the marked deviation in the ship's programmed course. The Exec darted to his station and called up Wildmuir's navigation plots to verify the report. Both Captain and Exec were thinking the same thought, point oh-three positive residual angle of insertion did not make sense, the abort should have centered the AOI automatically. "That's not possible," she said, "that would put is into a stellar shadow!"</w:t>
      </w:r>
    </w:p>
    <w:p w:rsidR="00615032" w:rsidRPr="009E56B2" w:rsidRDefault="00615032">
      <w:pPr>
        <w:rPr>
          <w:rFonts w:ascii="Montserrat" w:hAnsi="Montserrat"/>
          <w:sz w:val="24"/>
        </w:rPr>
      </w:pPr>
      <w:r w:rsidRPr="009E56B2">
        <w:rPr>
          <w:rFonts w:ascii="Montserrat" w:hAnsi="Montserrat"/>
          <w:sz w:val="24"/>
        </w:rPr>
        <w:tab/>
        <w:t>Wildmuir looked up at her calmly, "Captain, we are on the grade, my estimate puts us 20 light minutes into system insertion to NSC 441 Sigma, sir." Even as Wildmuir finished speaking, the navigation computer spat up the result of its catalogue search, fully in agreement with the Pathfinder. Wildmuir had dead-reckoned their position faster than the ships auto-locator could. Captain Medea kicked the data around her head for a second, before giving the order to compensate for the gravitic incline of the still distant star. As her people turned to their jobs, she turned on the psi, carefully guarding her expression.</w:t>
      </w:r>
    </w:p>
    <w:p w:rsidR="00615032" w:rsidRPr="009E56B2" w:rsidRDefault="00615032">
      <w:pPr>
        <w:rPr>
          <w:rFonts w:ascii="Montserrat" w:hAnsi="Montserrat"/>
          <w:sz w:val="24"/>
        </w:rPr>
      </w:pPr>
      <w:r w:rsidRPr="009E56B2">
        <w:rPr>
          <w:rFonts w:ascii="Montserrat" w:hAnsi="Montserrat"/>
          <w:sz w:val="24"/>
        </w:rPr>
        <w:tab/>
        <w:t>Under her breath, she queried, "How did you know? The Tracking system didn't even twitch to this."</w:t>
      </w:r>
    </w:p>
    <w:p w:rsidR="00615032" w:rsidRPr="009E56B2" w:rsidRDefault="00615032">
      <w:pPr>
        <w:rPr>
          <w:rFonts w:ascii="Montserrat" w:hAnsi="Montserrat"/>
          <w:sz w:val="24"/>
        </w:rPr>
      </w:pPr>
      <w:r w:rsidRPr="009E56B2">
        <w:rPr>
          <w:rFonts w:ascii="Montserrat" w:hAnsi="Montserrat"/>
          <w:sz w:val="24"/>
        </w:rPr>
        <w:tab/>
        <w:t xml:space="preserve">"I felt it when we hit the slope," the woman answered distractedly. As an explanation went, it required a theoretical knowledge of interface geometry that the Captain simply did not possess. The psi flopped into the chair as other ships dropped out of the interface around them automatically, in response to the emergency abort squeal on the fleet relay transponders. From the Admiral's Bridge elsewhere on the </w:t>
      </w:r>
      <w:r w:rsidRPr="009E56B2">
        <w:rPr>
          <w:rFonts w:ascii="Montserrat" w:hAnsi="Montserrat"/>
          <w:i/>
          <w:sz w:val="24"/>
        </w:rPr>
        <w:t>Exultant</w:t>
      </w:r>
      <w:r w:rsidRPr="009E56B2">
        <w:rPr>
          <w:rFonts w:ascii="Montserrat" w:hAnsi="Montserrat"/>
          <w:sz w:val="24"/>
        </w:rPr>
        <w:t>, Admiral Shoen Dane broke in on the comlink, "Report, Captain."</w:t>
      </w:r>
    </w:p>
    <w:p w:rsidR="00615032" w:rsidRPr="009E56B2" w:rsidRDefault="00615032">
      <w:pPr>
        <w:rPr>
          <w:rFonts w:ascii="Montserrat" w:hAnsi="Montserrat"/>
          <w:sz w:val="24"/>
        </w:rPr>
      </w:pPr>
      <w:r w:rsidRPr="009E56B2">
        <w:rPr>
          <w:rFonts w:ascii="Montserrat" w:hAnsi="Montserrat"/>
          <w:sz w:val="24"/>
        </w:rPr>
        <w:tab/>
        <w:t>"Course corruption, sir, still analyzing the data, please stand by," Medea snapped off without diverting her attention. "Morgan, speak to me," she directed, wanting an explanation of the situation. Admiral Dane would already have the computer's report on their position and it was raising the same question for him that it was for her. How the hell had they slipped off course?</w:t>
      </w:r>
    </w:p>
    <w:p w:rsidR="00615032" w:rsidRPr="009E56B2" w:rsidRDefault="00615032">
      <w:pPr>
        <w:rPr>
          <w:rFonts w:ascii="Montserrat" w:hAnsi="Montserrat"/>
          <w:sz w:val="24"/>
        </w:rPr>
      </w:pPr>
      <w:r w:rsidRPr="009E56B2">
        <w:rPr>
          <w:rFonts w:ascii="Montserrat" w:hAnsi="Montserrat"/>
          <w:sz w:val="24"/>
        </w:rPr>
        <w:tab/>
        <w:t>Morgan looked at her for a moment before responding, "Anomoly, Captain. We slipped into an interface current</w:t>
      </w:r>
      <w:r w:rsidRPr="009E56B2">
        <w:rPr>
          <w:rStyle w:val="FootnoteReference"/>
          <w:rFonts w:ascii="Montserrat" w:hAnsi="Montserrat"/>
          <w:sz w:val="24"/>
        </w:rPr>
        <w:footnoteReference w:id="2"/>
      </w:r>
      <w:r w:rsidRPr="009E56B2">
        <w:rPr>
          <w:rFonts w:ascii="Montserrat" w:hAnsi="Montserrat"/>
          <w:sz w:val="24"/>
        </w:rPr>
        <w:t>; no way we could have avoided it on such a shallow an insertion plot." She gestured to the tactical display.</w:t>
      </w:r>
    </w:p>
    <w:p w:rsidR="00615032" w:rsidRPr="009E56B2" w:rsidRDefault="00615032">
      <w:pPr>
        <w:rPr>
          <w:rFonts w:ascii="Montserrat" w:hAnsi="Montserrat"/>
          <w:sz w:val="24"/>
        </w:rPr>
      </w:pPr>
      <w:r w:rsidRPr="009E56B2">
        <w:rPr>
          <w:rFonts w:ascii="Montserrat" w:hAnsi="Montserrat"/>
          <w:sz w:val="24"/>
        </w:rPr>
        <w:tab/>
        <w:t xml:space="preserve">"An anomoly?" Medea asked with sudden interest. </w:t>
      </w:r>
    </w:p>
    <w:p w:rsidR="00615032" w:rsidRPr="009E56B2" w:rsidRDefault="00615032">
      <w:pPr>
        <w:rPr>
          <w:rFonts w:ascii="Montserrat" w:hAnsi="Montserrat"/>
          <w:sz w:val="24"/>
        </w:rPr>
      </w:pPr>
      <w:r w:rsidRPr="009E56B2">
        <w:rPr>
          <w:rFonts w:ascii="Montserrat" w:hAnsi="Montserrat"/>
          <w:sz w:val="24"/>
        </w:rPr>
        <w:tab/>
        <w:t>"A massive anomoly," the psi responded with a grin.</w:t>
      </w:r>
    </w:p>
    <w:p w:rsidR="00615032" w:rsidRPr="009E56B2" w:rsidRDefault="00615032">
      <w:pPr>
        <w:rPr>
          <w:rFonts w:ascii="Montserrat" w:hAnsi="Montserrat"/>
          <w:sz w:val="24"/>
        </w:rPr>
      </w:pPr>
      <w:r w:rsidRPr="009E56B2">
        <w:rPr>
          <w:rFonts w:ascii="Montserrat" w:hAnsi="Montserrat"/>
          <w:sz w:val="24"/>
        </w:rPr>
        <w:tab/>
        <w:t>The Captain studied the figures for their actual course as compared their projected course. Their course depth had been chosen specifically to assist them in mapping the surface nodes of the translation net that gave the Ancients access to the universe at large. In a shallow dive, they still should have been well clear of stellar gravity curves. Reletivistically speaking, they had been outside the parameters of the Einsteinian Universe. Gravity was a tremendous force at the surface but even a one degree dive would clear them from the surface turbulance and undercurrents. She directed the Pathfinder to run the plot log through the computer, matching it against the incident logs of earlier mapping missions.</w:t>
      </w:r>
    </w:p>
    <w:p w:rsidR="00615032" w:rsidRPr="009E56B2" w:rsidRDefault="00615032">
      <w:pPr>
        <w:rPr>
          <w:rFonts w:ascii="Montserrat" w:hAnsi="Montserrat"/>
          <w:sz w:val="24"/>
        </w:rPr>
      </w:pPr>
      <w:r w:rsidRPr="009E56B2">
        <w:rPr>
          <w:rFonts w:ascii="Montserrat" w:hAnsi="Montserrat"/>
          <w:sz w:val="24"/>
        </w:rPr>
        <w:tab/>
        <w:t xml:space="preserve">She was actually surprised, despite her hunch, when she saw the event corillaries. Wildmuir gave an impressed lift of an eyebrow at her captain's intuitive leap. The psi was not, however, surprised by the apparent conclusion the information suggested. Medea realized that for Morgan the answer was as obvious to her senses as the breadth and depth of the bridge was to her own. The Captain ignored the sudden stab or black envy of the other woman's gift and voiced her next thought, "Is it possible that the last mapping mission missed an entire node?" It suggested the most obvious explanation for the course error. </w:t>
      </w:r>
    </w:p>
    <w:p w:rsidR="00615032" w:rsidRPr="009E56B2" w:rsidRDefault="00615032">
      <w:pPr>
        <w:rPr>
          <w:rFonts w:ascii="Montserrat" w:hAnsi="Montserrat"/>
          <w:sz w:val="24"/>
        </w:rPr>
      </w:pPr>
      <w:r w:rsidRPr="009E56B2">
        <w:rPr>
          <w:rFonts w:ascii="Montserrat" w:hAnsi="Montserrat"/>
          <w:sz w:val="24"/>
        </w:rPr>
        <w:tab/>
        <w:t xml:space="preserve">"Do you mean, did we hit a translation pulse?" her Pathfinder countered. Medea nodded. There was a risk about every node that a diving starship could be caught in the hyperspace pulse generated around a node during open translation. An unmapped node was particularly dangerous in that respect. </w:t>
      </w:r>
      <w:r w:rsidRPr="009E56B2">
        <w:rPr>
          <w:rFonts w:ascii="Montserrat" w:hAnsi="Montserrat"/>
          <w:sz w:val="24"/>
        </w:rPr>
        <w:tab/>
        <w:t>The couputer couldn't compensate for terrain hazzards it didn't know existed. That was the danger of mapping dives. Too many mapping ships had been lost to a pulse's untracable deviations in the interface. Deviations sparked by a more advanced being making its way across the buried face of the universe.</w:t>
      </w:r>
    </w:p>
    <w:p w:rsidR="00615032" w:rsidRPr="009E56B2" w:rsidRDefault="00615032">
      <w:pPr>
        <w:rPr>
          <w:rFonts w:ascii="Montserrat" w:hAnsi="Montserrat"/>
          <w:sz w:val="24"/>
        </w:rPr>
      </w:pPr>
      <w:r w:rsidRPr="009E56B2">
        <w:rPr>
          <w:rFonts w:ascii="Montserrat" w:hAnsi="Montserrat"/>
          <w:sz w:val="24"/>
        </w:rPr>
        <w:tab/>
        <w:t>However, the magnitude of the pulse was unprecedented. The psi had another suspicion, but no evidence to support it. Yet. Wildmuir's grin turned into an out and out smile. "Sir, according to the last survey of this quadrant, this," she indicated a mark in the system they had just entered, "was a minor nexus; which as you can see should be so redundant as to be totally masked by the system's gravitic shadow."</w:t>
      </w:r>
    </w:p>
    <w:p w:rsidR="00615032" w:rsidRPr="009E56B2" w:rsidRDefault="00615032">
      <w:pPr>
        <w:rPr>
          <w:rFonts w:ascii="Montserrat" w:hAnsi="Montserrat"/>
          <w:sz w:val="24"/>
        </w:rPr>
      </w:pPr>
      <w:r w:rsidRPr="009E56B2">
        <w:rPr>
          <w:rFonts w:ascii="Montserrat" w:hAnsi="Montserrat"/>
          <w:sz w:val="24"/>
        </w:rPr>
        <w:tab/>
        <w:t>"Should be," Medea repeated. She read the node classification and previous analysis in the associated field for the feature under Morgan's finger, "It's defined as unstable," she noted aloud, "Are you sure that this is what bent us off course?" The Captain frowned. "Unstable" was hardly what she would call a node that fluctuated from virtual non-existence to bodily diverting a fleet of ships on a tangenital course directly into its local system. However, she had also noted the unusual pulse magnitude and what it suggested frightened her. Not only it make the node potentially useless to their secondary mission objective, it represented a navigational hazzard that could ultimately thwart their primary objective of finding a node capable of delivering the colony ships beyond the influence of their local Ancient Overlords.</w:t>
      </w:r>
    </w:p>
    <w:p w:rsidR="00615032" w:rsidRPr="009E56B2" w:rsidRDefault="00615032">
      <w:pPr>
        <w:rPr>
          <w:rFonts w:ascii="Montserrat" w:hAnsi="Montserrat"/>
          <w:sz w:val="24"/>
        </w:rPr>
      </w:pPr>
      <w:r w:rsidRPr="009E56B2">
        <w:rPr>
          <w:rFonts w:ascii="Montserrat" w:hAnsi="Montserrat"/>
          <w:sz w:val="24"/>
        </w:rPr>
        <w:tab/>
        <w:t>Morgan sat back and keyed in the course projection they would have followed if she hadn't forced them to abort. The vector twisted along the invisible incline and terminated right on the mark. "Bent is too subtle a word, the damn thing nearly swallowed us whole," Morgan replied. Medea was stunned. Morgan keyed the comlink to the Admiral's Bridge, "Admiral, I have identified the anomoly. If you check the plot I'm forewarding to you, you will find that low priority node Lambda Epsilon 797 has stabilized and established a profound presence."</w:t>
      </w:r>
    </w:p>
    <w:p w:rsidR="00615032" w:rsidRPr="009E56B2" w:rsidRDefault="00615032">
      <w:pPr>
        <w:rPr>
          <w:rFonts w:ascii="Montserrat" w:hAnsi="Montserrat"/>
          <w:sz w:val="24"/>
        </w:rPr>
      </w:pPr>
      <w:r w:rsidRPr="009E56B2">
        <w:rPr>
          <w:rFonts w:ascii="Montserrat" w:hAnsi="Montserrat"/>
          <w:sz w:val="24"/>
        </w:rPr>
        <w:tab/>
        <w:t>Medea, looked at her sharply, "How can you be so sure it's stable?"</w:t>
      </w:r>
    </w:p>
    <w:p w:rsidR="00615032" w:rsidRPr="009E56B2" w:rsidRDefault="00615032">
      <w:pPr>
        <w:rPr>
          <w:rFonts w:ascii="Montserrat" w:hAnsi="Montserrat"/>
          <w:sz w:val="24"/>
        </w:rPr>
      </w:pPr>
      <w:r w:rsidRPr="009E56B2">
        <w:rPr>
          <w:rFonts w:ascii="Montserrat" w:hAnsi="Montserrat"/>
          <w:sz w:val="24"/>
        </w:rPr>
        <w:tab/>
        <w:t>Morgan grimmaced and said quite frankly, "If it wasn't, I would have gone into epileptic fits in my cabin the moment we entered its influence, and we'd all be on our way to hell, sir." Neither woman realized that the com line was still open to the Admiral's Bridge.</w:t>
      </w:r>
    </w:p>
    <w:p w:rsidR="00615032" w:rsidRPr="009E56B2" w:rsidRDefault="00615032">
      <w:pPr>
        <w:rPr>
          <w:rFonts w:ascii="Montserrat" w:hAnsi="Montserrat"/>
          <w:sz w:val="24"/>
        </w:rPr>
      </w:pPr>
      <w:r w:rsidRPr="009E56B2">
        <w:rPr>
          <w:rFonts w:ascii="Montserrat" w:hAnsi="Montserrat"/>
          <w:sz w:val="24"/>
        </w:rPr>
        <w:tab/>
        <w:t xml:space="preserve">"Ms. Wildmuir." the Admiral responded dryly, "you have a gift for understatement. Captain, I'm directing the fleet to take up station throughout the system, I want the </w:t>
      </w:r>
      <w:r w:rsidRPr="009E56B2">
        <w:rPr>
          <w:rFonts w:ascii="Montserrat" w:hAnsi="Montserrat"/>
          <w:i/>
          <w:sz w:val="24"/>
        </w:rPr>
        <w:t>Exultant</w:t>
      </w:r>
      <w:r w:rsidRPr="009E56B2">
        <w:rPr>
          <w:rFonts w:ascii="Montserrat" w:hAnsi="Montserrat"/>
          <w:sz w:val="24"/>
        </w:rPr>
        <w:t xml:space="preserve"> on point over the Lambda Epsilon 797 anchorage so we need Ms. Wildmuir off her ass and on the prowl." It was possible that the change in the node's status might also mean a shift in its focal matrix. By design, the entry point would be on or within a planetary mass the record dubbed as "Cinder" by the first expedition to map this quadrant. Morgan would preceed the fleet's flagship and verify with her unique senses the precise location of the terminus. "Pathfinder, a marine recon division will be following in your wake to secure the site as soon as you've identified it. Let's move people."</w:t>
      </w:r>
    </w:p>
    <w:p w:rsidR="00615032" w:rsidRPr="009E56B2" w:rsidRDefault="00615032">
      <w:pPr>
        <w:rPr>
          <w:rFonts w:ascii="Montserrat" w:hAnsi="Montserrat"/>
          <w:sz w:val="24"/>
        </w:rPr>
      </w:pPr>
      <w:r w:rsidRPr="009E56B2">
        <w:rPr>
          <w:rFonts w:ascii="Montserrat" w:hAnsi="Montserrat"/>
          <w:sz w:val="24"/>
        </w:rPr>
        <w:tab/>
        <w:t xml:space="preserve">"Aye-aye," the two women snapped in unison. </w:t>
      </w:r>
    </w:p>
    <w:p w:rsidR="00615032" w:rsidRPr="009E56B2" w:rsidRDefault="00615032">
      <w:pPr>
        <w:rPr>
          <w:rFonts w:ascii="Montserrat" w:hAnsi="Montserrat"/>
          <w:sz w:val="24"/>
        </w:rPr>
      </w:pPr>
      <w:r w:rsidRPr="009E56B2">
        <w:rPr>
          <w:rFonts w:ascii="Montserrat" w:hAnsi="Montserrat"/>
          <w:sz w:val="24"/>
        </w:rPr>
        <w:tab/>
        <w:t>Morgan virtually ran off the bridge to prepare for EVA, as the Exec turned to catch his captain's eye. She saw the need in his look and dismissed him, "Go, Mr. Howe. But get back here as fast as you can and don't deley Ms. Wildmuir any longer that absolutely necessary." The Commander was off the bridge in a second. While the rest of the bridge crew pretended not to have noticed the Exec's hasty exit Medea listened for the hiss of the portal shutting behind him. There was a black side to this emergency that needed immediate attention. Gritting her teeth, she reopened her link to the flag bridge, "Admiral Dane, I have to inform you that protocol Theta Nine was activated during the emergency. I have suborned the log for your review and I want it on the record the I endorse Ms. Wildmuir's decision to violate the Abuse of Power Prohibitions to protect the fleet."</w:t>
      </w:r>
    </w:p>
    <w:p w:rsidR="00615032" w:rsidRPr="009E56B2" w:rsidRDefault="00615032">
      <w:pPr>
        <w:rPr>
          <w:rFonts w:ascii="Montserrat" w:hAnsi="Montserrat"/>
          <w:sz w:val="24"/>
        </w:rPr>
      </w:pPr>
      <w:r w:rsidRPr="009E56B2">
        <w:rPr>
          <w:rFonts w:ascii="Montserrat" w:hAnsi="Montserrat"/>
          <w:sz w:val="24"/>
        </w:rPr>
        <w:tab/>
        <w:t>There was a slight pause, then the admiral asked, "Who was triggered?"</w:t>
      </w:r>
    </w:p>
    <w:p w:rsidR="00615032" w:rsidRPr="009E56B2" w:rsidRDefault="00615032">
      <w:pPr>
        <w:rPr>
          <w:rFonts w:ascii="Montserrat" w:hAnsi="Montserrat"/>
          <w:sz w:val="24"/>
        </w:rPr>
      </w:pPr>
      <w:r w:rsidRPr="009E56B2">
        <w:rPr>
          <w:rFonts w:ascii="Montserrat" w:hAnsi="Montserrat"/>
          <w:sz w:val="24"/>
        </w:rPr>
        <w:tab/>
        <w:t>Medea looked down at her hands. Dane knew about the failsafes better than anyone. He was alive today thanks to the Emergency Execution Directive. No one had ever failed the trigger response to date, so the fact that Morgan had lived to save them presented the whole failsafe program with a dangerous problem. She took a deep breath and answered, "Mr. Howe responded to the EED conditioning with negative effect, sir." In truth, he had performed too well. He had simply encountered a hole in the failsafe's effectiveness. Literally.</w:t>
      </w:r>
    </w:p>
    <w:p w:rsidR="00615032" w:rsidRPr="009E56B2" w:rsidRDefault="00615032">
      <w:pPr>
        <w:rPr>
          <w:rFonts w:ascii="Montserrat" w:hAnsi="Montserrat"/>
          <w:sz w:val="24"/>
        </w:rPr>
      </w:pPr>
      <w:r w:rsidRPr="009E56B2">
        <w:rPr>
          <w:rFonts w:ascii="Montserrat" w:hAnsi="Montserrat"/>
          <w:sz w:val="24"/>
        </w:rPr>
        <w:tab/>
        <w:t>"I'm sending you Commander Alles to relieve Commander Howe, Daron. I want to see him and the visual log in my ready room, now," Dane ordered. Madea swollowed hard. Before she could explain Howe's absence, Dane added, "Just so you know, I accept your endorsement, and I am adding my own on Ms. Wildmuir's behalf. I'll do what I can to clear Howe of fault for the, fortunate, failure of the failsafe."</w:t>
      </w:r>
    </w:p>
    <w:p w:rsidR="00615032" w:rsidRPr="009E56B2" w:rsidRDefault="00615032">
      <w:pPr>
        <w:rPr>
          <w:rFonts w:ascii="Montserrat" w:hAnsi="Montserrat"/>
          <w:sz w:val="24"/>
        </w:rPr>
      </w:pPr>
      <w:r w:rsidRPr="009E56B2">
        <w:rPr>
          <w:rFonts w:ascii="Montserrat" w:hAnsi="Montserrat"/>
          <w:sz w:val="24"/>
        </w:rPr>
        <w:tab/>
        <w:t>Medea held her relief, considering what she was forced to admit, "Admiral, I regret I cannot send my Exec directly to you," she held up her hand to forstall his response and finished, "I dismissed him at his request. He has something to work out with Ms. Wildmuir in private. I'll see to it that he proceeds directly to you from their present location, sir."</w:t>
      </w:r>
    </w:p>
    <w:p w:rsidR="00615032" w:rsidRPr="009E56B2" w:rsidRDefault="00615032">
      <w:pPr>
        <w:rPr>
          <w:rFonts w:ascii="Montserrat" w:hAnsi="Montserrat"/>
          <w:sz w:val="24"/>
        </w:rPr>
      </w:pPr>
      <w:r w:rsidRPr="009E56B2">
        <w:rPr>
          <w:rFonts w:ascii="Montserrat" w:hAnsi="Montserrat"/>
          <w:sz w:val="24"/>
        </w:rPr>
        <w:tab/>
        <w:t>The Admiral studied her face very carefully. It was possible that a trigger who had failed to fulfill the EED compulsion would be incined to further action, but he trusted her assessment of her subordinates. She would not have approved her Exec's request if she had any doubts about either of her crewmen's safety. Finally he nodded, "Very well, Captain. As soon as he is able, have Mr. Howe report to me." Madea acknowledged and cut the link. This far from home, Admiral Dane would have the final word on this incident, but the reppurcussions would eventually carry all the way back to Earth. Both Howe and Wildmuir could be seriously hurt by this event at that point—when Naval Intelligence had to officially address it.</w:t>
      </w:r>
    </w:p>
    <w:p w:rsidR="00615032" w:rsidRPr="009E56B2" w:rsidRDefault="00615032">
      <w:pPr>
        <w:rPr>
          <w:rFonts w:ascii="Montserrat" w:hAnsi="Montserrat"/>
          <w:sz w:val="24"/>
        </w:rPr>
      </w:pPr>
      <w:r w:rsidRPr="009E56B2">
        <w:rPr>
          <w:rFonts w:ascii="Montserrat" w:hAnsi="Montserrat"/>
          <w:sz w:val="24"/>
        </w:rPr>
        <w:tab/>
        <w:t xml:space="preserve">In spite of herself, though, she couldn't dwell on it. The fluke that could have augered in the whole fleet eclipsed that concern in her mind. This expidition had two vital objectives, one of which had been expected to accomplish no more than confirm what already was known about translation nodes. Habitable and formerly habitable planets throughout the Orion arm had been found to be linked to a network of corridors in hyperdimensional space that presumably spanned intergalactic distances. The Captain reflected on what this anomoly could mean to thier mission. A remote, unguarded nexus could give humanity a foothold beyond the confrontation that mankind had discovered in progress around them upon reaching the stars. The same thought was broadcasting itself through her bridge crew. She hardly needed to give them orders. </w:t>
      </w:r>
    </w:p>
    <w:p w:rsidR="00615032" w:rsidRPr="009E56B2" w:rsidRDefault="00615032">
      <w:pPr>
        <w:rPr>
          <w:rFonts w:ascii="Montserrat" w:hAnsi="Montserrat"/>
          <w:sz w:val="24"/>
        </w:rPr>
      </w:pPr>
      <w:r w:rsidRPr="009E56B2">
        <w:rPr>
          <w:rFonts w:ascii="Montserrat" w:hAnsi="Montserrat"/>
          <w:sz w:val="24"/>
        </w:rPr>
        <w:tab/>
        <w:t>Exultant began to move towards the now invisible Cinder, and Medea allowed her mind to roam through the still mystifying thoughts of nodes and what they represented.</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t xml:space="preserve">The first of the known, and decidedly strange gateways had been encountered on Earth. The discoveries had been made in the late twentieth century by what were now believed to be some of the first Active Psi's. At first, experience with the nodes drove these early psi's all but insane. Inevitably they discovered that the access and control of the translation network was based on psi manipulation. Later, similar discoveries were made about technologies that science fiction writers had been dreaming about for over three generations. </w:t>
      </w:r>
    </w:p>
    <w:p w:rsidR="00615032" w:rsidRPr="009E56B2" w:rsidRDefault="00615032">
      <w:pPr>
        <w:rPr>
          <w:rFonts w:ascii="Montserrat" w:hAnsi="Montserrat"/>
          <w:sz w:val="24"/>
        </w:rPr>
      </w:pPr>
      <w:r w:rsidRPr="009E56B2">
        <w:rPr>
          <w:rFonts w:ascii="Montserrat" w:hAnsi="Montserrat"/>
          <w:sz w:val="24"/>
        </w:rPr>
        <w:tab/>
        <w:t>At some point it was discovered that the nodes had been deliberately rendered inert. Still acting unofficially and on their own, psi's probed and opened up a number of node paths and discovered the existence of human civilizations occupying dozens of terrestrial worlds. And then they discovered the Oasians. The most momentus discovery of the twentieth century, and one of the most dangerous. But that thought led somewhere else altogether.</w:t>
      </w:r>
    </w:p>
    <w:p w:rsidR="00615032" w:rsidRPr="009E56B2" w:rsidRDefault="00615032">
      <w:pPr>
        <w:rPr>
          <w:rFonts w:ascii="Montserrat" w:hAnsi="Montserrat"/>
          <w:sz w:val="24"/>
        </w:rPr>
      </w:pPr>
      <w:r w:rsidRPr="009E56B2">
        <w:rPr>
          <w:rFonts w:ascii="Montserrat" w:hAnsi="Montserrat"/>
          <w:sz w:val="24"/>
        </w:rPr>
        <w:tab/>
        <w:t>It wasn't until mankind reached out into space that they discovered why the nodes had been disabled and why human worlds had apparently been cut off from a much larger network, when Man discovered the Ancients. More than one faction of them. The answer to the question became blindingly simple, Man had been exiled from the regular routes used by either side in their galactic conflict. It was probably too much to hope that there was a region of space that those ancient civilizations had not already reached, but mankind needed that hope because there was no way humanity could go toe to toe with what they had seen out there.</w:t>
      </w:r>
    </w:p>
    <w:p w:rsidR="00615032" w:rsidRPr="009E56B2" w:rsidRDefault="00615032">
      <w:pPr>
        <w:rPr>
          <w:rFonts w:ascii="Montserrat" w:hAnsi="Montserrat"/>
          <w:sz w:val="24"/>
        </w:rPr>
      </w:pPr>
      <w:r w:rsidRPr="009E56B2">
        <w:rPr>
          <w:rFonts w:ascii="Montserrat" w:hAnsi="Montserrat"/>
          <w:sz w:val="24"/>
        </w:rPr>
        <w:tab/>
        <w:t>It was hard enough to deal with the fact that humanity was able to go about its business only because Man was obviously considered too insignificant for Ancients to bother with. Outside of utterly squashing any human attempt to make contact with non human intelligence, that is. Communication with the Ancients had only accomplished the annihilation of the expeditions that attempted it. The only real information they had about the conflict came from exiles and ex-patriots of those races who had spent ages in hiding on human worlds. They had only reared their heads when it had become clear to them that humanity was not content to remain confined to their cradles.</w:t>
      </w:r>
    </w:p>
    <w:p w:rsidR="00615032" w:rsidRPr="009E56B2" w:rsidRDefault="00615032">
      <w:pPr>
        <w:rPr>
          <w:rFonts w:ascii="Montserrat" w:hAnsi="Montserrat"/>
          <w:sz w:val="24"/>
        </w:rPr>
      </w:pPr>
      <w:r w:rsidRPr="009E56B2">
        <w:rPr>
          <w:rFonts w:ascii="Montserrat" w:hAnsi="Montserrat"/>
          <w:sz w:val="24"/>
        </w:rPr>
        <w:tab/>
        <w:t>They took humans by the hand and showed them the unbelievable technology of the Ancient races; explained the awesome gates they had built on the worlds they had seeded across countless galaxies. They demonstrated that the power of individual members of those races could cripple the forces humanity could field. Only the best of human psi's were really a match for the soldiers of the Ancients—and such precocious humans were pitifully few. Still, as long as there was a way to move clear of the battlefield, then there was hope. All of the joint resources human worlds could muster became invested in the effort to slip out from under the Ancients. Excepeting for an occasional difference in opinion, to put it lightly, humans avoided warring on each other so that their fleets could find a back door out of the local heavens.</w:t>
      </w:r>
    </w:p>
    <w:p w:rsidR="00615032" w:rsidRPr="009E56B2" w:rsidRDefault="00615032">
      <w:pPr>
        <w:rPr>
          <w:rFonts w:ascii="Montserrat" w:hAnsi="Montserrat"/>
          <w:sz w:val="24"/>
        </w:rPr>
      </w:pPr>
      <w:r w:rsidRPr="009E56B2">
        <w:rPr>
          <w:rFonts w:ascii="Montserrat" w:hAnsi="Montserrat"/>
          <w:sz w:val="24"/>
        </w:rPr>
        <w:tab/>
        <w:t>Captain looked at the Plot screen before her and wondered if she was looking at that back door.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Class III Psi-Active Mission Specialist, Pathfinder Morgan Erin Wildmuir stood in the airlock savoring the last air she would breathe for anywhere up the next three days. She knew enough from the plot she had run to guess where on Cinder the nexus could be found. If she pushed herself she could close on the planet far in advance of her marine recon escort. She was tempted. It had been long enough since she had the opportunity to walk planetside without the crippling inhibitors the law required psi's take to limit their powers while down the well. She gave a disgusted scowl at the thought of her last visit home and the way she had had to be ferried in and out of the well like a common groundling via shuttle. </w:t>
      </w:r>
      <w:r w:rsidRPr="009E56B2">
        <w:rPr>
          <w:rFonts w:ascii="Montserrat" w:hAnsi="Montserrat"/>
          <w:i/>
          <w:sz w:val="24"/>
        </w:rPr>
        <w:t>Abuse of Power,</w:t>
      </w:r>
      <w:r w:rsidRPr="009E56B2">
        <w:rPr>
          <w:rFonts w:ascii="Montserrat" w:hAnsi="Montserrat"/>
          <w:sz w:val="24"/>
        </w:rPr>
        <w:t xml:space="preserve"> her thoughts were dark. </w:t>
      </w:r>
      <w:r w:rsidRPr="009E56B2">
        <w:rPr>
          <w:rFonts w:ascii="Montserrat" w:hAnsi="Montserrat"/>
          <w:i/>
          <w:sz w:val="24"/>
        </w:rPr>
        <w:t>They would have suffocated in their own filth if it hadn't been for the discoveries we gave them. Instead of embracing their us though, they exiled us from their worlds and pushed us over to the military where we can get our heads blown off for using our gifts to respond to life threatening emergencies!</w:t>
      </w:r>
      <w:r w:rsidRPr="009E56B2">
        <w:rPr>
          <w:rFonts w:ascii="Montserrat" w:hAnsi="Montserrat"/>
          <w:sz w:val="24"/>
        </w:rPr>
        <w:t xml:space="preserve"> </w:t>
      </w:r>
    </w:p>
    <w:p w:rsidR="00615032" w:rsidRPr="009E56B2" w:rsidRDefault="00615032">
      <w:pPr>
        <w:rPr>
          <w:rFonts w:ascii="Montserrat" w:hAnsi="Montserrat"/>
          <w:sz w:val="24"/>
        </w:rPr>
      </w:pPr>
      <w:r w:rsidRPr="009E56B2">
        <w:rPr>
          <w:rFonts w:ascii="Montserrat" w:hAnsi="Montserrat"/>
          <w:sz w:val="24"/>
        </w:rPr>
        <w:tab/>
        <w:t xml:space="preserve">Morgan sighed. Shame burned in her for that silent outburst. Hell, she was one of the few who had understood </w:t>
      </w:r>
      <w:r w:rsidRPr="009E56B2">
        <w:rPr>
          <w:rFonts w:ascii="Montserrat" w:hAnsi="Montserrat"/>
          <w:i/>
          <w:sz w:val="24"/>
        </w:rPr>
        <w:t>why</w:t>
      </w:r>
      <w:r w:rsidRPr="009E56B2">
        <w:rPr>
          <w:rFonts w:ascii="Montserrat" w:hAnsi="Montserrat"/>
          <w:sz w:val="24"/>
        </w:rPr>
        <w:t xml:space="preserve"> such harsh rules had been levered against them. Poor Howe, he was as much a victim as she; the man hadn't even realized that he'd been programmed for the desperation strike. He had been horrified when he caught up to her in the corridor. </w:t>
      </w:r>
    </w:p>
    <w:p w:rsidR="00615032" w:rsidRPr="009E56B2" w:rsidRDefault="00615032">
      <w:pPr>
        <w:rPr>
          <w:rFonts w:ascii="Montserrat" w:hAnsi="Montserrat"/>
          <w:sz w:val="24"/>
        </w:rPr>
      </w:pPr>
      <w:r w:rsidRPr="009E56B2">
        <w:rPr>
          <w:rFonts w:ascii="Montserrat" w:hAnsi="Montserrat"/>
          <w:sz w:val="24"/>
        </w:rPr>
        <w:tab/>
        <w:t xml:space="preserve">His surprize had displaced his greif for an instant when he discovered he didn't even need to explain his actions to her. </w:t>
      </w:r>
      <w:r w:rsidRPr="009E56B2">
        <w:rPr>
          <w:rFonts w:ascii="Montserrat" w:hAnsi="Montserrat"/>
          <w:i/>
          <w:sz w:val="24"/>
        </w:rPr>
        <w:t>It's not your fault,</w:t>
      </w:r>
      <w:r w:rsidRPr="009E56B2">
        <w:rPr>
          <w:rFonts w:ascii="Montserrat" w:hAnsi="Montserrat"/>
          <w:sz w:val="24"/>
        </w:rPr>
        <w:t xml:space="preserve"> she had said the instant she saw him. Even still, he had stumbled over himself in fear of her reprise. After carefully explaining that she not upset at him, he had had asked her why. She had simply said she was used to it. How was she supposed to explain to him why she had not been surprised? She had survived this prejudice for too long to hold it against him. She had actually been more hurt by his fear of her wrath than the sickening realization that had passed with that first bullet through her.</w:t>
      </w:r>
    </w:p>
    <w:p w:rsidR="00615032" w:rsidRPr="009E56B2" w:rsidRDefault="00615032">
      <w:pPr>
        <w:rPr>
          <w:rFonts w:ascii="Montserrat" w:hAnsi="Montserrat"/>
          <w:sz w:val="24"/>
        </w:rPr>
      </w:pPr>
      <w:r w:rsidRPr="009E56B2">
        <w:rPr>
          <w:rFonts w:ascii="Montserrat" w:hAnsi="Montserrat"/>
          <w:sz w:val="24"/>
        </w:rPr>
        <w:tab/>
        <w:t xml:space="preserve">That fear was the enemy. Earth herself was hurt by the political fear surrounding her most gifted children. A psi of her rating could do a staggering amount of work in the safe haven of a planetary atmosphere if they'd let her. Instead, Latents labored and risked their lives in the same fashion as their ancestors did. She shook her head at the thought and adjusted the body sheath that served as the generic uniform of the Interstellar Armed Forces, and pulled on her flight jacket. While she qualified to pilot one of the deadly fighters attached to starships, that was not why she had the symbol of fighting pride. One of the </w:t>
      </w:r>
      <w:r w:rsidRPr="009E56B2">
        <w:rPr>
          <w:rFonts w:ascii="Montserrat" w:hAnsi="Montserrat"/>
          <w:i/>
          <w:sz w:val="24"/>
        </w:rPr>
        <w:t xml:space="preserve">Exultan's </w:t>
      </w:r>
      <w:r w:rsidRPr="009E56B2">
        <w:rPr>
          <w:rFonts w:ascii="Montserrat" w:hAnsi="Montserrat"/>
          <w:sz w:val="24"/>
        </w:rPr>
        <w:t xml:space="preserve">pilots had given to her as thanks for coming to his squadrons aid during the short war with Oasis. </w:t>
      </w:r>
    </w:p>
    <w:p w:rsidR="00615032" w:rsidRPr="009E56B2" w:rsidRDefault="00615032">
      <w:pPr>
        <w:rPr>
          <w:rFonts w:ascii="Montserrat" w:hAnsi="Montserrat"/>
          <w:sz w:val="24"/>
        </w:rPr>
      </w:pPr>
      <w:r w:rsidRPr="009E56B2">
        <w:rPr>
          <w:rFonts w:ascii="Montserrat" w:hAnsi="Montserrat"/>
          <w:sz w:val="24"/>
        </w:rPr>
        <w:tab/>
        <w:t>She frowned. It was a turn in her thoughts, but it led back to the same place. Even the Oasians, being the most psi sophisticated of the human worlds, banned their powerful Actives from the surface of their worlds. She was no more welcome there than on Earth even before the war. In the hundred and twenty odd years since she first revealed her power to her government on Earth, she had been hounded and harassed as a potential threat to all but one of the human inhabited planets. It had only gotten worse the longer she had lived. The fact that her ability allowed her to maintain her youth for as long as she willed it made her existence a lash at normal men and women. She couldn't help a short bitter laugh. Sure, she could survive indefinately virtually anywhere in the universe, planet or no, but what was the point? She didn't have a life!</w:t>
      </w:r>
    </w:p>
    <w:p w:rsidR="00615032" w:rsidRPr="009E56B2" w:rsidRDefault="00615032">
      <w:pPr>
        <w:rPr>
          <w:rFonts w:ascii="Montserrat" w:hAnsi="Montserrat"/>
          <w:sz w:val="24"/>
        </w:rPr>
      </w:pPr>
      <w:r w:rsidRPr="009E56B2">
        <w:rPr>
          <w:rFonts w:ascii="Montserrat" w:hAnsi="Montserrat"/>
          <w:sz w:val="24"/>
        </w:rPr>
        <w:tab/>
        <w:t>She, like most of the psi's she knew, was gradually becoming alien under her forced exposure to the cold embrace of the cosmos. The reality she identified with becoming more and more remote to the life she had known as a girl back when psionics was considered science fiction.</w:t>
      </w:r>
    </w:p>
    <w:p w:rsidR="00615032" w:rsidRPr="009E56B2" w:rsidRDefault="00615032">
      <w:pPr>
        <w:rPr>
          <w:rFonts w:ascii="Montserrat" w:hAnsi="Montserrat"/>
          <w:sz w:val="24"/>
        </w:rPr>
      </w:pPr>
      <w:r w:rsidRPr="009E56B2">
        <w:rPr>
          <w:rFonts w:ascii="Montserrat" w:hAnsi="Montserrat"/>
          <w:sz w:val="24"/>
        </w:rPr>
        <w:tab/>
        <w:t>She sighed and brushed the anger out of her mind. Ahead of her was a world unclaimed by any government and she would walk for a time under a blue (she hoped) sky uncrippled by drugs or scramblers. She depressurized the airlock and felt the celestial beast awaken within her to redefine her body. In about the same space of time it would take to hold her breath, her body began to unknit and restructure itself. Most of the restructuring was analogous to her terrestrial biology, meaning that on a purely motor level, she was unchanged. For the most part, biological functions were becoming more specialized to accommodate a mass/energy metabolism. He mind was literally holding her body together and forcing it to live as her environment conspired to kill it. The greatest changes would have been neurological if not for the fact that the first time she'd had to do this, the changes had remained permanent. The consequences having been that she lived perpetually with a psionic hyper awareness of her biology and those forces she could control to preserve and reinforce it. If her body required sustenance it took an act of will to keep her mind from simply grabbing the requisite atoms and particles and fabricating it. If she did not stop herself, she could go for weeks or even months not eating without even realizing it.</w:t>
      </w:r>
    </w:p>
    <w:p w:rsidR="00615032" w:rsidRPr="009E56B2" w:rsidRDefault="00615032">
      <w:pPr>
        <w:rPr>
          <w:rFonts w:ascii="Montserrat" w:hAnsi="Montserrat"/>
          <w:sz w:val="24"/>
        </w:rPr>
      </w:pPr>
      <w:r w:rsidRPr="009E56B2">
        <w:rPr>
          <w:rFonts w:ascii="Montserrat" w:hAnsi="Montserrat"/>
          <w:sz w:val="24"/>
        </w:rPr>
        <w:tab/>
        <w:t>There were times when she wondered if it was possible for her to die.</w:t>
      </w:r>
    </w:p>
    <w:p w:rsidR="00615032" w:rsidRPr="009E56B2" w:rsidRDefault="00615032">
      <w:pPr>
        <w:rPr>
          <w:rFonts w:ascii="Montserrat" w:hAnsi="Montserrat"/>
          <w:sz w:val="24"/>
        </w:rPr>
      </w:pPr>
      <w:r w:rsidRPr="009E56B2">
        <w:rPr>
          <w:rFonts w:ascii="Montserrat" w:hAnsi="Montserrat"/>
          <w:sz w:val="24"/>
        </w:rPr>
        <w:tab/>
        <w:t>She was dreadfully aware how easily she could lose her humanity. If she simply stopped eating, she might gradually change to the point where she would not be capable of eating. There would be no point to maintaining a digestive system. Eventually, she wouldn't bother. And if there was no point to a digestive system, why bother with a circulatory system? Or a repriratory system? Why bother with internal organs at all? It was too frightening to think about. She could redefine the whole of her bodily capabilities in hyperspatial dimensions, wholly devoid of three dimensional limits. But that line of thought eventually dwindled down to: Why have a body at all? She shook herself out of that dangerous loop and wrenched her mind back to the job at hand.</w:t>
      </w:r>
    </w:p>
    <w:p w:rsidR="00615032" w:rsidRPr="009E56B2" w:rsidRDefault="00615032">
      <w:pPr>
        <w:rPr>
          <w:rFonts w:ascii="Montserrat" w:hAnsi="Montserrat"/>
          <w:sz w:val="24"/>
        </w:rPr>
      </w:pPr>
      <w:r w:rsidRPr="009E56B2">
        <w:rPr>
          <w:rFonts w:ascii="Montserrat" w:hAnsi="Montserrat"/>
          <w:sz w:val="24"/>
        </w:rPr>
        <w:tab/>
        <w:t xml:space="preserve">The ready light blinked on and she hit the outer door release button. The slightest breeze proceeded her out as the residue of air was sucked out in a rain of microscopic frost. She grasped the edges of the interface with her mind, wrinkled its geometry with her will and flew free of the ship's shadow. </w:t>
      </w:r>
    </w:p>
    <w:p w:rsidR="00615032" w:rsidRPr="009E56B2" w:rsidRDefault="00615032">
      <w:pPr>
        <w:rPr>
          <w:rFonts w:ascii="Montserrat" w:hAnsi="Montserrat"/>
          <w:sz w:val="24"/>
        </w:rPr>
      </w:pPr>
      <w:r w:rsidRPr="009E56B2">
        <w:rPr>
          <w:rFonts w:ascii="Montserrat" w:hAnsi="Montserrat"/>
          <w:sz w:val="24"/>
        </w:rPr>
        <w:tab/>
        <w:t>She felt the rain of photons and oriented herself towards the distant sun. A large star from this distance, but clearly the center of the local gravity well. She drank in raw, full spectrum radiation, unconsciously converting it to a form that would sustain her in this fatal environment.</w:t>
      </w:r>
    </w:p>
    <w:p w:rsidR="00615032" w:rsidRPr="009E56B2" w:rsidRDefault="00615032">
      <w:pPr>
        <w:rPr>
          <w:rFonts w:ascii="Montserrat" w:hAnsi="Montserrat"/>
          <w:sz w:val="24"/>
        </w:rPr>
      </w:pPr>
      <w:r w:rsidRPr="009E56B2">
        <w:rPr>
          <w:rFonts w:ascii="Montserrat" w:hAnsi="Montserrat"/>
          <w:sz w:val="24"/>
        </w:rPr>
        <w:tab/>
        <w:t xml:space="preserve">Because her telepathic aspect was overwhelmingly intimate, she composed and broadcast her status report in the microwave frequency she had arranged with the </w:t>
      </w:r>
      <w:r w:rsidRPr="009E56B2">
        <w:rPr>
          <w:rFonts w:ascii="Montserrat" w:hAnsi="Montserrat"/>
          <w:i/>
          <w:sz w:val="24"/>
        </w:rPr>
        <w:t>Exultant</w:t>
      </w:r>
      <w:r w:rsidRPr="009E56B2">
        <w:rPr>
          <w:rFonts w:ascii="Montserrat" w:hAnsi="Montserrat"/>
          <w:sz w:val="24"/>
        </w:rPr>
        <w:t xml:space="preserve">. The confirmation signal tickled her consciousness. </w:t>
      </w:r>
    </w:p>
    <w:p w:rsidR="00615032" w:rsidRPr="009E56B2" w:rsidRDefault="00615032">
      <w:pPr>
        <w:rPr>
          <w:rFonts w:ascii="Montserrat" w:hAnsi="Montserrat"/>
          <w:sz w:val="24"/>
        </w:rPr>
      </w:pPr>
      <w:r w:rsidRPr="009E56B2">
        <w:rPr>
          <w:rFonts w:ascii="Montserrat" w:hAnsi="Montserrat"/>
          <w:sz w:val="24"/>
        </w:rPr>
        <w:tab/>
        <w:t xml:space="preserve">As she drifted along her initial vector, she cast a last look at the vast sweeping lines of the vessel that had been both home and prison for almost seven years. From a moderate distance, the ship looked like some esoteric multi-bladed knife for killing gods. Her motion was only momentum at this point, so she turned her will to carving a precise </w:t>
      </w:r>
      <w:r w:rsidRPr="009E56B2">
        <w:rPr>
          <w:rFonts w:ascii="Montserrat" w:hAnsi="Montserrat"/>
          <w:i/>
          <w:sz w:val="24"/>
        </w:rPr>
        <w:t>surf</w:t>
      </w:r>
      <w:r w:rsidRPr="009E56B2">
        <w:rPr>
          <w:rFonts w:ascii="Montserrat" w:hAnsi="Montserrat"/>
          <w:sz w:val="24"/>
        </w:rPr>
        <w:t xml:space="preserve"> insertion. Where real space met the interface there existed a natural wavefront that would impell her along at the speed of light. Earth psi's took to calling it the </w:t>
      </w:r>
      <w:r w:rsidRPr="009E56B2">
        <w:rPr>
          <w:rFonts w:ascii="Montserrat" w:hAnsi="Montserrat"/>
          <w:i/>
          <w:sz w:val="24"/>
        </w:rPr>
        <w:t>surf</w:t>
      </w:r>
      <w:r w:rsidRPr="009E56B2">
        <w:rPr>
          <w:rFonts w:ascii="Montserrat" w:hAnsi="Montserrat"/>
          <w:sz w:val="24"/>
        </w:rPr>
        <w:t xml:space="preserve"> almost immediately upon discovering it. </w:t>
      </w:r>
      <w:r w:rsidRPr="009E56B2">
        <w:rPr>
          <w:rFonts w:ascii="Montserrat" w:hAnsi="Montserrat"/>
          <w:i/>
          <w:sz w:val="24"/>
        </w:rPr>
        <w:t>Surfing</w:t>
      </w:r>
      <w:r w:rsidRPr="009E56B2">
        <w:rPr>
          <w:rFonts w:ascii="Montserrat" w:hAnsi="Montserrat"/>
          <w:sz w:val="24"/>
        </w:rPr>
        <w:t xml:space="preserve"> was perhaps more risky than the situation called for, but she'd reach her target area in hours instead of days. An attempt to bridge these distances was too energy intensive for her taste, since she'd be mentally exhausted in all but the most propituous circumstances by the effort. Riding the EM wavefront was an opposing risk. The </w:t>
      </w:r>
      <w:r w:rsidRPr="009E56B2">
        <w:rPr>
          <w:rFonts w:ascii="Montserrat" w:hAnsi="Montserrat"/>
          <w:i/>
          <w:sz w:val="24"/>
        </w:rPr>
        <w:t>surf</w:t>
      </w:r>
      <w:r w:rsidRPr="009E56B2">
        <w:rPr>
          <w:rFonts w:ascii="Montserrat" w:hAnsi="Montserrat"/>
          <w:sz w:val="24"/>
        </w:rPr>
        <w:t xml:space="preserve"> was a sea of infinite energy she simply channeled herself into. Her motion was incidental to her effort, which was to keep her focus clean enough to prevent too much of that energy from flowing into her reserves where they could possibly over amp her consciousness and bootstrap her right out of her mind. Cosmic awareness might as well be oblivion for all the good it would do for her body in the </w:t>
      </w:r>
      <w:r w:rsidRPr="009E56B2">
        <w:rPr>
          <w:rFonts w:ascii="Montserrat" w:hAnsi="Montserrat"/>
          <w:i/>
          <w:sz w:val="24"/>
        </w:rPr>
        <w:t>surf</w:t>
      </w:r>
      <w:r w:rsidRPr="009E56B2">
        <w:rPr>
          <w:rFonts w:ascii="Montserrat" w:hAnsi="Montserrat"/>
          <w:sz w:val="24"/>
        </w:rPr>
        <w:t xml:space="preserve">. </w:t>
      </w:r>
      <w:r w:rsidRPr="009E56B2">
        <w:rPr>
          <w:rFonts w:ascii="Montserrat" w:hAnsi="Montserrat"/>
          <w:sz w:val="24"/>
        </w:rPr>
        <w:br w:type="page"/>
        <w:t>Of Man and Lyn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Aeid : I</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The Third Joint Colonial Expidition, under the leadership of Earth's Advance Reconnisance Fleet, was forced out of hyperspace by an interface anomoly.  The fleet's related mission objective of conducting a review of mapped conversion points compelled it to investigate.  Fleet command was soon distracted by a smaller discovery.  Six men and women, found incapaciteted at the edges of the translation site, are picked up and transferred under quarentine to a medical frigate while marine recon units conduct their survey. When the refugees are genetically profiled in medlab it turns out that the group is not as human as they appear.   This draws the attention of the fleet's alien advisor.  The realization of what they are comes just as the nexus draws the attention of the Ancients.  The ensuing battle prevents further exploration of this particular mystery even as it provides cover for the enacting of a vandetta as old as the original cause of the great war of heaven.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Humanity reached the stars only to discover that a great swath of galaxies, including Man's own Milky Way, were held in the clawing fist of a vastly powerful alien empire.  What was worse, that empire was at war.  A war begun before the dawn of Earth's history and still raged between vast and terrible adversaries known only as the Ancients, collectively.  For more than a century, Man's first tentative steps across the veil of space revealed only hints of the great conflict.  The faces of these powerful forces remained hidden while Earth's efforts brought men into contact with other human civilizations that had reached the stars to face the same horror.  Inevitably, their united exploration revealed that Earth, like many of the sister worlds still being discovered, were bypassed in their infancy by the Ancient's jump to galactic war.  A renegade element of their current Ancient Overlords, in self exile among the human worlds, finally came foreward and revealed to men the true face of the ageless conflict.  With the aid of these alien advisors, mankind began to secure its position in the universe and probe the underbelly of the conflict unfolding over them.  Fleets of ships were commissioned to explore the Orion Arm in search of the portals to the translation network that gave their Overlords access to the greater universe.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In spite of the fact that human survival is utterly dependant on the active psi capabilities possessed by a growing percentage of the population, political measures have barred all but the weakest of Actives (CL I and the lower end of CL II ratings) from unimpaired access the surface of inhabited worlds.  Various 'sleeper' treatments are employed to restrict or fully subdue the capacity of psi's with proscribed ratings for the duration of their planetary stay.  The technology exists to readily destroy any psi who violates these edicts, ironically derived from the advances that psi's themselves helped develope for the benefit of all mankind.  The effect of these edicts on psi's is hard to measure.  To an individual with the power to soar naked in the void and prolong his or her life indefinately by sheer willpower, dependance on planetary lifesupport is an alien concept.  Psi interest in planetary existence is largely fueled by a facsination with the social aspect of earthly living.  For many, the Psionic Corp of the Interstellar Armed Forces offers an acceptible alternative, as they are the perfect explorers of the cosmos.  The only exception to the moritorium is Majestic, a planet discovered, terraformed and collonized Psi Actives in response to thier enforced exile from Earth.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It is a sad fact that in spite of the danger threatening all of humanity, the various worlds in this uneasy alliance are constantly feeling out their opportunities to conquer each other.  Earth's strong position in the alliance was created by the strength of their last rebuttal of an Oasian invasion, where Earth finally showed the true extent of its psionic resources melded gloriously with its conventional forces.  The training of Earth Actives by an Oasian ex-patriot has bought Earth the time to face its present challenges.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To set the stage of the Ancients, it is important to note that they are emmigrants of civilizations that survived the death of a separate universe.  Cheif amongst them were those under the direction of the nineveh.  Of the various Ancients, known as Outer Gods in many civilizations, only the ninevehn were able to anchor themselves in a correlletive of their own kind, the lyn.  Dragons are among the first of the native intelligences to reach majority in our universe and acheive independance from the Ancients, and as a result are considered Ancients themselves.  It is probable that Dragons are themselves an outer race considering their native psionic capabilities with regard to the subjective universe commonly held to be the only viable bridge between universes.  Dragons themselves maintain otherwise in their dealings with other native races.  At this time, there is no point in arguing this point with them.  In any case, the Outer Gods, those intelligences that are contemporaries of the ninevehn, are terrifyingly alien and thoroughly deserve the appellation borrowed from H. P. Lovecraft.  Modern critics even go so far as to suggest that none of Lovecraft's visions were wholly fiction, but the result of some latent psi capability on the part of that author.  The acclimitization of the ninevehn to the native lyn of this universe was a difficult process, as they could only marginally influence the evolutionary processes of the native lyn in a direction that would incorporate the essential substance of the ninevehn.  Never the less, Ancient and native lyn were unified very early in the history of this universe giving them an awesome advantage over the other outer races.  They acted early in recruiting native intelligences as client races in developing the resources of this universe.  The discovery of humanity threw a dangerous hitch in the progress of this cooperative effort.  The convergent evolution of human and lyn and the particular interest the lyn took in this primitive species alarmed the client races who, with the decisive aid of the dragons slipped the reign of the Aeslyn.  During the upheaval of those times, many client races fell to the devices of the Outer Gods, many remained under the wind of the Dragons, and the most advanced collective of humans fled and founded their own world, Oasis.  A consequence of the conflict was the founding of a splinter faction of the lyn sparked by the personification of the nineveh consciousness in two individuals.  The objective of this faction was to slay these two individuals.  Ironically, this faction was inspired by the first of the two nineveh consciousnesses as her following.  In more recent times, the Oasians have been targeted by a faction of the Outer Gods who in thier best day rivaled the Lyn Ancients only to arrive in this universe as disembodied wraiths.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There is unpleasant evidence that other sentient races are sponsored by Ancients, as many instances have been reported of Ancients accompanying and fortifying (or merely using) the alien fleets humanity has been denied contact with.  This theory is finally ratified by the appearence of alien fleets under the command of Ancients at the Cinder Nexus.  The appearance of a force of the Eldest on their heels reveals the reason for the Ancients' disdain for humanity when they demand the service of their human 'charges' to aid them in driving out the Dragon forces.  The Earth fleet almost fails to recognize that </w:t>
      </w:r>
      <w:r w:rsidRPr="009E56B2">
        <w:rPr>
          <w:rFonts w:ascii="Montserrat" w:hAnsi="Montserrat"/>
          <w:i/>
          <w:sz w:val="24"/>
        </w:rPr>
        <w:t>they</w:t>
      </w:r>
      <w:r w:rsidRPr="009E56B2">
        <w:rPr>
          <w:rFonts w:ascii="Montserrat" w:hAnsi="Montserrat"/>
          <w:sz w:val="24"/>
        </w:rPr>
        <w:t xml:space="preserve"> were being addressed by the angelic Ancients.  Their advisor had always known better, however.  He had also guessed what had drawn The Host so deeply across the enemy lines and prepared the lyn, Av, to claim precedence for the loyalty of the fleet and rights under establishment to the world below them and its vital nexus.  The evidence of previous human habitation makes this a human world and thus excluded from the dominion of either Ancient race.  This desperate commitment of Earth's colonial resources to an obvious focal point in the Ancient's war goes against every intention for the expidition, but Kzeisza stands firm on the point that it is the only way to give humanity any hope in what is certain to come.  Av plays her part, barely comprehending the effect she has on The Host's present representitives, under Kzeisza's careful direction.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 xml:space="preserve"> </w:t>
      </w:r>
      <w:r w:rsidRPr="009E56B2">
        <w:rPr>
          <w:rFonts w:ascii="Montserrat" w:hAnsi="Montserrat"/>
          <w:sz w:val="24"/>
        </w:rPr>
        <w:br w:type="page"/>
        <w:t>Flag Staff:</w:t>
      </w:r>
    </w:p>
    <w:p w:rsidR="00615032" w:rsidRPr="009E56B2" w:rsidRDefault="00615032">
      <w:pPr>
        <w:rPr>
          <w:rFonts w:ascii="Montserrat" w:hAnsi="Montserrat"/>
          <w:sz w:val="24"/>
        </w:rPr>
      </w:pPr>
      <w:r w:rsidRPr="009E56B2">
        <w:rPr>
          <w:rFonts w:ascii="Montserrat" w:hAnsi="Montserrat"/>
          <w:sz w:val="24"/>
        </w:rPr>
        <w:tab/>
        <w:t>Admiral (****) Phoenixander Shoen Dane 1</w:t>
      </w:r>
    </w:p>
    <w:p w:rsidR="00615032" w:rsidRPr="009E56B2" w:rsidRDefault="00615032">
      <w:pPr>
        <w:rPr>
          <w:rFonts w:ascii="Montserrat" w:hAnsi="Montserrat"/>
          <w:sz w:val="24"/>
        </w:rPr>
      </w:pPr>
      <w:r w:rsidRPr="009E56B2">
        <w:rPr>
          <w:rFonts w:ascii="Montserrat" w:hAnsi="Montserrat"/>
          <w:sz w:val="24"/>
        </w:rPr>
        <w:tab/>
        <w:t>Director of Operations, Rear Admiral ((**)Fleet Exec) 1</w:t>
      </w:r>
    </w:p>
    <w:p w:rsidR="00615032" w:rsidRPr="009E56B2" w:rsidRDefault="00615032">
      <w:pPr>
        <w:rPr>
          <w:rFonts w:ascii="Montserrat" w:hAnsi="Montserrat"/>
          <w:sz w:val="24"/>
        </w:rPr>
      </w:pPr>
      <w:r w:rsidRPr="009E56B2">
        <w:rPr>
          <w:rFonts w:ascii="Montserrat" w:hAnsi="Montserrat"/>
          <w:sz w:val="24"/>
        </w:rPr>
        <w:tab/>
        <w:t>Commodor (Battle Group/Task Force Commander)4</w:t>
      </w:r>
    </w:p>
    <w:p w:rsidR="00615032" w:rsidRPr="009E56B2" w:rsidRDefault="00615032">
      <w:pPr>
        <w:rPr>
          <w:rFonts w:ascii="Montserrat" w:hAnsi="Montserrat"/>
          <w:sz w:val="24"/>
        </w:rPr>
      </w:pPr>
      <w:r w:rsidRPr="009E56B2">
        <w:rPr>
          <w:rFonts w:ascii="Montserrat" w:hAnsi="Montserrat"/>
          <w:sz w:val="24"/>
        </w:rPr>
        <w:tab/>
        <w:t>Ship Captain SD 4 BB 8 CG 12 CV 4 SS 2</w:t>
      </w:r>
    </w:p>
    <w:p w:rsidR="00615032" w:rsidRPr="009E56B2" w:rsidRDefault="00615032">
      <w:pPr>
        <w:rPr>
          <w:rFonts w:ascii="Montserrat" w:hAnsi="Montserrat"/>
          <w:sz w:val="24"/>
        </w:rPr>
      </w:pPr>
      <w:r w:rsidRPr="009E56B2">
        <w:rPr>
          <w:rFonts w:ascii="Montserrat" w:hAnsi="Montserrat"/>
          <w:sz w:val="24"/>
        </w:rPr>
        <w:tab/>
        <w:t>Ship Commander FF/DD 24-40</w:t>
      </w:r>
    </w:p>
    <w:p w:rsidR="00615032" w:rsidRPr="009E56B2" w:rsidRDefault="00615032">
      <w:pPr>
        <w:rPr>
          <w:rFonts w:ascii="Montserrat" w:hAnsi="Montserrat"/>
          <w:sz w:val="24"/>
        </w:rPr>
      </w:pPr>
      <w:r w:rsidRPr="009E56B2">
        <w:rPr>
          <w:rFonts w:ascii="Montserrat" w:hAnsi="Montserrat"/>
          <w:sz w:val="24"/>
        </w:rPr>
        <w:tab/>
        <w:t>Captain (dept heads excepting security and ground troops(marine cmd)) 5</w:t>
      </w:r>
    </w:p>
    <w:p w:rsidR="00615032" w:rsidRPr="009E56B2" w:rsidRDefault="00615032">
      <w:pPr>
        <w:rPr>
          <w:rFonts w:ascii="Montserrat" w:hAnsi="Montserrat"/>
          <w:sz w:val="24"/>
        </w:rPr>
      </w:pPr>
      <w:r w:rsidRPr="009E56B2">
        <w:rPr>
          <w:rFonts w:ascii="Montserrat" w:hAnsi="Montserrat"/>
          <w:sz w:val="24"/>
        </w:rPr>
        <w:tab/>
        <w:t>(Lt General Marines dept head security and ground troops) 1</w:t>
      </w:r>
    </w:p>
    <w:p w:rsidR="00615032" w:rsidRPr="009E56B2" w:rsidRDefault="00615032">
      <w:pPr>
        <w:rPr>
          <w:rFonts w:ascii="Montserrat" w:hAnsi="Montserrat"/>
          <w:sz w:val="24"/>
        </w:rPr>
      </w:pPr>
      <w:r w:rsidRPr="009E56B2">
        <w:rPr>
          <w:rFonts w:ascii="Montserrat" w:hAnsi="Montserrat"/>
          <w:sz w:val="24"/>
        </w:rPr>
        <w:tab/>
        <w:t>Commander Alles, Fleet Bridge (Dir of Ops Task Force 1)(equiv to ship cmdr)</w:t>
      </w:r>
    </w:p>
    <w:p w:rsidR="00615032" w:rsidRPr="009E56B2" w:rsidRDefault="00615032">
      <w:pPr>
        <w:rPr>
          <w:rFonts w:ascii="Montserrat" w:hAnsi="Montserrat"/>
          <w:sz w:val="24"/>
        </w:rPr>
      </w:pPr>
      <w:r w:rsidRPr="009E56B2">
        <w:rPr>
          <w:rFonts w:ascii="Montserrat" w:hAnsi="Montserrat"/>
          <w:sz w:val="24"/>
        </w:rPr>
        <w:tab/>
        <w:t>Lieutennant Commander Selene Moor, Fleet Bridge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Exultant:</w:t>
      </w:r>
    </w:p>
    <w:p w:rsidR="00615032" w:rsidRPr="009E56B2" w:rsidRDefault="00615032">
      <w:pPr>
        <w:rPr>
          <w:rFonts w:ascii="Montserrat" w:hAnsi="Montserrat"/>
          <w:sz w:val="24"/>
        </w:rPr>
      </w:pPr>
      <w:r w:rsidRPr="009E56B2">
        <w:rPr>
          <w:rFonts w:ascii="Montserrat" w:hAnsi="Montserrat"/>
          <w:sz w:val="24"/>
        </w:rPr>
        <w:t>*</w:t>
      </w:r>
      <w:r w:rsidRPr="009E56B2">
        <w:rPr>
          <w:rFonts w:ascii="Montserrat" w:hAnsi="Montserrat"/>
          <w:sz w:val="24"/>
        </w:rPr>
        <w:tab/>
        <w:t>Captain Daron Medea</w:t>
      </w:r>
    </w:p>
    <w:p w:rsidR="00615032" w:rsidRPr="009E56B2" w:rsidRDefault="00615032">
      <w:pPr>
        <w:rPr>
          <w:rFonts w:ascii="Montserrat" w:hAnsi="Montserrat"/>
          <w:sz w:val="24"/>
        </w:rPr>
      </w:pPr>
      <w:r w:rsidRPr="009E56B2">
        <w:rPr>
          <w:rFonts w:ascii="Montserrat" w:hAnsi="Montserrat"/>
          <w:sz w:val="24"/>
        </w:rPr>
        <w:tab/>
        <w:t>Commander Daniel Howe</w:t>
      </w:r>
    </w:p>
    <w:p w:rsidR="00615032" w:rsidRPr="009E56B2" w:rsidRDefault="00615032">
      <w:pPr>
        <w:rPr>
          <w:rFonts w:ascii="Montserrat" w:hAnsi="Montserrat"/>
          <w:sz w:val="24"/>
        </w:rPr>
      </w:pPr>
      <w:r w:rsidRPr="009E56B2">
        <w:rPr>
          <w:rFonts w:ascii="Montserrat" w:hAnsi="Montserrat"/>
          <w:sz w:val="24"/>
        </w:rPr>
        <w:tab/>
        <w:t>Lieutennant Commander Albert Grey</w:t>
      </w:r>
    </w:p>
    <w:p w:rsidR="00615032" w:rsidRPr="009E56B2" w:rsidRDefault="00615032">
      <w:pPr>
        <w:rPr>
          <w:rFonts w:ascii="Montserrat" w:hAnsi="Montserrat"/>
          <w:sz w:val="24"/>
        </w:rPr>
      </w:pPr>
      <w:r w:rsidRPr="009E56B2">
        <w:rPr>
          <w:rFonts w:ascii="Montserrat" w:hAnsi="Montserrat"/>
          <w:sz w:val="24"/>
        </w:rPr>
        <w:tab/>
        <w:t>Lieutennant Commander James Derrick, Siva 0</w:t>
      </w:r>
    </w:p>
    <w:p w:rsidR="00615032" w:rsidRPr="009E56B2" w:rsidRDefault="00615032">
      <w:pPr>
        <w:rPr>
          <w:rFonts w:ascii="Montserrat" w:hAnsi="Montserrat"/>
          <w:sz w:val="24"/>
        </w:rPr>
      </w:pPr>
      <w:r w:rsidRPr="009E56B2">
        <w:rPr>
          <w:rFonts w:ascii="Montserrat" w:hAnsi="Montserrat"/>
          <w:sz w:val="24"/>
        </w:rPr>
        <w:tab/>
        <w:t>Lieutennant AliceTavers</w:t>
      </w:r>
    </w:p>
    <w:p w:rsidR="00615032" w:rsidRPr="009E56B2" w:rsidRDefault="00615032">
      <w:pPr>
        <w:rPr>
          <w:rFonts w:ascii="Montserrat" w:hAnsi="Montserrat"/>
          <w:sz w:val="24"/>
        </w:rPr>
      </w:pPr>
      <w:r w:rsidRPr="009E56B2">
        <w:rPr>
          <w:rFonts w:ascii="Montserrat" w:hAnsi="Montserrat"/>
          <w:sz w:val="24"/>
        </w:rPr>
        <w:tab/>
        <w:t>Lieutennant Michael Sanzex</w:t>
      </w:r>
    </w:p>
    <w:p w:rsidR="00615032" w:rsidRPr="009E56B2" w:rsidRDefault="00615032">
      <w:pPr>
        <w:rPr>
          <w:rFonts w:ascii="Montserrat" w:hAnsi="Montserrat"/>
          <w:sz w:val="24"/>
        </w:rPr>
      </w:pPr>
      <w:r w:rsidRPr="009E56B2">
        <w:rPr>
          <w:rFonts w:ascii="Montserrat" w:hAnsi="Montserrat"/>
          <w:sz w:val="24"/>
        </w:rPr>
        <w:tab/>
        <w:t>Lt Junior Grade Mia Cezzaro, Siva 9</w:t>
      </w:r>
    </w:p>
    <w:p w:rsidR="00615032" w:rsidRPr="009E56B2" w:rsidRDefault="00615032">
      <w:pPr>
        <w:rPr>
          <w:rFonts w:ascii="Montserrat" w:hAnsi="Montserrat"/>
          <w:sz w:val="24"/>
        </w:rPr>
      </w:pPr>
      <w:r w:rsidRPr="009E56B2">
        <w:rPr>
          <w:rFonts w:ascii="Montserrat" w:hAnsi="Montserrat"/>
          <w:sz w:val="24"/>
        </w:rPr>
        <w:tab/>
        <w:t>Petty Officer First Class Miraena</w:t>
      </w:r>
    </w:p>
    <w:p w:rsidR="00615032" w:rsidRPr="009E56B2" w:rsidRDefault="00615032">
      <w:pPr>
        <w:rPr>
          <w:rFonts w:ascii="Montserrat" w:hAnsi="Montserrat"/>
          <w:sz w:val="24"/>
        </w:rPr>
      </w:pPr>
      <w:r w:rsidRPr="009E56B2">
        <w:rPr>
          <w:rFonts w:ascii="Montserrat" w:hAnsi="Montserrat"/>
          <w:sz w:val="24"/>
        </w:rPr>
        <w:tab/>
        <w:t>Cheif Medical Technician Nyon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Marines: </w:t>
      </w:r>
    </w:p>
    <w:p w:rsidR="00615032" w:rsidRPr="009E56B2" w:rsidRDefault="00615032">
      <w:pPr>
        <w:rPr>
          <w:rFonts w:ascii="Montserrat" w:hAnsi="Montserrat"/>
          <w:sz w:val="24"/>
        </w:rPr>
      </w:pPr>
      <w:r w:rsidRPr="009E56B2">
        <w:rPr>
          <w:rFonts w:ascii="Montserrat" w:hAnsi="Montserrat"/>
          <w:sz w:val="24"/>
        </w:rPr>
        <w:tab/>
        <w:t>Captain Joseph Ness, brevet Major</w:t>
      </w:r>
    </w:p>
    <w:p w:rsidR="00615032" w:rsidRPr="009E56B2" w:rsidRDefault="00615032">
      <w:pPr>
        <w:rPr>
          <w:rFonts w:ascii="Montserrat" w:hAnsi="Montserrat"/>
          <w:sz w:val="24"/>
        </w:rPr>
      </w:pPr>
      <w:r w:rsidRPr="009E56B2">
        <w:rPr>
          <w:rFonts w:ascii="Montserrat" w:hAnsi="Montserrat"/>
          <w:sz w:val="24"/>
        </w:rPr>
        <w:tab/>
        <w:t>2nd Leiutennant Christopher Hanzek</w:t>
      </w:r>
    </w:p>
    <w:p w:rsidR="00615032" w:rsidRPr="009E56B2" w:rsidRDefault="00615032">
      <w:pPr>
        <w:rPr>
          <w:rFonts w:ascii="Montserrat" w:hAnsi="Montserrat"/>
          <w:sz w:val="24"/>
        </w:rPr>
      </w:pPr>
      <w:r w:rsidRPr="009E56B2">
        <w:rPr>
          <w:rFonts w:ascii="Montserrat" w:hAnsi="Montserrat"/>
          <w:sz w:val="24"/>
        </w:rPr>
        <w:tab/>
        <w:t>Gunnery Sergent Moffit, Recon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Intelligence: </w:t>
      </w:r>
    </w:p>
    <w:p w:rsidR="00615032" w:rsidRPr="009E56B2" w:rsidRDefault="00615032">
      <w:pPr>
        <w:rPr>
          <w:rFonts w:ascii="Montserrat" w:hAnsi="Montserrat"/>
          <w:sz w:val="24"/>
        </w:rPr>
      </w:pPr>
      <w:r w:rsidRPr="009E56B2">
        <w:rPr>
          <w:rFonts w:ascii="Montserrat" w:hAnsi="Montserrat"/>
          <w:sz w:val="24"/>
        </w:rPr>
        <w:tab/>
        <w:t>Ramon DeSilva,  Argent</w:t>
      </w:r>
    </w:p>
    <w:p w:rsidR="00615032" w:rsidRPr="009E56B2" w:rsidRDefault="00615032">
      <w:pPr>
        <w:rPr>
          <w:rFonts w:ascii="Montserrat" w:hAnsi="Montserrat"/>
          <w:sz w:val="24"/>
        </w:rPr>
      </w:pPr>
      <w:r w:rsidRPr="009E56B2">
        <w:rPr>
          <w:rFonts w:ascii="Montserrat" w:hAnsi="Montserrat"/>
          <w:sz w:val="24"/>
        </w:rPr>
        <w:tab/>
        <w:t>Ashoka Kim,  Tempyr</w:t>
      </w:r>
    </w:p>
    <w:p w:rsidR="00615032" w:rsidRPr="009E56B2" w:rsidRDefault="00615032">
      <w:pPr>
        <w:rPr>
          <w:rFonts w:ascii="Montserrat" w:hAnsi="Montserrat"/>
          <w:sz w:val="24"/>
        </w:rPr>
      </w:pPr>
      <w:r w:rsidRPr="009E56B2">
        <w:rPr>
          <w:rFonts w:ascii="Montserrat" w:hAnsi="Montserrat"/>
          <w:sz w:val="24"/>
        </w:rPr>
        <w:tab/>
        <w:t>Uther Drake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Psi:</w:t>
      </w:r>
    </w:p>
    <w:p w:rsidR="00615032" w:rsidRPr="009E56B2" w:rsidRDefault="00615032">
      <w:pPr>
        <w:rPr>
          <w:rFonts w:ascii="Montserrat" w:hAnsi="Montserrat"/>
          <w:sz w:val="24"/>
        </w:rPr>
      </w:pPr>
      <w:r w:rsidRPr="009E56B2">
        <w:rPr>
          <w:rFonts w:ascii="Montserrat" w:hAnsi="Montserrat"/>
          <w:sz w:val="24"/>
        </w:rPr>
        <w:t>*</w:t>
      </w:r>
      <w:r w:rsidRPr="009E56B2">
        <w:rPr>
          <w:rFonts w:ascii="Montserrat" w:hAnsi="Montserrat"/>
          <w:sz w:val="24"/>
        </w:rPr>
        <w:tab/>
        <w:t>Captain Meggan India Alt Psi catalyzed during the Earth-Oasis  war</w:t>
      </w:r>
    </w:p>
    <w:p w:rsidR="00615032" w:rsidRPr="009E56B2" w:rsidRDefault="00615032">
      <w:pPr>
        <w:rPr>
          <w:rFonts w:ascii="Montserrat" w:hAnsi="Montserrat"/>
          <w:sz w:val="24"/>
        </w:rPr>
      </w:pPr>
      <w:r w:rsidRPr="009E56B2">
        <w:rPr>
          <w:rFonts w:ascii="Montserrat" w:hAnsi="Montserrat"/>
          <w:sz w:val="24"/>
        </w:rPr>
        <w:tab/>
        <w:t>Dr. Elizabeth Quanon, Exultant</w:t>
      </w:r>
    </w:p>
    <w:p w:rsidR="00615032" w:rsidRPr="009E56B2" w:rsidRDefault="00615032">
      <w:pPr>
        <w:rPr>
          <w:rFonts w:ascii="Montserrat" w:hAnsi="Montserrat"/>
          <w:sz w:val="24"/>
        </w:rPr>
      </w:pPr>
      <w:r w:rsidRPr="009E56B2">
        <w:rPr>
          <w:rFonts w:ascii="Montserrat" w:hAnsi="Montserrat"/>
          <w:sz w:val="24"/>
        </w:rPr>
        <w:t>*</w:t>
      </w:r>
      <w:r w:rsidRPr="009E56B2">
        <w:rPr>
          <w:rFonts w:ascii="Montserrat" w:hAnsi="Montserrat"/>
          <w:sz w:val="24"/>
        </w:rPr>
        <w:tab/>
        <w:t>Morgan Erin Wildmuir, Mew angel of the abyss, hybrid descendant of a psionic and an angelof death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Node Refugees:</w:t>
      </w:r>
    </w:p>
    <w:p w:rsidR="00615032" w:rsidRPr="009E56B2" w:rsidRDefault="00615032">
      <w:pPr>
        <w:rPr>
          <w:rFonts w:ascii="Montserrat" w:hAnsi="Montserrat"/>
          <w:sz w:val="24"/>
        </w:rPr>
      </w:pPr>
      <w:r w:rsidRPr="009E56B2">
        <w:rPr>
          <w:rFonts w:ascii="Montserrat" w:hAnsi="Montserrat"/>
          <w:sz w:val="24"/>
        </w:rPr>
        <w:t>*</w:t>
      </w:r>
      <w:r w:rsidRPr="009E56B2">
        <w:rPr>
          <w:rFonts w:ascii="Montserrat" w:hAnsi="Montserrat"/>
          <w:sz w:val="24"/>
        </w:rPr>
        <w:tab/>
        <w:t>Azael  an angel of death, commissioned to assassinate nineveh conducted under an assumed human alias from Earth preceeded the fleet down the slope and managed to infiltrate the group found there</w:t>
      </w:r>
    </w:p>
    <w:p w:rsidR="00615032" w:rsidRPr="009E56B2" w:rsidRDefault="00615032">
      <w:pPr>
        <w:rPr>
          <w:rFonts w:ascii="Montserrat" w:hAnsi="Montserrat"/>
          <w:sz w:val="24"/>
        </w:rPr>
      </w:pPr>
      <w:r w:rsidRPr="009E56B2">
        <w:rPr>
          <w:rFonts w:ascii="Montserrat" w:hAnsi="Montserrat"/>
          <w:sz w:val="24"/>
        </w:rPr>
        <w:t>*</w:t>
      </w:r>
      <w:r w:rsidRPr="009E56B2">
        <w:rPr>
          <w:rFonts w:ascii="Montserrat" w:hAnsi="Montserrat"/>
          <w:sz w:val="24"/>
        </w:rPr>
        <w:tab/>
        <w:t>Av [the unnamed angel, and heir of nineveh : aes (av (ara vai(kume)) eyrn syn) lyn... a fomulaic address which is the best response she can make to the asking of her name.  "Among my own people I would be addressed honorably as aes, familiarily as av, or formally as ara vai eyrn syn.  You, not being of my people, may honorably address or identify me as aeslyn respecting our differences, or aes as our differences are understood... I do not have a name as you mean it... I have earned this address and bear the obligation of it—what more is required?" ]</w:t>
      </w:r>
    </w:p>
    <w:p w:rsidR="00615032" w:rsidRPr="009E56B2" w:rsidRDefault="00615032">
      <w:pPr>
        <w:rPr>
          <w:rFonts w:ascii="Montserrat" w:hAnsi="Montserrat"/>
          <w:sz w:val="24"/>
        </w:rPr>
      </w:pPr>
      <w:r w:rsidRPr="009E56B2">
        <w:rPr>
          <w:rFonts w:ascii="Montserrat" w:hAnsi="Montserrat"/>
          <w:sz w:val="24"/>
        </w:rPr>
        <w:tab/>
        <w:t>Whisper, Mime</w:t>
      </w:r>
      <w:r w:rsidRPr="009E56B2">
        <w:rPr>
          <w:rFonts w:ascii="Montserrat" w:hAnsi="Montserrat"/>
          <w:sz w:val="24"/>
        </w:rPr>
        <w:noBreakHyphen/>
        <w:t>Mute.  Fool</w:t>
      </w:r>
    </w:p>
    <w:p w:rsidR="00615032" w:rsidRPr="009E56B2" w:rsidRDefault="00615032">
      <w:pPr>
        <w:rPr>
          <w:rFonts w:ascii="Montserrat" w:hAnsi="Montserrat"/>
          <w:sz w:val="24"/>
        </w:rPr>
      </w:pPr>
      <w:r w:rsidRPr="009E56B2">
        <w:rPr>
          <w:rFonts w:ascii="Montserrat" w:hAnsi="Montserrat"/>
          <w:sz w:val="24"/>
        </w:rPr>
        <w:tab/>
        <w:t>Blade, Assassin.  Death</w:t>
      </w:r>
    </w:p>
    <w:p w:rsidR="00615032" w:rsidRPr="009E56B2" w:rsidRDefault="00615032">
      <w:pPr>
        <w:rPr>
          <w:rFonts w:ascii="Montserrat" w:hAnsi="Montserrat"/>
          <w:sz w:val="24"/>
        </w:rPr>
      </w:pPr>
      <w:r w:rsidRPr="009E56B2">
        <w:rPr>
          <w:rFonts w:ascii="Montserrat" w:hAnsi="Montserrat"/>
          <w:sz w:val="24"/>
        </w:rPr>
        <w:tab/>
        <w:t xml:space="preserve">Akashi, Warrioress.  War </w:t>
      </w:r>
    </w:p>
    <w:p w:rsidR="00615032" w:rsidRPr="009E56B2" w:rsidRDefault="00615032">
      <w:pPr>
        <w:rPr>
          <w:rFonts w:ascii="Montserrat" w:hAnsi="Montserrat"/>
          <w:sz w:val="24"/>
        </w:rPr>
      </w:pPr>
      <w:r w:rsidRPr="009E56B2">
        <w:rPr>
          <w:rFonts w:ascii="Montserrat" w:hAnsi="Montserrat"/>
          <w:sz w:val="24"/>
        </w:rPr>
        <w:tab/>
        <w:t>Vaugh (Lon), Mage Adept.  Justice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Fleet Advisor's staff:</w:t>
      </w:r>
    </w:p>
    <w:p w:rsidR="00615032" w:rsidRPr="009E56B2" w:rsidRDefault="00615032">
      <w:pPr>
        <w:rPr>
          <w:rFonts w:ascii="Montserrat" w:hAnsi="Montserrat"/>
          <w:sz w:val="24"/>
        </w:rPr>
      </w:pPr>
      <w:r w:rsidRPr="009E56B2">
        <w:rPr>
          <w:rFonts w:ascii="Montserrat" w:hAnsi="Montserrat"/>
          <w:sz w:val="24"/>
        </w:rPr>
        <w:t>*</w:t>
      </w:r>
      <w:r w:rsidRPr="009E56B2">
        <w:rPr>
          <w:rFonts w:ascii="Montserrat" w:hAnsi="Montserrat"/>
          <w:sz w:val="24"/>
        </w:rPr>
        <w:tab/>
        <w:t>Kzeisza, the dragon advisor present in the fleet kzeisza anzoar aioch kzhan sif vellosh ni aregriar sish mellyr weox dinevin lor anjui aigos meloch vandu goth rykhar ixth vanioush ballosch synuif lysyth fth aral wosh enautrtch</w:t>
      </w:r>
    </w:p>
    <w:p w:rsidR="00615032" w:rsidRPr="009E56B2" w:rsidRDefault="00615032">
      <w:pPr>
        <w:rPr>
          <w:rFonts w:ascii="Montserrat" w:hAnsi="Montserrat"/>
          <w:sz w:val="24"/>
        </w:rPr>
      </w:pPr>
      <w:r w:rsidRPr="009E56B2">
        <w:rPr>
          <w:rFonts w:ascii="Montserrat" w:hAnsi="Montserrat"/>
          <w:sz w:val="24"/>
        </w:rPr>
        <w:t>*</w:t>
      </w:r>
      <w:r w:rsidRPr="009E56B2">
        <w:rPr>
          <w:rFonts w:ascii="Montserrat" w:hAnsi="Montserrat"/>
          <w:sz w:val="24"/>
        </w:rPr>
        <w:tab/>
        <w:t>Rashanna, Kzeisza's dragon protogee Rasha Laenza Kharhzyv Sasansza Sh Sish Quoathza...</w:t>
      </w:r>
    </w:p>
    <w:p w:rsidR="00615032" w:rsidRPr="009E56B2" w:rsidRDefault="00615032">
      <w:pPr>
        <w:rPr>
          <w:rFonts w:ascii="Montserrat" w:hAnsi="Montserrat"/>
          <w:sz w:val="24"/>
        </w:rPr>
      </w:pPr>
      <w:r w:rsidRPr="009E56B2">
        <w:rPr>
          <w:rFonts w:ascii="Montserrat" w:hAnsi="Montserrat"/>
          <w:sz w:val="24"/>
        </w:rPr>
        <w:tab/>
        <w:t>Kallista ...Xea Desu Kamilah Shahzcha Tnii...</w:t>
      </w:r>
    </w:p>
    <w:p w:rsidR="00615032" w:rsidRPr="009E56B2" w:rsidRDefault="00615032">
      <w:pPr>
        <w:rPr>
          <w:rFonts w:ascii="Montserrat" w:hAnsi="Montserrat"/>
          <w:sz w:val="24"/>
        </w:rPr>
      </w:pPr>
      <w:r w:rsidRPr="009E56B2">
        <w:rPr>
          <w:rFonts w:ascii="Montserrat" w:hAnsi="Montserrat"/>
          <w:sz w:val="24"/>
        </w:rPr>
        <w:tab/>
        <w:t>Arguss Whelan, Director, Personnel</w:t>
      </w:r>
    </w:p>
    <w:p w:rsidR="00615032" w:rsidRPr="009E56B2" w:rsidRDefault="00615032">
      <w:pPr>
        <w:rPr>
          <w:rFonts w:ascii="Montserrat" w:hAnsi="Montserrat"/>
          <w:sz w:val="24"/>
        </w:rPr>
      </w:pPr>
      <w:r w:rsidRPr="009E56B2">
        <w:rPr>
          <w:rFonts w:ascii="Montserrat" w:hAnsi="Montserrat"/>
          <w:sz w:val="24"/>
        </w:rPr>
        <w:tab/>
        <w:t>Kevin Zhan, Independant, Dragon Facade</w:t>
      </w:r>
    </w:p>
    <w:p w:rsidR="00615032" w:rsidRPr="009E56B2" w:rsidRDefault="00615032">
      <w:pPr>
        <w:rPr>
          <w:rFonts w:ascii="Montserrat" w:hAnsi="Montserrat"/>
          <w:sz w:val="24"/>
        </w:rPr>
      </w:pPr>
      <w:r w:rsidRPr="009E56B2">
        <w:rPr>
          <w:rFonts w:ascii="Montserrat" w:hAnsi="Montserrat"/>
          <w:sz w:val="24"/>
        </w:rPr>
        <w:tab/>
        <w:t>Rook, Ryan Mccormick, Freeagent Assassin/Infiltrator</w:t>
      </w:r>
    </w:p>
    <w:p w:rsidR="00615032" w:rsidRPr="009E56B2" w:rsidRDefault="00615032">
      <w:pPr>
        <w:rPr>
          <w:rFonts w:ascii="Montserrat" w:hAnsi="Montserrat"/>
          <w:sz w:val="24"/>
        </w:rPr>
      </w:pPr>
      <w:r w:rsidRPr="009E56B2">
        <w:rPr>
          <w:rFonts w:ascii="Montserrat" w:hAnsi="Montserrat"/>
          <w:sz w:val="24"/>
        </w:rPr>
        <w:tab/>
        <w:t xml:space="preserve">Dougal, Darian Vane, Freeagent Assassin </w:t>
      </w:r>
    </w:p>
    <w:p w:rsidR="00615032" w:rsidRPr="009E56B2" w:rsidRDefault="00615032">
      <w:pPr>
        <w:rPr>
          <w:rFonts w:ascii="Montserrat" w:hAnsi="Montserrat"/>
          <w:sz w:val="24"/>
        </w:rPr>
      </w:pPr>
      <w:r w:rsidRPr="009E56B2">
        <w:rPr>
          <w:rFonts w:ascii="Montserrat" w:hAnsi="Montserrat"/>
          <w:sz w:val="24"/>
        </w:rPr>
        <w:tab/>
        <w:t>Kianna - Quianna, Kia, Adept Talent/Freeagent</w:t>
      </w:r>
    </w:p>
    <w:p w:rsidR="00615032" w:rsidRPr="009E56B2" w:rsidRDefault="00615032">
      <w:pPr>
        <w:rPr>
          <w:rFonts w:ascii="Montserrat" w:hAnsi="Montserrat"/>
          <w:sz w:val="24"/>
        </w:rPr>
      </w:pPr>
      <w:r w:rsidRPr="009E56B2">
        <w:rPr>
          <w:rFonts w:ascii="Montserrat" w:hAnsi="Montserrat"/>
          <w:sz w:val="24"/>
        </w:rPr>
        <w:tab/>
        <w:t>Wraith, Ashley Wood, Freespirit</w:t>
      </w:r>
    </w:p>
    <w:p w:rsidR="00615032" w:rsidRPr="009E56B2" w:rsidRDefault="00615032">
      <w:pPr>
        <w:rPr>
          <w:rFonts w:ascii="Montserrat" w:hAnsi="Montserrat"/>
          <w:sz w:val="24"/>
        </w:rPr>
      </w:pPr>
      <w:r w:rsidRPr="009E56B2">
        <w:rPr>
          <w:rFonts w:ascii="Montserrat" w:hAnsi="Montserrat"/>
          <w:sz w:val="24"/>
        </w:rPr>
        <w:tab/>
        <w:t>Lian, Student - Sri Indenture Dependant</w:t>
      </w:r>
    </w:p>
    <w:p w:rsidR="00615032" w:rsidRPr="009E56B2" w:rsidRDefault="00615032">
      <w:pPr>
        <w:rPr>
          <w:rFonts w:ascii="Montserrat" w:hAnsi="Montserrat"/>
          <w:sz w:val="24"/>
        </w:rPr>
      </w:pPr>
      <w:r w:rsidRPr="009E56B2">
        <w:rPr>
          <w:rFonts w:ascii="Montserrat" w:hAnsi="Montserrat"/>
          <w:sz w:val="24"/>
        </w:rPr>
        <w:tab/>
        <w:t>Issac, Internal Security, Sri</w:t>
      </w:r>
    </w:p>
    <w:p w:rsidR="00615032" w:rsidRPr="009E56B2" w:rsidRDefault="00615032">
      <w:pPr>
        <w:rPr>
          <w:rFonts w:ascii="Montserrat" w:hAnsi="Montserrat"/>
          <w:sz w:val="24"/>
        </w:rPr>
      </w:pPr>
      <w:r w:rsidRPr="009E56B2">
        <w:rPr>
          <w:rFonts w:ascii="Montserrat" w:hAnsi="Montserrat"/>
          <w:sz w:val="24"/>
        </w:rPr>
        <w:tab/>
        <w:t>Dante</w:t>
      </w:r>
    </w:p>
    <w:p w:rsidR="00615032" w:rsidRPr="009E56B2" w:rsidRDefault="00615032">
      <w:pPr>
        <w:rPr>
          <w:rFonts w:ascii="Montserrat" w:hAnsi="Montserrat"/>
          <w:sz w:val="24"/>
        </w:rPr>
      </w:pPr>
      <w:r w:rsidRPr="009E56B2">
        <w:rPr>
          <w:rFonts w:ascii="Montserrat" w:hAnsi="Montserrat"/>
          <w:sz w:val="24"/>
        </w:rPr>
        <w:tab/>
        <w:t>Kadenza</w:t>
      </w:r>
    </w:p>
    <w:p w:rsidR="00615032" w:rsidRPr="009E56B2" w:rsidRDefault="00615032">
      <w:pPr>
        <w:rPr>
          <w:rFonts w:ascii="Montserrat" w:hAnsi="Montserrat"/>
          <w:sz w:val="24"/>
        </w:rPr>
      </w:pPr>
      <w:r w:rsidRPr="009E56B2">
        <w:rPr>
          <w:rFonts w:ascii="Montserrat" w:hAnsi="Montserrat"/>
          <w:sz w:val="24"/>
        </w:rPr>
        <w:tab/>
        <w:t>Kala</w:t>
      </w:r>
    </w:p>
    <w:p w:rsidR="00615032" w:rsidRPr="009E56B2" w:rsidRDefault="00615032">
      <w:pPr>
        <w:rPr>
          <w:rFonts w:ascii="Montserrat" w:hAnsi="Montserrat"/>
          <w:sz w:val="24"/>
        </w:rPr>
      </w:pPr>
      <w:r w:rsidRPr="009E56B2">
        <w:rPr>
          <w:rFonts w:ascii="Montserrat" w:hAnsi="Montserrat"/>
          <w:sz w:val="24"/>
        </w:rPr>
        <w:tab/>
        <w:t>Siraj</w:t>
      </w:r>
    </w:p>
    <w:p w:rsidR="00615032" w:rsidRPr="009E56B2" w:rsidRDefault="00615032">
      <w:pPr>
        <w:rPr>
          <w:rFonts w:ascii="Montserrat" w:hAnsi="Montserrat"/>
          <w:sz w:val="24"/>
        </w:rPr>
      </w:pPr>
      <w:r w:rsidRPr="009E56B2">
        <w:rPr>
          <w:rFonts w:ascii="Montserrat" w:hAnsi="Montserrat"/>
          <w:sz w:val="24"/>
        </w:rPr>
        <w:tab/>
        <w:t>Niall</w:t>
      </w:r>
    </w:p>
    <w:p w:rsidR="00615032" w:rsidRPr="009E56B2" w:rsidRDefault="00615032">
      <w:pPr>
        <w:rPr>
          <w:rFonts w:ascii="Montserrat" w:hAnsi="Montserrat"/>
          <w:sz w:val="24"/>
        </w:rPr>
      </w:pPr>
      <w:r w:rsidRPr="009E56B2">
        <w:rPr>
          <w:rFonts w:ascii="Montserrat" w:hAnsi="Montserrat"/>
          <w:sz w:val="24"/>
        </w:rPr>
        <w:tab/>
        <w:t>Laban</w:t>
      </w:r>
    </w:p>
    <w:p w:rsidR="00615032" w:rsidRPr="009E56B2" w:rsidRDefault="00615032">
      <w:pPr>
        <w:rPr>
          <w:rFonts w:ascii="Montserrat" w:hAnsi="Montserrat"/>
          <w:sz w:val="24"/>
        </w:rPr>
      </w:pPr>
      <w:r w:rsidRPr="009E56B2">
        <w:rPr>
          <w:rFonts w:ascii="Montserrat" w:hAnsi="Montserrat"/>
          <w:sz w:val="24"/>
        </w:rPr>
        <w:tab/>
        <w:t>Blanc (Name Unknown)</w:t>
      </w:r>
    </w:p>
    <w:p w:rsidR="00615032" w:rsidRPr="009E56B2" w:rsidRDefault="00615032">
      <w:pPr>
        <w:rPr>
          <w:rFonts w:ascii="Montserrat" w:hAnsi="Montserrat"/>
          <w:sz w:val="24"/>
        </w:rPr>
      </w:pPr>
      <w:r w:rsidRPr="009E56B2">
        <w:rPr>
          <w:rFonts w:ascii="Montserrat" w:hAnsi="Montserrat"/>
          <w:sz w:val="24"/>
        </w:rPr>
        <w:tab/>
        <w:t>Byrh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Ancients (angelic)</w:t>
      </w:r>
    </w:p>
    <w:p w:rsidR="00615032" w:rsidRPr="009E56B2" w:rsidRDefault="00615032">
      <w:pPr>
        <w:rPr>
          <w:rFonts w:ascii="Montserrat" w:hAnsi="Montserrat"/>
          <w:sz w:val="24"/>
        </w:rPr>
      </w:pPr>
      <w:r w:rsidRPr="009E56B2">
        <w:rPr>
          <w:rFonts w:ascii="Montserrat" w:hAnsi="Montserrat"/>
          <w:sz w:val="24"/>
        </w:rPr>
        <w:t>Aegis (Threshold)</w:t>
      </w:r>
    </w:p>
    <w:p w:rsidR="00615032" w:rsidRPr="009E56B2" w:rsidRDefault="00615032">
      <w:pPr>
        <w:rPr>
          <w:rFonts w:ascii="Montserrat" w:hAnsi="Montserrat"/>
          <w:sz w:val="24"/>
        </w:rPr>
      </w:pPr>
      <w:r w:rsidRPr="009E56B2">
        <w:rPr>
          <w:rFonts w:ascii="Montserrat" w:hAnsi="Montserrat"/>
          <w:sz w:val="24"/>
        </w:rPr>
        <w:tab/>
        <w:t>Eman/Ennis/Enzo/Karma, Fate (God Is Among Us/Sole Choice/Estate Ruler/Spiritual Force)</w:t>
      </w:r>
      <w:r w:rsidRPr="009E56B2">
        <w:rPr>
          <w:rFonts w:ascii="Montserrat" w:hAnsi="Montserrat"/>
          <w:sz w:val="24"/>
        </w:rPr>
        <w:tab/>
        <w:t>"Some Might Call Me Eman.  Others Might Call Me Ennis.  You, I Think, Would Most Likely Call Me Enzo.  All Of These Might Apply As Well As Any..."</w:t>
      </w:r>
    </w:p>
    <w:p w:rsidR="00615032" w:rsidRPr="009E56B2" w:rsidRDefault="00615032">
      <w:pPr>
        <w:rPr>
          <w:rFonts w:ascii="Montserrat" w:hAnsi="Montserrat"/>
          <w:sz w:val="24"/>
        </w:rPr>
      </w:pPr>
      <w:r w:rsidRPr="009E56B2">
        <w:rPr>
          <w:rFonts w:ascii="Montserrat" w:hAnsi="Montserrat"/>
          <w:sz w:val="24"/>
        </w:rPr>
        <w:tab/>
        <w:t>Eden/Daman (Paradise/Spirit(Transformation)) Sivai, Devourer</w:t>
      </w:r>
    </w:p>
    <w:p w:rsidR="00615032" w:rsidRPr="009E56B2" w:rsidRDefault="00615032">
      <w:pPr>
        <w:rPr>
          <w:rFonts w:ascii="Montserrat" w:hAnsi="Montserrat"/>
          <w:sz w:val="24"/>
        </w:rPr>
      </w:pPr>
      <w:r w:rsidRPr="009E56B2">
        <w:rPr>
          <w:rFonts w:ascii="Montserrat" w:hAnsi="Montserrat"/>
          <w:sz w:val="24"/>
        </w:rPr>
        <w:tab/>
        <w:t>Alethea/Alysia/Amarantha/Amberosia/Calypso/Rhea/Psyche/... (Truth/Entrancing/Deathless/Ever-Living/She Who Hides/.../...), Mystery</w:t>
      </w:r>
    </w:p>
    <w:p w:rsidR="00615032" w:rsidRPr="009E56B2" w:rsidRDefault="00615032">
      <w:pPr>
        <w:rPr>
          <w:rFonts w:ascii="Montserrat" w:hAnsi="Montserrat"/>
          <w:sz w:val="24"/>
        </w:rPr>
      </w:pPr>
      <w:r w:rsidRPr="009E56B2">
        <w:rPr>
          <w:rFonts w:ascii="Montserrat" w:hAnsi="Montserrat"/>
          <w:sz w:val="24"/>
        </w:rPr>
        <w:tab/>
        <w:t>Evil</w:t>
      </w:r>
    </w:p>
    <w:p w:rsidR="00615032" w:rsidRPr="009E56B2" w:rsidRDefault="00615032">
      <w:pPr>
        <w:rPr>
          <w:rFonts w:ascii="Montserrat" w:hAnsi="Montserrat"/>
          <w:sz w:val="24"/>
        </w:rPr>
      </w:pPr>
      <w:r w:rsidRPr="009E56B2">
        <w:rPr>
          <w:rFonts w:ascii="Montserrat" w:hAnsi="Montserrat"/>
          <w:sz w:val="24"/>
        </w:rPr>
        <w:tab/>
        <w:t>Aislinn, Enigma</w:t>
      </w:r>
    </w:p>
    <w:p w:rsidR="00615032" w:rsidRPr="009E56B2" w:rsidRDefault="00615032">
      <w:pPr>
        <w:rPr>
          <w:rFonts w:ascii="Montserrat" w:hAnsi="Montserrat"/>
          <w:sz w:val="24"/>
        </w:rPr>
      </w:pPr>
      <w:r w:rsidRPr="009E56B2">
        <w:rPr>
          <w:rFonts w:ascii="Montserrat" w:hAnsi="Montserrat"/>
          <w:sz w:val="24"/>
        </w:rPr>
        <w:tab/>
        <w:t>Kali, Energy</w:t>
      </w:r>
    </w:p>
    <w:p w:rsidR="00615032" w:rsidRPr="009E56B2" w:rsidRDefault="00615032">
      <w:pPr>
        <w:rPr>
          <w:rFonts w:ascii="Montserrat" w:hAnsi="Montserrat"/>
          <w:sz w:val="24"/>
        </w:rPr>
      </w:pPr>
      <w:r w:rsidRPr="009E56B2">
        <w:rPr>
          <w:rFonts w:ascii="Montserrat" w:hAnsi="Montserrat"/>
          <w:sz w:val="24"/>
        </w:rPr>
        <w:tab/>
        <w:t>Deva (Godlike/Moon)</w:t>
      </w:r>
    </w:p>
    <w:p w:rsidR="00615032" w:rsidRPr="009E56B2" w:rsidRDefault="00615032">
      <w:pPr>
        <w:rPr>
          <w:rFonts w:ascii="Montserrat" w:hAnsi="Montserrat"/>
          <w:sz w:val="24"/>
        </w:rPr>
      </w:pPr>
      <w:r w:rsidRPr="009E56B2">
        <w:rPr>
          <w:rFonts w:ascii="Montserrat" w:hAnsi="Montserrat"/>
          <w:sz w:val="24"/>
        </w:rPr>
        <w:tab/>
        <w:t>Panthea</w:t>
      </w:r>
    </w:p>
    <w:p w:rsidR="00615032" w:rsidRPr="009E56B2" w:rsidRDefault="00615032">
      <w:pPr>
        <w:rPr>
          <w:rFonts w:ascii="Montserrat" w:hAnsi="Montserrat"/>
          <w:sz w:val="24"/>
        </w:rPr>
      </w:pPr>
      <w:r w:rsidRPr="009E56B2">
        <w:rPr>
          <w:rFonts w:ascii="Montserrat" w:hAnsi="Montserrat"/>
          <w:sz w:val="24"/>
        </w:rPr>
        <w:t>Shou D Khimah Threshold</w:t>
      </w:r>
    </w:p>
    <w:p w:rsidR="00615032" w:rsidRPr="009E56B2" w:rsidRDefault="00615032">
      <w:pPr>
        <w:rPr>
          <w:rFonts w:ascii="Montserrat" w:hAnsi="Montserrat"/>
          <w:sz w:val="24"/>
        </w:rPr>
      </w:pPr>
      <w:r w:rsidRPr="009E56B2">
        <w:rPr>
          <w:rFonts w:ascii="Montserrat" w:hAnsi="Montserrat"/>
          <w:sz w:val="24"/>
        </w:rPr>
        <w:tab/>
        <w:t>Vallisthlathlynr</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Amadea/Dea/An (Beloved Of God/Goddess/Her)</w:t>
      </w:r>
    </w:p>
    <w:p w:rsidR="00615032" w:rsidRPr="009E56B2" w:rsidRDefault="00615032">
      <w:pPr>
        <w:rPr>
          <w:rFonts w:ascii="Montserrat" w:hAnsi="Montserrat"/>
          <w:sz w:val="24"/>
        </w:rPr>
      </w:pPr>
    </w:p>
    <w:p w:rsidR="00615032" w:rsidRPr="009E56B2" w:rsidRDefault="00615032">
      <w:pPr>
        <w:rPr>
          <w:rFonts w:ascii="Montserrat" w:hAnsi="Montserrat"/>
          <w:spacing w:val="-3"/>
          <w:sz w:val="24"/>
        </w:rPr>
      </w:pPr>
      <w:r w:rsidRPr="009E56B2">
        <w:rPr>
          <w:rFonts w:ascii="Montserrat" w:hAnsi="Montserrat"/>
          <w:sz w:val="24"/>
        </w:rPr>
        <w:br w:type="page"/>
      </w:r>
      <w:r w:rsidRPr="009E56B2">
        <w:rPr>
          <w:rFonts w:ascii="Montserrat" w:hAnsi="Montserrat"/>
          <w:spacing w:val="-3"/>
          <w:sz w:val="24"/>
        </w:rPr>
        <w:t xml:space="preserve">2096 : It is a strange and disturbing time to be involved in the human exploration of space.  </w:t>
      </w:r>
      <w:r w:rsidRPr="009E56B2">
        <w:rPr>
          <w:rFonts w:ascii="Montserrat" w:hAnsi="Montserrat"/>
          <w:sz w:val="24"/>
        </w:rPr>
        <w:t xml:space="preserve">The reward of mankind's advance into space was the discovery that humanity is not alone in the universe.  Unfortunately, the presumed alien powers appear to be extremely hostile to human advances.  Every expidition which made contact with alien intelligences were anihilated without pramble, forcing the fielding of military grade ships to conduct the human probes across interstellar space.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At this time, the existence of psi capability and its role in the development of ground breaking technology is still a government held secret. Psionic ability paved the way for every civilization's advance into space, whether merely as a resource for the development of technology, as on Earth, or as the basis of penumbric technology as developed on Oasis. The discovery of the psionic componant of physics brought with it a revelation.  Psi is an advanced expression of the third componant of natural law.  The quality best defined as awareness was attributed as a fundamental constant, best demonstrated by the medium of mind.  The trinity of mind, space and time led to a unification of physics that not only ratified the truth of psionics but enabled technology to advance to the full scope of human imagination. Though latent psionic potential is present in all living organisms, the use of that potential is restricted by individual capacities.  The principal distinction in psionics is between latent and active access to psi potential.  Typical of human nature, the active capacities of psi's are assessed and rated in orders of magnitude.  Psi's of various orders are assigned to a class of psi's respectively.  Class I psi is weak even at its highest rating, while Class II and Class III psi are formidable even in their lower ranks.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Nanotechnology, founded in genetic and viral engineering research, had been attained secretly with the aid of psionics and allowed the Navy to design personnel who were better, tougher and longer lived than their doner parents.  A genetic 'draft' has been instituted among the present generation, to preserve future generations from the devestation experienced by the first of humanity's contact efforts. The Alliance's human resources are mostly 'slips'; genetically reingeneered clones grown to crew her fleets.  Earth 'drafted' the genetic profiles of the populace as a prerequisite of Earth citizenship.  This action was justified, as necessary for the military space effort as much as for the survival of the whole species in the face of hostile alien intelligence.  </w:t>
      </w:r>
    </w:p>
    <w:p w:rsidR="00615032" w:rsidRPr="009E56B2" w:rsidRDefault="00615032">
      <w:pPr>
        <w:rPr>
          <w:rFonts w:ascii="Montserrat" w:hAnsi="Montserrat"/>
          <w:sz w:val="24"/>
        </w:rPr>
      </w:pPr>
      <w:r w:rsidRPr="009E56B2">
        <w:rPr>
          <w:rFonts w:ascii="Montserrat" w:hAnsi="Montserrat"/>
          <w:sz w:val="24"/>
        </w:rPr>
        <w:tab/>
        <w:t xml:space="preserve">In spite of the fact that slips are, psychologically, wholly unique individuals, in most cases, they are state property.  A small percentage of natural humans are augmented to serve in the armed forces.  Usually in the upper ranks since a healthy amount of personal excellence is the only justification for risking 'base' lives by subjecting them to the torturous augmentation process and placing them on the frontier.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Psionic Corps, a secret service of the Allied Earth military, is manned almost entirely by natural born psi's.  The nature of psi capacity defies the Psionic Corps the Navy's option of growing it's own psi's since few slips cast from Active genestock reliably break Latency.  Because, it has been established that the genetic potential for psi capability is widespread in modern humans, individual genetics is considered to have less effect on psi potential than environmental factors.  A slip raised from infancy in the immediate presence of psi actives has as high a chance of becoming active as any human, regardless of previous psi association in its genestock.  Since, in most cases, unadulterated psi genes are rarely cloned due to the schism that can occur between a psi and her unnatural twins should they even come face to face, an active slip of an active psi is usually from a pre active draft of the base individual.  As it is, most psi's are uncannily aware of the slips that were developed from their 'draft'.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The success of this new effort has been the discovery of human developed worlds apparently isolated from each other for periods on the scale of tens of thousands of years.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The most recent and secret addition of these human controlled worlds is the planet Majestic, founded by psis who abandoned Earth at the end of the twentieth century as an alternative to submitting to the terms of the psionic coverup instigated by the governments of Earth.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 TASTE OF DEATH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CAST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Aeslyn Sinclair </w:t>
      </w:r>
      <w:r w:rsidRPr="009E56B2">
        <w:rPr>
          <w:rFonts w:ascii="Montserrat" w:hAnsi="Montserrat"/>
          <w:sz w:val="24"/>
        </w:rPr>
        <w:tab/>
        <w:t xml:space="preserve">SinA 69-0452-0711 </w:t>
      </w:r>
      <w:r w:rsidRPr="009E56B2">
        <w:rPr>
          <w:rFonts w:ascii="Montserrat" w:hAnsi="Montserrat"/>
          <w:sz w:val="24"/>
        </w:rPr>
        <w:tab/>
        <w:t>Lt JG Helm</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Richard Stewart</w:t>
      </w:r>
      <w:r w:rsidRPr="009E56B2">
        <w:rPr>
          <w:rFonts w:ascii="Montserrat" w:hAnsi="Montserrat"/>
          <w:sz w:val="24"/>
        </w:rPr>
        <w:tab/>
        <w:t xml:space="preserve">SteR 63-1249-4860 </w:t>
      </w:r>
      <w:r w:rsidRPr="009E56B2">
        <w:rPr>
          <w:rFonts w:ascii="Montserrat" w:hAnsi="Montserrat"/>
          <w:sz w:val="24"/>
        </w:rPr>
        <w:tab/>
        <w:t>Captain</w:t>
      </w:r>
    </w:p>
    <w:p w:rsidR="00615032" w:rsidRPr="009E56B2" w:rsidRDefault="00615032">
      <w:pPr>
        <w:rPr>
          <w:rFonts w:ascii="Montserrat" w:hAnsi="Montserrat"/>
          <w:sz w:val="24"/>
        </w:rPr>
      </w:pPr>
      <w:r w:rsidRPr="009E56B2">
        <w:rPr>
          <w:rFonts w:ascii="Montserrat" w:hAnsi="Montserrat"/>
          <w:sz w:val="24"/>
        </w:rPr>
        <w:t xml:space="preserve">Meggan India Alt </w:t>
      </w:r>
      <w:r w:rsidRPr="009E56B2">
        <w:rPr>
          <w:rFonts w:ascii="Montserrat" w:hAnsi="Montserrat"/>
          <w:sz w:val="24"/>
        </w:rPr>
        <w:tab/>
        <w:t xml:space="preserve">AltM 67-0017-0098 </w:t>
      </w:r>
      <w:r w:rsidRPr="009E56B2">
        <w:rPr>
          <w:rFonts w:ascii="Montserrat" w:hAnsi="Montserrat"/>
          <w:sz w:val="24"/>
        </w:rPr>
        <w:tab/>
        <w:t>Commander XO</w:t>
      </w:r>
    </w:p>
    <w:p w:rsidR="00615032" w:rsidRPr="009E56B2" w:rsidRDefault="00615032">
      <w:pPr>
        <w:rPr>
          <w:rFonts w:ascii="Montserrat" w:hAnsi="Montserrat"/>
          <w:sz w:val="24"/>
        </w:rPr>
      </w:pPr>
      <w:r w:rsidRPr="009E56B2">
        <w:rPr>
          <w:rFonts w:ascii="Montserrat" w:hAnsi="Montserrat"/>
          <w:sz w:val="24"/>
        </w:rPr>
        <w:t>James Carlson</w:t>
      </w:r>
      <w:r w:rsidRPr="009E56B2">
        <w:rPr>
          <w:rFonts w:ascii="Montserrat" w:hAnsi="Montserrat"/>
          <w:sz w:val="24"/>
        </w:rPr>
        <w:tab/>
        <w:t>CarJ 66-2484-2348</w:t>
      </w:r>
      <w:r w:rsidRPr="009E56B2">
        <w:rPr>
          <w:rFonts w:ascii="Montserrat" w:hAnsi="Montserrat"/>
          <w:sz w:val="24"/>
        </w:rPr>
        <w:tab/>
        <w:t>Lt Commander Operations</w:t>
      </w:r>
    </w:p>
    <w:p w:rsidR="00615032" w:rsidRPr="009E56B2" w:rsidRDefault="00615032">
      <w:pPr>
        <w:rPr>
          <w:rFonts w:ascii="Montserrat" w:hAnsi="Montserrat"/>
          <w:sz w:val="24"/>
        </w:rPr>
      </w:pPr>
      <w:r w:rsidRPr="009E56B2">
        <w:rPr>
          <w:rFonts w:ascii="Montserrat" w:hAnsi="Montserrat"/>
          <w:sz w:val="24"/>
        </w:rPr>
        <w:t xml:space="preserve">Daron Medea </w:t>
      </w:r>
      <w:r w:rsidRPr="009E56B2">
        <w:rPr>
          <w:rFonts w:ascii="Montserrat" w:hAnsi="Montserrat"/>
          <w:sz w:val="24"/>
        </w:rPr>
        <w:tab/>
        <w:t xml:space="preserve">MedD  67-9251-1759 </w:t>
      </w:r>
      <w:r w:rsidRPr="009E56B2">
        <w:rPr>
          <w:rFonts w:ascii="Montserrat" w:hAnsi="Montserrat"/>
          <w:sz w:val="24"/>
        </w:rPr>
        <w:tab/>
        <w:t>Lt Commander Tactical</w:t>
      </w:r>
    </w:p>
    <w:p w:rsidR="00615032" w:rsidRPr="009E56B2" w:rsidRDefault="00615032">
      <w:pPr>
        <w:rPr>
          <w:rFonts w:ascii="Montserrat" w:hAnsi="Montserrat"/>
          <w:sz w:val="24"/>
        </w:rPr>
      </w:pPr>
      <w:r w:rsidRPr="009E56B2">
        <w:rPr>
          <w:rFonts w:ascii="Montserrat" w:hAnsi="Montserrat"/>
          <w:sz w:val="24"/>
        </w:rPr>
        <w:t>Cory O'Hallan</w:t>
      </w:r>
      <w:r w:rsidRPr="009E56B2">
        <w:rPr>
          <w:rFonts w:ascii="Montserrat" w:hAnsi="Montserrat"/>
          <w:sz w:val="24"/>
        </w:rPr>
        <w:tab/>
        <w:t>OHaC 67-0345-1034</w:t>
      </w:r>
      <w:r w:rsidRPr="009E56B2">
        <w:rPr>
          <w:rFonts w:ascii="Montserrat" w:hAnsi="Montserrat"/>
          <w:sz w:val="24"/>
        </w:rPr>
        <w:tab/>
        <w:t>Lieutennant Weapons Ops</w:t>
      </w:r>
    </w:p>
    <w:p w:rsidR="00615032" w:rsidRPr="009E56B2" w:rsidRDefault="00615032">
      <w:pPr>
        <w:rPr>
          <w:rFonts w:ascii="Montserrat" w:hAnsi="Montserrat"/>
          <w:sz w:val="24"/>
        </w:rPr>
      </w:pPr>
      <w:r w:rsidRPr="009E56B2">
        <w:rPr>
          <w:rFonts w:ascii="Montserrat" w:hAnsi="Montserrat"/>
          <w:sz w:val="24"/>
        </w:rPr>
        <w:t>Red Sinae</w:t>
      </w:r>
      <w:r w:rsidRPr="009E56B2">
        <w:rPr>
          <w:rFonts w:ascii="Montserrat" w:hAnsi="Montserrat"/>
          <w:sz w:val="24"/>
        </w:rPr>
        <w:tab/>
        <w:t xml:space="preserve">SinA 69-0452-0711-21 </w:t>
      </w:r>
      <w:r w:rsidRPr="009E56B2">
        <w:rPr>
          <w:rFonts w:ascii="Montserrat" w:hAnsi="Montserrat"/>
          <w:sz w:val="24"/>
        </w:rPr>
        <w:tab/>
        <w:t>Lt JG Hawk 09</w:t>
      </w:r>
    </w:p>
    <w:p w:rsidR="00615032" w:rsidRPr="009E56B2" w:rsidRDefault="00615032">
      <w:pPr>
        <w:rPr>
          <w:rFonts w:ascii="Montserrat" w:hAnsi="Montserrat"/>
          <w:sz w:val="24"/>
        </w:rPr>
      </w:pPr>
      <w:r w:rsidRPr="009E56B2">
        <w:rPr>
          <w:rFonts w:ascii="Montserrat" w:hAnsi="Montserrat"/>
          <w:sz w:val="24"/>
        </w:rPr>
        <w:t>Michael Parks</w:t>
      </w:r>
      <w:r w:rsidRPr="009E56B2">
        <w:rPr>
          <w:rFonts w:ascii="Montserrat" w:hAnsi="Montserrat"/>
          <w:sz w:val="24"/>
        </w:rPr>
        <w:tab/>
        <w:t>ParM 72-4895-3459</w:t>
      </w:r>
      <w:r w:rsidRPr="009E56B2">
        <w:rPr>
          <w:rFonts w:ascii="Montserrat" w:hAnsi="Montserrat"/>
          <w:sz w:val="24"/>
        </w:rPr>
        <w:tab/>
        <w:t>Ensign</w:t>
      </w:r>
    </w:p>
    <w:p w:rsidR="00615032" w:rsidRPr="009E56B2" w:rsidRDefault="00615032">
      <w:pPr>
        <w:rPr>
          <w:rFonts w:ascii="Montserrat" w:hAnsi="Montserrat"/>
          <w:sz w:val="24"/>
        </w:rPr>
      </w:pPr>
      <w:r w:rsidRPr="009E56B2">
        <w:rPr>
          <w:rFonts w:ascii="Montserrat" w:hAnsi="Montserrat"/>
          <w:sz w:val="24"/>
        </w:rPr>
        <w:t>Sharon Kline</w:t>
      </w:r>
      <w:r w:rsidRPr="009E56B2">
        <w:rPr>
          <w:rFonts w:ascii="Montserrat" w:hAnsi="Montserrat"/>
          <w:sz w:val="24"/>
        </w:rPr>
        <w:tab/>
        <w:t xml:space="preserve">KliS 66-3487-0234 </w:t>
      </w:r>
      <w:r w:rsidRPr="009E56B2">
        <w:rPr>
          <w:rFonts w:ascii="Montserrat" w:hAnsi="Montserrat"/>
          <w:sz w:val="24"/>
        </w:rPr>
        <w:tab/>
        <w:t>CPO Quartermaster</w:t>
      </w:r>
    </w:p>
    <w:p w:rsidR="00615032" w:rsidRPr="009E56B2" w:rsidRDefault="00615032">
      <w:pPr>
        <w:rPr>
          <w:rFonts w:ascii="Montserrat" w:hAnsi="Montserrat"/>
          <w:sz w:val="24"/>
        </w:rPr>
      </w:pPr>
      <w:r w:rsidRPr="009E56B2">
        <w:rPr>
          <w:rFonts w:ascii="Montserrat" w:hAnsi="Montserrat"/>
          <w:sz w:val="24"/>
        </w:rPr>
        <w:t>Karl Grant</w:t>
      </w:r>
      <w:r w:rsidRPr="009E56B2">
        <w:rPr>
          <w:rFonts w:ascii="Montserrat" w:hAnsi="Montserrat"/>
          <w:sz w:val="24"/>
        </w:rPr>
        <w:tab/>
        <w:t>GraK 67-0987-1344</w:t>
      </w:r>
      <w:r w:rsidRPr="009E56B2">
        <w:rPr>
          <w:rFonts w:ascii="Montserrat" w:hAnsi="Montserrat"/>
          <w:sz w:val="24"/>
        </w:rPr>
        <w:tab/>
        <w:t xml:space="preserve">CPO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Eugene Parks</w:t>
      </w:r>
      <w:r w:rsidRPr="009E56B2">
        <w:rPr>
          <w:rFonts w:ascii="Montserrat" w:hAnsi="Montserrat"/>
          <w:sz w:val="24"/>
        </w:rPr>
        <w:tab/>
        <w:t>ParE 49-0234-5937</w:t>
      </w:r>
      <w:r w:rsidRPr="009E56B2">
        <w:rPr>
          <w:rFonts w:ascii="Montserrat" w:hAnsi="Montserrat"/>
          <w:sz w:val="24"/>
        </w:rPr>
        <w:tab/>
        <w:t>Vice Admiral</w:t>
      </w:r>
    </w:p>
    <w:p w:rsidR="00615032" w:rsidRPr="009E56B2" w:rsidRDefault="00615032">
      <w:pPr>
        <w:rPr>
          <w:rFonts w:ascii="Montserrat" w:hAnsi="Montserrat"/>
          <w:sz w:val="24"/>
        </w:rPr>
      </w:pPr>
      <w:r w:rsidRPr="009E56B2">
        <w:rPr>
          <w:rFonts w:ascii="Montserrat" w:hAnsi="Montserrat"/>
          <w:sz w:val="24"/>
        </w:rPr>
        <w:t>Shoen Dane</w:t>
      </w:r>
      <w:r w:rsidRPr="009E56B2">
        <w:rPr>
          <w:rFonts w:ascii="Montserrat" w:hAnsi="Montserrat"/>
          <w:sz w:val="24"/>
        </w:rPr>
        <w:tab/>
        <w:t>DanS 55-0235-0986</w:t>
      </w:r>
      <w:r w:rsidRPr="009E56B2">
        <w:rPr>
          <w:rFonts w:ascii="Montserrat" w:hAnsi="Montserrat"/>
          <w:sz w:val="24"/>
        </w:rPr>
        <w:tab/>
        <w:t>Vice Admiral</w:t>
      </w:r>
    </w:p>
    <w:p w:rsidR="00615032" w:rsidRPr="009E56B2" w:rsidRDefault="00615032">
      <w:pPr>
        <w:rPr>
          <w:rFonts w:ascii="Montserrat" w:hAnsi="Montserrat"/>
          <w:sz w:val="24"/>
        </w:rPr>
      </w:pPr>
      <w:r w:rsidRPr="009E56B2">
        <w:rPr>
          <w:rFonts w:ascii="Montserrat" w:hAnsi="Montserrat"/>
          <w:sz w:val="24"/>
        </w:rPr>
        <w:t>Marshal Grey</w:t>
      </w:r>
      <w:r w:rsidRPr="009E56B2">
        <w:rPr>
          <w:rFonts w:ascii="Montserrat" w:hAnsi="Montserrat"/>
          <w:sz w:val="24"/>
        </w:rPr>
        <w:tab/>
        <w:t xml:space="preserve">GreM 58-2271-0986 </w:t>
      </w:r>
      <w:r w:rsidRPr="009E56B2">
        <w:rPr>
          <w:rFonts w:ascii="Montserrat" w:hAnsi="Montserrat"/>
          <w:sz w:val="24"/>
        </w:rPr>
        <w:tab/>
        <w:t>Vice Admiral AEPC</w:t>
      </w:r>
    </w:p>
    <w:p w:rsidR="00615032" w:rsidRPr="009E56B2" w:rsidRDefault="00615032">
      <w:pPr>
        <w:rPr>
          <w:rFonts w:ascii="Montserrat" w:hAnsi="Montserrat"/>
          <w:sz w:val="24"/>
        </w:rPr>
      </w:pPr>
      <w:r w:rsidRPr="009E56B2">
        <w:rPr>
          <w:rFonts w:ascii="Montserrat" w:hAnsi="Montserrat"/>
          <w:sz w:val="24"/>
        </w:rPr>
        <w:t>Morgan Erin Wildmuir</w:t>
      </w:r>
      <w:r w:rsidRPr="009E56B2">
        <w:rPr>
          <w:rFonts w:ascii="Montserrat" w:hAnsi="Montserrat"/>
          <w:sz w:val="24"/>
        </w:rPr>
        <w:tab/>
        <w:t>—0-70-0027-21172</w:t>
      </w:r>
      <w:r w:rsidRPr="009E56B2">
        <w:rPr>
          <w:rFonts w:ascii="Montserrat" w:hAnsi="Montserrat"/>
          <w:sz w:val="24"/>
        </w:rPr>
        <w:tab/>
        <w:t>AEPC</w:t>
      </w:r>
    </w:p>
    <w:p w:rsidR="00615032" w:rsidRPr="009E56B2" w:rsidRDefault="00615032">
      <w:pPr>
        <w:rPr>
          <w:rFonts w:ascii="Montserrat" w:hAnsi="Montserrat"/>
          <w:sz w:val="24"/>
        </w:rPr>
      </w:pPr>
      <w:r w:rsidRPr="009E56B2">
        <w:rPr>
          <w:rFonts w:ascii="Montserrat" w:hAnsi="Montserrat"/>
          <w:sz w:val="24"/>
        </w:rPr>
        <w:t>Amadea Shea-Quinn</w:t>
      </w:r>
      <w:r w:rsidRPr="009E56B2">
        <w:rPr>
          <w:rFonts w:ascii="Montserrat" w:hAnsi="Montserrat"/>
          <w:sz w:val="24"/>
        </w:rPr>
        <w:tab/>
        <w:t>—0-70-0029-20179</w:t>
      </w:r>
      <w:r w:rsidRPr="009E56B2">
        <w:rPr>
          <w:rFonts w:ascii="Montserrat" w:hAnsi="Montserrat"/>
          <w:sz w:val="24"/>
        </w:rPr>
        <w:tab/>
        <w:t>AEPC</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Conquerors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Phoenixander</w:t>
      </w:r>
      <w:r w:rsidRPr="009E56B2">
        <w:rPr>
          <w:rFonts w:ascii="Montserrat" w:hAnsi="Montserrat"/>
          <w:sz w:val="24"/>
        </w:rPr>
        <w:tab/>
        <w:t>Phoenixander the Great</w:t>
      </w:r>
    </w:p>
    <w:p w:rsidR="00615032" w:rsidRPr="009E56B2" w:rsidRDefault="00615032">
      <w:pPr>
        <w:rPr>
          <w:rFonts w:ascii="Montserrat" w:hAnsi="Montserrat"/>
          <w:sz w:val="24"/>
        </w:rPr>
      </w:pPr>
      <w:r w:rsidRPr="009E56B2">
        <w:rPr>
          <w:rFonts w:ascii="Montserrat" w:hAnsi="Montserrat"/>
          <w:sz w:val="24"/>
        </w:rPr>
        <w:t>Attila</w:t>
      </w:r>
      <w:r w:rsidRPr="009E56B2">
        <w:rPr>
          <w:rFonts w:ascii="Montserrat" w:hAnsi="Montserrat"/>
          <w:sz w:val="24"/>
        </w:rPr>
        <w:tab/>
        <w:t>Attila the Hun</w:t>
      </w:r>
    </w:p>
    <w:p w:rsidR="00615032" w:rsidRPr="009E56B2" w:rsidRDefault="00615032">
      <w:pPr>
        <w:rPr>
          <w:rFonts w:ascii="Montserrat" w:hAnsi="Montserrat"/>
          <w:sz w:val="24"/>
        </w:rPr>
      </w:pPr>
      <w:r w:rsidRPr="009E56B2">
        <w:rPr>
          <w:rFonts w:ascii="Montserrat" w:hAnsi="Montserrat"/>
          <w:sz w:val="24"/>
        </w:rPr>
        <w:t>Genghis Khan</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Ramses</w:t>
      </w:r>
      <w:r w:rsidRPr="009E56B2">
        <w:rPr>
          <w:rFonts w:ascii="Montserrat" w:hAnsi="Montserrat"/>
          <w:sz w:val="24"/>
        </w:rPr>
        <w:tab/>
        <w:t>Ramses the Great</w:t>
      </w:r>
    </w:p>
    <w:p w:rsidR="00615032" w:rsidRPr="009E56B2" w:rsidRDefault="00615032">
      <w:pPr>
        <w:rPr>
          <w:rFonts w:ascii="Montserrat" w:hAnsi="Montserrat"/>
          <w:sz w:val="24"/>
        </w:rPr>
      </w:pPr>
      <w:r w:rsidRPr="009E56B2">
        <w:rPr>
          <w:rFonts w:ascii="Montserrat" w:hAnsi="Montserrat"/>
          <w:sz w:val="24"/>
        </w:rPr>
        <w:t>Ashram</w:t>
      </w:r>
    </w:p>
    <w:p w:rsidR="00615032" w:rsidRPr="009E56B2" w:rsidRDefault="00615032">
      <w:pPr>
        <w:rPr>
          <w:rFonts w:ascii="Montserrat" w:hAnsi="Montserrat"/>
          <w:sz w:val="24"/>
        </w:rPr>
      </w:pPr>
      <w:r w:rsidRPr="009E56B2">
        <w:rPr>
          <w:rFonts w:ascii="Montserrat" w:hAnsi="Montserrat"/>
          <w:sz w:val="24"/>
        </w:rPr>
        <w:t>Cesar</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Ptolemy</w:t>
      </w:r>
    </w:p>
    <w:p w:rsidR="00615032" w:rsidRPr="009E56B2" w:rsidRDefault="00615032">
      <w:pPr>
        <w:rPr>
          <w:rFonts w:ascii="Montserrat" w:hAnsi="Montserrat"/>
          <w:sz w:val="24"/>
        </w:rPr>
      </w:pPr>
      <w:r w:rsidRPr="009E56B2">
        <w:rPr>
          <w:rFonts w:ascii="Montserrat" w:hAnsi="Montserrat"/>
          <w:sz w:val="24"/>
        </w:rPr>
        <w:t>Peter</w:t>
      </w:r>
      <w:r w:rsidRPr="009E56B2">
        <w:rPr>
          <w:rFonts w:ascii="Montserrat" w:hAnsi="Montserrat"/>
          <w:sz w:val="24"/>
        </w:rPr>
        <w:tab/>
        <w:t>Peter the Great</w:t>
      </w:r>
    </w:p>
    <w:p w:rsidR="00615032" w:rsidRPr="009E56B2" w:rsidRDefault="00615032">
      <w:pPr>
        <w:rPr>
          <w:rFonts w:ascii="Montserrat" w:hAnsi="Montserrat"/>
          <w:sz w:val="24"/>
        </w:rPr>
      </w:pPr>
      <w:r w:rsidRPr="009E56B2">
        <w:rPr>
          <w:rFonts w:ascii="Montserrat" w:hAnsi="Montserrat"/>
          <w:sz w:val="24"/>
        </w:rPr>
        <w:t>Edward</w:t>
      </w:r>
      <w:r w:rsidRPr="009E56B2">
        <w:rPr>
          <w:rFonts w:ascii="Montserrat" w:hAnsi="Montserrat"/>
          <w:sz w:val="24"/>
        </w:rPr>
        <w:tab/>
        <w:t>Edward Longshanks</w:t>
      </w:r>
    </w:p>
    <w:p w:rsidR="00615032" w:rsidRPr="009E56B2" w:rsidRDefault="00615032">
      <w:pPr>
        <w:rPr>
          <w:rFonts w:ascii="Montserrat" w:hAnsi="Montserrat"/>
          <w:sz w:val="24"/>
        </w:rPr>
      </w:pPr>
      <w:r w:rsidRPr="009E56B2">
        <w:rPr>
          <w:rFonts w:ascii="Montserrat" w:hAnsi="Montserrat"/>
          <w:sz w:val="24"/>
        </w:rPr>
        <w:t>Frederick</w:t>
      </w:r>
      <w:r w:rsidRPr="009E56B2">
        <w:rPr>
          <w:rFonts w:ascii="Montserrat" w:hAnsi="Montserrat"/>
          <w:sz w:val="24"/>
        </w:rPr>
        <w:tab/>
        <w:t>Frederickthe Great</w:t>
      </w:r>
    </w:p>
    <w:p w:rsidR="00615032" w:rsidRPr="009E56B2" w:rsidRDefault="00615032">
      <w:pPr>
        <w:rPr>
          <w:rFonts w:ascii="Montserrat" w:hAnsi="Montserrat"/>
          <w:sz w:val="24"/>
        </w:rPr>
      </w:pPr>
      <w:r w:rsidRPr="009E56B2">
        <w:rPr>
          <w:rFonts w:ascii="Montserrat" w:hAnsi="Montserrat"/>
          <w:sz w:val="24"/>
        </w:rPr>
        <w:t>William</w:t>
      </w:r>
      <w:r w:rsidRPr="009E56B2">
        <w:rPr>
          <w:rFonts w:ascii="Montserrat" w:hAnsi="Montserrat"/>
          <w:sz w:val="24"/>
        </w:rPr>
        <w:tab/>
        <w:t>William of Orange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A TASTE OF DEATH : Synopsis Breakdown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Aeslyn Sinclair LJG AES Phoenixander</w:t>
      </w:r>
    </w:p>
    <w:p w:rsidR="00615032" w:rsidRPr="009E56B2" w:rsidRDefault="00615032">
      <w:pPr>
        <w:rPr>
          <w:rFonts w:ascii="Montserrat" w:hAnsi="Montserrat"/>
          <w:sz w:val="24"/>
        </w:rPr>
      </w:pPr>
      <w:r w:rsidRPr="009E56B2">
        <w:rPr>
          <w:rFonts w:ascii="Montserrat" w:hAnsi="Montserrat"/>
          <w:sz w:val="24"/>
        </w:rPr>
        <w:t>a young officer reporting for duty, for her first tour of the Fringe</w:t>
      </w:r>
    </w:p>
    <w:p w:rsidR="00615032" w:rsidRPr="009E56B2" w:rsidRDefault="00615032">
      <w:pPr>
        <w:rPr>
          <w:rFonts w:ascii="Montserrat" w:hAnsi="Montserrat"/>
          <w:spacing w:val="-3"/>
          <w:sz w:val="24"/>
        </w:rPr>
      </w:pPr>
      <w:r w:rsidRPr="009E56B2">
        <w:rPr>
          <w:rFonts w:ascii="Montserrat" w:hAnsi="Montserrat"/>
          <w:sz w:val="24"/>
        </w:rPr>
        <w:t xml:space="preserve"> Among the bridge officers of Phoenixander are two of her Academy upper classmen Lieutennant Commander Daron Medea, and Commander </w:t>
      </w:r>
      <w:r w:rsidRPr="009E56B2">
        <w:rPr>
          <w:rFonts w:ascii="Montserrat" w:hAnsi="Montserrat"/>
          <w:spacing w:val="-3"/>
          <w:sz w:val="24"/>
        </w:rPr>
        <w:t>Meggan India Alt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At first, the most troubling aspect of her tour is having to serve with a copy of herself</w:t>
      </w:r>
    </w:p>
    <w:p w:rsidR="00615032" w:rsidRPr="009E56B2" w:rsidRDefault="00615032">
      <w:pPr>
        <w:rPr>
          <w:rFonts w:ascii="Montserrat" w:hAnsi="Montserrat"/>
          <w:sz w:val="24"/>
        </w:rPr>
      </w:pPr>
      <w:r w:rsidRPr="009E56B2">
        <w:rPr>
          <w:rFonts w:ascii="Montserrat" w:hAnsi="Montserrat"/>
          <w:sz w:val="24"/>
        </w:rPr>
        <w:t>Red, the twenty-first individual derived from Aeslyn's draft, is an LJG pilot who has served on the Phoenixander for three years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To her surprise, she and this slip, Red, make a close friendship that allows her to perceive the reality in which slips deal with their condition</w:t>
      </w:r>
    </w:p>
    <w:p w:rsidR="00615032" w:rsidRPr="009E56B2" w:rsidRDefault="00615032">
      <w:pPr>
        <w:rPr>
          <w:rFonts w:ascii="Montserrat" w:hAnsi="Montserrat"/>
          <w:sz w:val="24"/>
        </w:rPr>
      </w:pPr>
      <w:r w:rsidRPr="009E56B2">
        <w:rPr>
          <w:rFonts w:ascii="Montserrat" w:hAnsi="Montserrat"/>
          <w:sz w:val="24"/>
        </w:rPr>
        <w:t>Red and Aeslyn talk their way into bunking together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Aeslyn, taken under the wing of Daron, Meggan and Red, becomes better acquainted with the ship's complement and traditions</w:t>
      </w:r>
    </w:p>
    <w:p w:rsidR="00615032" w:rsidRPr="009E56B2" w:rsidRDefault="00615032">
      <w:pPr>
        <w:rPr>
          <w:rFonts w:ascii="Montserrat" w:hAnsi="Montserrat"/>
          <w:sz w:val="24"/>
        </w:rPr>
      </w:pPr>
      <w:r w:rsidRPr="009E56B2">
        <w:rPr>
          <w:rFonts w:ascii="Montserrat" w:hAnsi="Montserrat"/>
          <w:sz w:val="24"/>
        </w:rPr>
        <w:t>Daron takes note of the dely in Aeslyn's admittance to the exploration branch of the fleet only to learn from Aeslyn that the delay had something to do with her reaction to the augmentation process during her senior year at the Academy; she was kept close to Earth for an observation period</w:t>
      </w:r>
    </w:p>
    <w:p w:rsidR="00615032" w:rsidRPr="009E56B2" w:rsidRDefault="00615032">
      <w:pPr>
        <w:rPr>
          <w:rFonts w:ascii="Montserrat" w:hAnsi="Montserrat"/>
          <w:sz w:val="24"/>
        </w:rPr>
      </w:pPr>
      <w:r w:rsidRPr="009E56B2">
        <w:rPr>
          <w:rFonts w:ascii="Montserrat" w:hAnsi="Montserrat"/>
          <w:sz w:val="24"/>
        </w:rPr>
        <w:t>Daron discovers that Aeslyn's medical record relating to that matter is under a high level security restriction only the captain has access to</w:t>
      </w:r>
    </w:p>
    <w:p w:rsidR="00615032" w:rsidRPr="009E56B2" w:rsidRDefault="00615032">
      <w:pPr>
        <w:rPr>
          <w:rFonts w:ascii="Montserrat" w:hAnsi="Montserrat"/>
          <w:sz w:val="24"/>
        </w:rPr>
      </w:pPr>
      <w:r w:rsidRPr="009E56B2">
        <w:rPr>
          <w:rFonts w:ascii="Montserrat" w:hAnsi="Montserrat"/>
          <w:sz w:val="24"/>
        </w:rPr>
        <w:t>For a while, all seems ideal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Unexpectedly, the Phoenixander encouters alien ships</w:t>
      </w:r>
    </w:p>
    <w:p w:rsidR="00615032" w:rsidRPr="009E56B2" w:rsidRDefault="00615032">
      <w:pPr>
        <w:rPr>
          <w:rFonts w:ascii="Montserrat" w:hAnsi="Montserrat"/>
          <w:spacing w:val="-3"/>
          <w:sz w:val="24"/>
        </w:rPr>
      </w:pPr>
      <w:r w:rsidRPr="009E56B2">
        <w:rPr>
          <w:rFonts w:ascii="Montserrat" w:hAnsi="Montserrat"/>
          <w:sz w:val="24"/>
        </w:rPr>
        <w:t xml:space="preserve">In the time it takes for the captain to hit the bridge from his ready room and the general quarters alarm to be sounded, the ship is engaged by the aliens. </w:t>
      </w:r>
      <w:r w:rsidRPr="009E56B2">
        <w:rPr>
          <w:rFonts w:ascii="Montserrat" w:hAnsi="Montserrat"/>
          <w:spacing w:val="-3"/>
          <w:sz w:val="24"/>
        </w:rPr>
        <w:t>Aeslyn is trapped at her post at helm controls during the strike</w:t>
      </w:r>
    </w:p>
    <w:p w:rsidR="00615032" w:rsidRPr="009E56B2" w:rsidRDefault="00615032">
      <w:pPr>
        <w:rPr>
          <w:rFonts w:ascii="Montserrat" w:hAnsi="Montserrat"/>
          <w:sz w:val="24"/>
        </w:rPr>
      </w:pPr>
      <w:r w:rsidRPr="009E56B2">
        <w:rPr>
          <w:rFonts w:ascii="Montserrat" w:hAnsi="Montserrat"/>
          <w:sz w:val="24"/>
        </w:rPr>
        <w:t>She has time to don her emergency  environmental field before the boarding alarms go off anouncing  the alien's infiltration past ships defenses</w:t>
      </w:r>
    </w:p>
    <w:p w:rsidR="00615032" w:rsidRPr="009E56B2" w:rsidRDefault="00615032">
      <w:pPr>
        <w:rPr>
          <w:rFonts w:ascii="Montserrat" w:hAnsi="Montserrat"/>
          <w:sz w:val="24"/>
        </w:rPr>
      </w:pPr>
      <w:r w:rsidRPr="009E56B2">
        <w:rPr>
          <w:rFonts w:ascii="Montserrat" w:hAnsi="Montserrat"/>
          <w:sz w:val="24"/>
        </w:rPr>
        <w:t>The alien, when it appears, is a shock; she is human</w:t>
      </w:r>
    </w:p>
    <w:p w:rsidR="00615032" w:rsidRPr="009E56B2" w:rsidRDefault="00615032">
      <w:pPr>
        <w:rPr>
          <w:rFonts w:ascii="Montserrat" w:hAnsi="Montserrat"/>
          <w:sz w:val="24"/>
        </w:rPr>
      </w:pPr>
      <w:r w:rsidRPr="009E56B2">
        <w:rPr>
          <w:rFonts w:ascii="Montserrat" w:hAnsi="Montserrat"/>
          <w:sz w:val="24"/>
        </w:rPr>
        <w:t>In fact, far more than human</w:t>
      </w:r>
    </w:p>
    <w:p w:rsidR="00615032" w:rsidRPr="009E56B2" w:rsidRDefault="00615032">
      <w:pPr>
        <w:rPr>
          <w:rFonts w:ascii="Montserrat" w:hAnsi="Montserrat"/>
          <w:sz w:val="24"/>
        </w:rPr>
      </w:pPr>
      <w:r w:rsidRPr="009E56B2">
        <w:rPr>
          <w:rFonts w:ascii="Montserrat" w:hAnsi="Montserrat"/>
          <w:sz w:val="24"/>
        </w:rPr>
        <w:t>In the confusion, Aeslyn is assulted by a psionic invader and vented from the ship</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death of the captain, during the boarding, places the ship under Alt's authority</w:t>
      </w:r>
    </w:p>
    <w:p w:rsidR="00615032" w:rsidRPr="009E56B2" w:rsidRDefault="00615032">
      <w:pPr>
        <w:rPr>
          <w:rFonts w:ascii="Montserrat" w:hAnsi="Montserrat"/>
          <w:sz w:val="24"/>
        </w:rPr>
      </w:pPr>
      <w:r w:rsidRPr="009E56B2">
        <w:rPr>
          <w:rFonts w:ascii="Montserrat" w:hAnsi="Montserrat"/>
          <w:sz w:val="24"/>
        </w:rPr>
        <w:t>Alt manages to cut the bridge out of the control circuit and preps the ship for emergency dive</w:t>
      </w:r>
    </w:p>
    <w:p w:rsidR="00615032" w:rsidRPr="009E56B2" w:rsidRDefault="00615032">
      <w:pPr>
        <w:rPr>
          <w:rFonts w:ascii="Montserrat" w:hAnsi="Montserrat"/>
          <w:sz w:val="24"/>
        </w:rPr>
      </w:pPr>
      <w:r w:rsidRPr="009E56B2">
        <w:rPr>
          <w:rFonts w:ascii="Montserrat" w:hAnsi="Montserrat"/>
          <w:sz w:val="24"/>
        </w:rPr>
        <w:t>The emergency  dive safeties automatically abort the pre launch authorizations for the ship's fighters</w:t>
      </w:r>
    </w:p>
    <w:p w:rsidR="00615032" w:rsidRPr="009E56B2" w:rsidRDefault="00615032">
      <w:pPr>
        <w:rPr>
          <w:rFonts w:ascii="Montserrat" w:hAnsi="Montserrat"/>
          <w:sz w:val="24"/>
        </w:rPr>
      </w:pPr>
      <w:r w:rsidRPr="009E56B2">
        <w:rPr>
          <w:rFonts w:ascii="Montserrat" w:hAnsi="Montserrat"/>
          <w:sz w:val="24"/>
        </w:rPr>
        <w:t>Red notices what is happening and tries to get authorization to launch and retreive Aeslyn who only Red seems to know has been ejected from the ship</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Aeslyn regains conscious  floating helpless in the deep</w:t>
      </w:r>
    </w:p>
    <w:p w:rsidR="00615032" w:rsidRPr="009E56B2" w:rsidRDefault="00615032">
      <w:pPr>
        <w:rPr>
          <w:rFonts w:ascii="Montserrat" w:hAnsi="Montserrat"/>
          <w:sz w:val="24"/>
        </w:rPr>
      </w:pPr>
      <w:r w:rsidRPr="009E56B2">
        <w:rPr>
          <w:rFonts w:ascii="Montserrat" w:hAnsi="Montserrat"/>
          <w:sz w:val="24"/>
        </w:rPr>
        <w:t>A damage alarm makes her aware of the limited time she has on her personal lifesupport field</w:t>
      </w:r>
    </w:p>
    <w:p w:rsidR="00615032" w:rsidRPr="009E56B2" w:rsidRDefault="00615032">
      <w:pPr>
        <w:rPr>
          <w:rFonts w:ascii="Montserrat" w:hAnsi="Montserrat"/>
          <w:sz w:val="24"/>
        </w:rPr>
      </w:pPr>
      <w:r w:rsidRPr="009E56B2">
        <w:rPr>
          <w:rFonts w:ascii="Montserrat" w:hAnsi="Montserrat"/>
          <w:sz w:val="24"/>
        </w:rPr>
        <w:t>Unsure how she even got off the bridge into space, she strives to think of a way to get back to the ship when she sees Phoenixander withdraw from the engagement and enter hyperspace</w:t>
      </w:r>
    </w:p>
    <w:p w:rsidR="00615032" w:rsidRPr="009E56B2" w:rsidRDefault="00615032">
      <w:pPr>
        <w:rPr>
          <w:rFonts w:ascii="Montserrat" w:hAnsi="Montserrat"/>
          <w:sz w:val="24"/>
        </w:rPr>
      </w:pPr>
      <w:r w:rsidRPr="009E56B2">
        <w:rPr>
          <w:rFonts w:ascii="Montserrat" w:hAnsi="Montserrat"/>
          <w:sz w:val="24"/>
        </w:rPr>
        <w:t>By the time the enemy ships fold out, she is struggling desperately with her failing life support field grimly aware that death is inevitable.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On their limping way back to Sol system, the surviving crew of the Phoenixander have taken account of the casualties</w:t>
      </w:r>
    </w:p>
    <w:p w:rsidR="00615032" w:rsidRPr="009E56B2" w:rsidRDefault="00615032">
      <w:pPr>
        <w:rPr>
          <w:rFonts w:ascii="Montserrat" w:hAnsi="Montserrat"/>
          <w:sz w:val="24"/>
        </w:rPr>
      </w:pPr>
      <w:r w:rsidRPr="009E56B2">
        <w:rPr>
          <w:rFonts w:ascii="Montserrat" w:hAnsi="Montserrat"/>
          <w:sz w:val="24"/>
        </w:rPr>
        <w:t>Aeslyn is unnaccounted for, causing a review of Red's attempt to blow out of the fighter bay just before the Phoenixander dived</w:t>
      </w:r>
    </w:p>
    <w:p w:rsidR="00615032" w:rsidRPr="009E56B2" w:rsidRDefault="00615032">
      <w:pPr>
        <w:rPr>
          <w:rFonts w:ascii="Montserrat" w:hAnsi="Montserrat"/>
          <w:sz w:val="24"/>
        </w:rPr>
      </w:pPr>
      <w:r w:rsidRPr="009E56B2">
        <w:rPr>
          <w:rFonts w:ascii="Montserrat" w:hAnsi="Montserrat"/>
          <w:sz w:val="24"/>
        </w:rPr>
        <w:t>Red's account and Daron's memory of Aeslyn's locked med jacket end up on Alt's desk which builds up a strange explanation of what the bridge recorders revealed about Aeslyn's disappearance from the bridge</w:t>
      </w:r>
    </w:p>
    <w:p w:rsidR="00615032" w:rsidRPr="009E56B2" w:rsidRDefault="00615032">
      <w:pPr>
        <w:rPr>
          <w:rFonts w:ascii="Montserrat" w:hAnsi="Montserrat"/>
          <w:sz w:val="24"/>
        </w:rPr>
      </w:pPr>
      <w:r w:rsidRPr="009E56B2">
        <w:rPr>
          <w:rFonts w:ascii="Montserrat" w:hAnsi="Montserrat"/>
          <w:sz w:val="24"/>
        </w:rPr>
        <w:t>It is, however, by all accounts, too late to go back to retreive her—whatever the implications of the record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Some time later, another ship is passing through the sector and detects the rescue becon of Aeslyn's failed lifesupport field</w:t>
      </w:r>
    </w:p>
    <w:p w:rsidR="00615032" w:rsidRPr="009E56B2" w:rsidRDefault="00615032">
      <w:pPr>
        <w:rPr>
          <w:rFonts w:ascii="Montserrat" w:hAnsi="Montserrat"/>
          <w:sz w:val="24"/>
        </w:rPr>
      </w:pPr>
      <w:r w:rsidRPr="009E56B2">
        <w:rPr>
          <w:rFonts w:ascii="Montserrat" w:hAnsi="Montserrat"/>
          <w:sz w:val="24"/>
        </w:rPr>
        <w:t>And so it begins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Aeslyn is revived by the crew of the Majestic ship Athena, who discover that she has been catalyzed by her ordeal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Aeslyn is taken aside by the crew who has to explain to her that she cannot hope to return to Earth in her present condition by the terms of the agreement between the governments of Earth and the founders of Majestic</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In the process of her journey to Majestic with the crew of the Athena, Aeslyn learns a great deal about Earth that no one on Earth has been allowed to know, and Oasis which no one ever had a chance to know</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She shares in the realization that Earth is about to be attacked by Oasis and she argues vehenmently for the right to go and warn them of the danger they face.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citizens of Majestic refuse to become invovled in the struggle between Earth and Oasis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need to warn Earth forces Aeslyn to escape from Majestic and fight her way back to Earth</w:t>
      </w:r>
    </w:p>
    <w:p w:rsidR="00615032" w:rsidRPr="009E56B2" w:rsidRDefault="00615032">
      <w:pPr>
        <w:rPr>
          <w:rFonts w:ascii="Montserrat" w:hAnsi="Montserrat"/>
          <w:sz w:val="24"/>
        </w:rPr>
      </w:pPr>
      <w:r w:rsidRPr="009E56B2">
        <w:rPr>
          <w:rFonts w:ascii="Montserrat" w:hAnsi="Montserrat"/>
          <w:sz w:val="24"/>
        </w:rPr>
        <w:t>By the time she even gets to Earth, it will have been several months—all but a year— since she vanished from the bridge of Phoenixander</w:t>
      </w:r>
    </w:p>
    <w:p w:rsidR="00615032" w:rsidRPr="009E56B2" w:rsidRDefault="00615032">
      <w:pPr>
        <w:rPr>
          <w:rFonts w:ascii="Montserrat" w:hAnsi="Montserrat"/>
          <w:sz w:val="24"/>
        </w:rPr>
      </w:pPr>
      <w:r w:rsidRPr="009E56B2">
        <w:rPr>
          <w:rFonts w:ascii="Montserrat" w:hAnsi="Montserrat"/>
          <w:sz w:val="24"/>
        </w:rPr>
        <w:t>It occurs to Aeslyn that there is a danger in revealing how she survived and returned to Earth by returning to Phoenixander—if the stories the Majestics told are to be trusted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Arriving at Earth, her best hope is to approach her contacts in the Earth Fleet Academy and beg for a way to speak to fleet command</w:t>
      </w:r>
    </w:p>
    <w:p w:rsidR="00615032" w:rsidRPr="009E56B2" w:rsidRDefault="00615032">
      <w:pPr>
        <w:rPr>
          <w:rFonts w:ascii="Montserrat" w:hAnsi="Montserrat"/>
          <w:sz w:val="24"/>
        </w:rPr>
      </w:pPr>
      <w:r w:rsidRPr="009E56B2">
        <w:rPr>
          <w:rFonts w:ascii="Montserrat" w:hAnsi="Montserrat"/>
          <w:sz w:val="24"/>
        </w:rPr>
        <w:t>This is not an easy thing to accomplish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Aeslyn is picked up attempting to make contact at the Academy</w:t>
      </w:r>
    </w:p>
    <w:p w:rsidR="00615032" w:rsidRPr="009E56B2" w:rsidRDefault="00615032">
      <w:pPr>
        <w:rPr>
          <w:rFonts w:ascii="Montserrat" w:hAnsi="Montserrat"/>
          <w:sz w:val="24"/>
        </w:rPr>
      </w:pPr>
      <w:r w:rsidRPr="009E56B2">
        <w:rPr>
          <w:rFonts w:ascii="Montserrat" w:hAnsi="Montserrat"/>
          <w:sz w:val="24"/>
        </w:rPr>
        <w:t>Unable to resist the spooks, and alarmed at how easily they homed in on her, Aeslyn takes a big risk</w:t>
      </w:r>
    </w:p>
    <w:p w:rsidR="00615032" w:rsidRPr="009E56B2" w:rsidRDefault="00615032">
      <w:pPr>
        <w:rPr>
          <w:rFonts w:ascii="Montserrat" w:hAnsi="Montserrat"/>
          <w:sz w:val="24"/>
        </w:rPr>
      </w:pPr>
      <w:r w:rsidRPr="009E56B2">
        <w:rPr>
          <w:rFonts w:ascii="Montserrat" w:hAnsi="Montserrat"/>
          <w:sz w:val="24"/>
        </w:rPr>
        <w:t>Aeslyn demands to be taken to a Psionics Corps commander—to admit her to the existing Psionics Corps is to admit that such a thing even exists, but her spook captors silently comply with her request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Aeslyn is brought up before Vice Admiral Grey who is obviously less than pleased by her appearance back at Earth</w:t>
      </w:r>
    </w:p>
    <w:p w:rsidR="00615032" w:rsidRPr="009E56B2" w:rsidRDefault="00615032">
      <w:pPr>
        <w:rPr>
          <w:rFonts w:ascii="Montserrat" w:hAnsi="Montserrat"/>
          <w:sz w:val="24"/>
        </w:rPr>
      </w:pPr>
      <w:r w:rsidRPr="009E56B2">
        <w:rPr>
          <w:rFonts w:ascii="Montserrat" w:hAnsi="Montserrat"/>
          <w:sz w:val="24"/>
        </w:rPr>
        <w:t>She is surprised to discover that she has a file with the Corps already—the same information which Alt got access to when she assumed command of the Phoenixander</w:t>
      </w:r>
    </w:p>
    <w:p w:rsidR="00615032" w:rsidRPr="009E56B2" w:rsidRDefault="00615032">
      <w:pPr>
        <w:rPr>
          <w:rFonts w:ascii="Montserrat" w:hAnsi="Montserrat"/>
          <w:sz w:val="24"/>
        </w:rPr>
      </w:pPr>
      <w:r w:rsidRPr="009E56B2">
        <w:rPr>
          <w:rFonts w:ascii="Montserrat" w:hAnsi="Montserrat"/>
          <w:sz w:val="24"/>
        </w:rPr>
        <w:t>Admiral Grey is ready to make her disappear, rejecting her application to the Corps for security reasons</w:t>
      </w:r>
    </w:p>
    <w:p w:rsidR="00615032" w:rsidRPr="009E56B2" w:rsidRDefault="00615032">
      <w:pPr>
        <w:rPr>
          <w:rFonts w:ascii="Montserrat" w:hAnsi="Montserrat"/>
          <w:sz w:val="24"/>
        </w:rPr>
      </w:pPr>
      <w:r w:rsidRPr="009E56B2">
        <w:rPr>
          <w:rFonts w:ascii="Montserrat" w:hAnsi="Montserrat"/>
          <w:sz w:val="24"/>
        </w:rPr>
        <w:t>Fortunately, Aeslyn is championed unexpectedly by Morgan Erin Wildmuir, one of the signatory participants in the coverup dating back to the latter quarter of the twentieth century, who appears unnannounced  during the interview</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Morgan, urging Aeslyn to call her Mew, explains that it was the Majestic ship Aeslyn stole to return to Earth that alerted special forces to her appearance at the Academy, and it was this association that encouraged the Admiral to consider eliminating her</w:t>
      </w:r>
    </w:p>
    <w:p w:rsidR="00615032" w:rsidRPr="009E56B2" w:rsidRDefault="00615032">
      <w:pPr>
        <w:rPr>
          <w:rFonts w:ascii="Montserrat" w:hAnsi="Montserrat"/>
          <w:sz w:val="24"/>
        </w:rPr>
      </w:pPr>
      <w:r w:rsidRPr="009E56B2">
        <w:rPr>
          <w:rFonts w:ascii="Montserrat" w:hAnsi="Montserrat"/>
          <w:sz w:val="24"/>
        </w:rPr>
        <w:t>Mew takes Aeslyn aside and fills her in on the other side of the story told to her by the Majestic psi's</w:t>
      </w:r>
    </w:p>
    <w:p w:rsidR="00615032" w:rsidRPr="009E56B2" w:rsidRDefault="00615032">
      <w:pPr>
        <w:rPr>
          <w:rFonts w:ascii="Montserrat" w:hAnsi="Montserrat"/>
          <w:sz w:val="24"/>
        </w:rPr>
      </w:pPr>
      <w:r w:rsidRPr="009E56B2">
        <w:rPr>
          <w:rFonts w:ascii="Montserrat" w:hAnsi="Montserrat"/>
          <w:sz w:val="24"/>
        </w:rPr>
        <w:t>Before dropping Aeslyn off at her temporary quarters, she goes in for testing and deep conditioning mandatory for her admittance to the Corps</w:t>
      </w:r>
    </w:p>
    <w:p w:rsidR="00615032" w:rsidRPr="009E56B2" w:rsidRDefault="00615032">
      <w:pPr>
        <w:rPr>
          <w:rFonts w:ascii="Montserrat" w:hAnsi="Montserrat"/>
          <w:sz w:val="24"/>
        </w:rPr>
      </w:pPr>
      <w:r w:rsidRPr="009E56B2">
        <w:rPr>
          <w:rFonts w:ascii="Montserrat" w:hAnsi="Montserrat"/>
          <w:sz w:val="24"/>
        </w:rPr>
        <w:t>Aeslyn is rated as a Class III, in spite of the pathetic limits of the training she received from the Majestics, making her an extremely dangerous being to anyone around her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 few days later, Aeslyn is finally admitted to an interview with fleet command to discuss her report regarding the threat from Oasis, being forced to admit the existence of Majestic and an apparent association between these worlds</w:t>
      </w:r>
    </w:p>
    <w:p w:rsidR="00615032" w:rsidRPr="009E56B2" w:rsidRDefault="00615032">
      <w:pPr>
        <w:rPr>
          <w:rFonts w:ascii="Montserrat" w:hAnsi="Montserrat"/>
          <w:sz w:val="24"/>
        </w:rPr>
      </w:pPr>
      <w:r w:rsidRPr="009E56B2">
        <w:rPr>
          <w:rFonts w:ascii="Montserrat" w:hAnsi="Montserrat"/>
          <w:sz w:val="24"/>
        </w:rPr>
        <w:t>The trade association between Oasis and Majestic is the only validity she can offer for the intelligence on Oasians she is delivering</w:t>
      </w:r>
    </w:p>
    <w:p w:rsidR="00615032" w:rsidRPr="009E56B2" w:rsidRDefault="00615032">
      <w:pPr>
        <w:rPr>
          <w:rFonts w:ascii="Montserrat" w:hAnsi="Montserrat"/>
          <w:sz w:val="24"/>
        </w:rPr>
      </w:pPr>
      <w:r w:rsidRPr="009E56B2">
        <w:rPr>
          <w:rFonts w:ascii="Montserrat" w:hAnsi="Montserrat"/>
          <w:sz w:val="24"/>
        </w:rPr>
        <w:t>Aeslyn discovers that, during the time she lost in getting away from her protective new wards on Majestic, Earth has been well appraised of the threat it faces at the cost of several expeditions like the one in which she was lost</w:t>
      </w:r>
    </w:p>
    <w:p w:rsidR="00615032" w:rsidRPr="009E56B2" w:rsidRDefault="00615032">
      <w:pPr>
        <w:rPr>
          <w:rFonts w:ascii="Montserrat" w:hAnsi="Montserrat"/>
          <w:sz w:val="24"/>
        </w:rPr>
      </w:pPr>
      <w:r w:rsidRPr="009E56B2">
        <w:rPr>
          <w:rFonts w:ascii="Montserrat" w:hAnsi="Montserrat"/>
          <w:sz w:val="24"/>
        </w:rPr>
        <w:t>Phoenixander was the only ship to get away from these ambushes, and the conclusion of the fleet was that the strikes were perpetrated to prevent Earth from detecting Oasian build up rather than the opening moves in their assault on Earth; otherwise they'd have arrived already</w:t>
      </w:r>
    </w:p>
    <w:p w:rsidR="00615032" w:rsidRPr="009E56B2" w:rsidRDefault="00615032">
      <w:pPr>
        <w:rPr>
          <w:rFonts w:ascii="Montserrat" w:hAnsi="Montserrat"/>
          <w:sz w:val="24"/>
        </w:rPr>
      </w:pPr>
      <w:r w:rsidRPr="009E56B2">
        <w:rPr>
          <w:rFonts w:ascii="Montserrat" w:hAnsi="Montserrat"/>
          <w:sz w:val="24"/>
        </w:rPr>
        <w:t>There is, however, little time left in the best estimate, before an invasion does begin</w:t>
      </w:r>
    </w:p>
    <w:p w:rsidR="00615032" w:rsidRPr="009E56B2" w:rsidRDefault="00615032">
      <w:pPr>
        <w:rPr>
          <w:rFonts w:ascii="Montserrat" w:hAnsi="Montserrat"/>
          <w:sz w:val="24"/>
        </w:rPr>
      </w:pPr>
      <w:r w:rsidRPr="009E56B2">
        <w:rPr>
          <w:rFonts w:ascii="Montserrat" w:hAnsi="Montserrat"/>
          <w:sz w:val="24"/>
        </w:rPr>
        <w:t>Aeslyn's acceptance in the Psionics Corps allows the fleet command a way of reintroducing her to her ship for it's mission to buy time for the new SD class ships to roll out of the Saturn ship yards</w:t>
      </w:r>
    </w:p>
    <w:p w:rsidR="00615032" w:rsidRPr="009E56B2" w:rsidRDefault="00615032">
      <w:pPr>
        <w:rPr>
          <w:rFonts w:ascii="Montserrat" w:hAnsi="Montserrat"/>
          <w:sz w:val="24"/>
        </w:rPr>
      </w:pPr>
      <w:r w:rsidRPr="009E56B2">
        <w:rPr>
          <w:rFonts w:ascii="Montserrat" w:hAnsi="Montserrat"/>
          <w:sz w:val="24"/>
        </w:rPr>
        <w:t>Aeslyn is reintroduced as the slip SinA 69-0452-0711-27, Ember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Aeslyn is appraised of her covert mission upon reporting back to the refitted Phoenixander</w:t>
      </w:r>
    </w:p>
    <w:p w:rsidR="00615032" w:rsidRPr="009E56B2" w:rsidRDefault="00615032">
      <w:pPr>
        <w:rPr>
          <w:rFonts w:ascii="Montserrat" w:hAnsi="Montserrat"/>
          <w:sz w:val="24"/>
        </w:rPr>
      </w:pPr>
      <w:r w:rsidRPr="009E56B2">
        <w:rPr>
          <w:rFonts w:ascii="Montserrat" w:hAnsi="Montserrat"/>
          <w:sz w:val="24"/>
        </w:rPr>
        <w:t>In spite of the fact that Earth does not understand the true extent of Oasian's psi capabilities it is possible that Earth possesses enough capability in her own psi's long present in Earth's space effort, if uttelry obscured from the general recognition of of everyone else</w:t>
      </w:r>
    </w:p>
    <w:p w:rsidR="00615032" w:rsidRPr="009E56B2" w:rsidRDefault="00615032">
      <w:pPr>
        <w:rPr>
          <w:rFonts w:ascii="Montserrat" w:hAnsi="Montserrat"/>
          <w:sz w:val="24"/>
        </w:rPr>
      </w:pPr>
      <w:r w:rsidRPr="009E56B2">
        <w:rPr>
          <w:rFonts w:ascii="Montserrat" w:hAnsi="Montserrat"/>
          <w:sz w:val="24"/>
        </w:rPr>
        <w:t>The Phoenixander is being sent out to assess the strength of Oasian forces being assembled, but Aeslyn's mission is more covert</w:t>
      </w:r>
    </w:p>
    <w:p w:rsidR="00615032" w:rsidRPr="009E56B2" w:rsidRDefault="00615032">
      <w:pPr>
        <w:rPr>
          <w:rFonts w:ascii="Montserrat" w:hAnsi="Montserrat"/>
          <w:sz w:val="24"/>
        </w:rPr>
      </w:pPr>
      <w:r w:rsidRPr="009E56B2">
        <w:rPr>
          <w:rFonts w:ascii="Montserrat" w:hAnsi="Montserrat"/>
          <w:sz w:val="24"/>
        </w:rPr>
        <w:t>Aeslyn is unique among psi's in having direct contact with Oasian psi's</w:t>
      </w:r>
    </w:p>
    <w:p w:rsidR="00615032" w:rsidRPr="009E56B2" w:rsidRDefault="00615032">
      <w:pPr>
        <w:rPr>
          <w:rFonts w:ascii="Montserrat" w:hAnsi="Montserrat"/>
          <w:sz w:val="24"/>
        </w:rPr>
      </w:pPr>
      <w:r w:rsidRPr="009E56B2">
        <w:rPr>
          <w:rFonts w:ascii="Montserrat" w:hAnsi="Montserrat"/>
          <w:sz w:val="24"/>
        </w:rPr>
        <w:t>Aeslyn is to assess the Oasian force's psi complement</w:t>
      </w:r>
    </w:p>
    <w:p w:rsidR="00615032" w:rsidRPr="009E56B2" w:rsidRDefault="00615032">
      <w:pPr>
        <w:rPr>
          <w:rFonts w:ascii="Montserrat" w:hAnsi="Montserrat"/>
          <w:sz w:val="24"/>
        </w:rPr>
      </w:pPr>
      <w:r w:rsidRPr="009E56B2">
        <w:rPr>
          <w:rFonts w:ascii="Montserrat" w:hAnsi="Montserrat"/>
          <w:sz w:val="24"/>
        </w:rPr>
        <w:t>She is to take command of a group of terran psi's from Phoenixander in the event of contact and board an Oasian ship, if possible, to seize control of it and return it to Earth for analysis</w:t>
      </w:r>
    </w:p>
    <w:p w:rsidR="00615032" w:rsidRPr="009E56B2" w:rsidRDefault="00615032">
      <w:pPr>
        <w:rPr>
          <w:rFonts w:ascii="Montserrat" w:hAnsi="Montserrat"/>
          <w:sz w:val="24"/>
        </w:rPr>
      </w:pPr>
      <w:r w:rsidRPr="009E56B2">
        <w:rPr>
          <w:rFonts w:ascii="Montserrat" w:hAnsi="Montserrat"/>
          <w:sz w:val="24"/>
        </w:rPr>
        <w:t>Another psi assigned to the Phoenixander with her is an extremely powerful psi who claims to have had contact with Oasians near the end of the twentieth century, Lynx</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Aeslyn has a problem reassociating with most of her surviving frineds on the Phoenixander and the unpleasant deception imposed on her by fleet command</w:t>
      </w:r>
    </w:p>
    <w:p w:rsidR="00615032" w:rsidRPr="009E56B2" w:rsidRDefault="00615032">
      <w:pPr>
        <w:rPr>
          <w:rFonts w:ascii="Montserrat" w:hAnsi="Montserrat"/>
          <w:sz w:val="24"/>
        </w:rPr>
      </w:pPr>
      <w:r w:rsidRPr="009E56B2">
        <w:rPr>
          <w:rFonts w:ascii="Montserrat" w:hAnsi="Montserrat"/>
          <w:sz w:val="24"/>
        </w:rPr>
        <w:t>Red sees through the ruse in an accidental meeting in ship corridors, knowing both Aeslyn and the fact that the original 27 died in the lab</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In due course, the Phoenixander sets out for the Fringe, aimed at the heart of the territory where all of thsoe ships died trying to penetrate</w:t>
      </w:r>
    </w:p>
    <w:p w:rsidR="00615032" w:rsidRPr="009E56B2" w:rsidRDefault="00615032">
      <w:pPr>
        <w:rPr>
          <w:rFonts w:ascii="Montserrat" w:hAnsi="Montserrat"/>
          <w:sz w:val="24"/>
        </w:rPr>
      </w:pPr>
      <w:r w:rsidRPr="009E56B2">
        <w:rPr>
          <w:rFonts w:ascii="Montserrat" w:hAnsi="Montserrat"/>
          <w:sz w:val="24"/>
        </w:rPr>
        <w:t>Aeslyn spends almost all of her time being brought up to date on the realities of being a psi in the allied navy, and learning to temper the power at her disposal</w:t>
      </w:r>
    </w:p>
    <w:p w:rsidR="00615032" w:rsidRPr="009E56B2" w:rsidRDefault="00615032">
      <w:pPr>
        <w:rPr>
          <w:rFonts w:ascii="Montserrat" w:hAnsi="Montserrat"/>
          <w:sz w:val="24"/>
        </w:rPr>
      </w:pPr>
      <w:r w:rsidRPr="009E56B2">
        <w:rPr>
          <w:rFonts w:ascii="Montserrat" w:hAnsi="Montserrat"/>
          <w:sz w:val="24"/>
        </w:rPr>
        <w:t>Aeslyn realizes that it is because of her dangerously limited mastery of her psi potential that has made her the prime candidate for this mission—she is a walking, breathing neutron bomb just waiting to go off which is exactly what fleet command hopes she will do in a combat situation, hopefully on an Oasian ship</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engagement alarm goes off as the Phoenixander approaches her target zone, urging Aeslyn and her chosen psi's to head for the EVA locks in the ship for their drop off on entering the system</w:t>
      </w:r>
    </w:p>
    <w:p w:rsidR="00615032" w:rsidRPr="009E56B2" w:rsidRDefault="00615032">
      <w:pPr>
        <w:rPr>
          <w:rFonts w:ascii="Montserrat" w:hAnsi="Montserrat"/>
          <w:sz w:val="24"/>
        </w:rPr>
      </w:pPr>
      <w:r w:rsidRPr="009E56B2">
        <w:rPr>
          <w:rFonts w:ascii="Montserrat" w:hAnsi="Montserrat"/>
          <w:sz w:val="24"/>
        </w:rPr>
        <w:t>Phoenixander surfaces amidst an Oasian fleet of staggtering proportions retaining an alarming Delta V that ought to allow them to shoot through the system, take readings on the enemy fleet and hopefully escape engagement entirely</w:t>
      </w:r>
    </w:p>
    <w:p w:rsidR="00615032" w:rsidRPr="009E56B2" w:rsidRDefault="00615032">
      <w:pPr>
        <w:rPr>
          <w:rFonts w:ascii="Montserrat" w:hAnsi="Montserrat"/>
          <w:sz w:val="24"/>
        </w:rPr>
      </w:pPr>
      <w:r w:rsidRPr="009E56B2">
        <w:rPr>
          <w:rFonts w:ascii="Montserrat" w:hAnsi="Montserrat"/>
          <w:sz w:val="24"/>
        </w:rPr>
        <w:t>It is all Aeslyn can do to burn off the momentum imparted on her by Phoenixander as the rest of her squad breaks to approach the nearest target</w:t>
      </w:r>
    </w:p>
    <w:p w:rsidR="00615032" w:rsidRPr="009E56B2" w:rsidRDefault="00615032">
      <w:pPr>
        <w:rPr>
          <w:rFonts w:ascii="Montserrat" w:hAnsi="Montserrat"/>
          <w:sz w:val="24"/>
        </w:rPr>
      </w:pPr>
      <w:r w:rsidRPr="009E56B2">
        <w:rPr>
          <w:rFonts w:ascii="Montserrat" w:hAnsi="Montserrat"/>
          <w:sz w:val="24"/>
        </w:rPr>
        <w:t>Her solution, to grab the ship telekinetically, causes their assault to take place on a ship suddenly being dragged out toward the system's perimeter</w:t>
      </w:r>
    </w:p>
    <w:p w:rsidR="00615032" w:rsidRPr="009E56B2" w:rsidRDefault="00615032">
      <w:pPr>
        <w:rPr>
          <w:rFonts w:ascii="Montserrat" w:hAnsi="Montserrat"/>
          <w:sz w:val="24"/>
        </w:rPr>
      </w:pPr>
      <w:r w:rsidRPr="009E56B2">
        <w:rPr>
          <w:rFonts w:ascii="Montserrat" w:hAnsi="Montserrat"/>
          <w:sz w:val="24"/>
        </w:rPr>
        <w:t>The unexpectedness of the action allows them to get a foothold on the ship before any organized resistance can assert itself</w:t>
      </w:r>
    </w:p>
    <w:p w:rsidR="00615032" w:rsidRPr="009E56B2" w:rsidRDefault="00615032">
      <w:pPr>
        <w:rPr>
          <w:rFonts w:ascii="Montserrat" w:hAnsi="Montserrat"/>
          <w:sz w:val="24"/>
        </w:rPr>
      </w:pPr>
      <w:r w:rsidRPr="009E56B2">
        <w:rPr>
          <w:rFonts w:ascii="Montserrat" w:hAnsi="Montserrat"/>
          <w:sz w:val="24"/>
        </w:rPr>
        <w:t>Aeslyn and her compatriots fight their way theough the ship, learning that all the Oasians seem to be psi's, but few are of the same rating as their own Class II members and none seem to be as powerful as herself and Lynx</w:t>
      </w:r>
    </w:p>
    <w:p w:rsidR="00615032" w:rsidRPr="009E56B2" w:rsidRDefault="00615032">
      <w:pPr>
        <w:rPr>
          <w:rFonts w:ascii="Montserrat" w:hAnsi="Montserrat"/>
          <w:sz w:val="24"/>
        </w:rPr>
      </w:pPr>
      <w:r w:rsidRPr="009E56B2">
        <w:rPr>
          <w:rFonts w:ascii="Montserrat" w:hAnsi="Montserrat"/>
          <w:sz w:val="24"/>
        </w:rPr>
        <w:t>When they reach the bridge, they discover the true nature of the ship itself—the ship, alive and amost certainly sentient and psi capable in the Class III range, confronts them, stunned to be under assault by a Class III power incarnate in a human frame</w:t>
      </w:r>
    </w:p>
    <w:p w:rsidR="00615032" w:rsidRPr="009E56B2" w:rsidRDefault="00615032">
      <w:pPr>
        <w:rPr>
          <w:rFonts w:ascii="Montserrat" w:hAnsi="Montserrat"/>
          <w:sz w:val="24"/>
        </w:rPr>
      </w:pPr>
      <w:r w:rsidRPr="009E56B2">
        <w:rPr>
          <w:rFonts w:ascii="Montserrat" w:hAnsi="Montserrat"/>
          <w:sz w:val="24"/>
        </w:rPr>
        <w:t>To Aeslyn's amazement, Lynx is not surprised by this discovery, indeed Lynx addresses the ship on a strangely personal level and entreats it to cooperate with her in the name of one Shai'a'ki</w:t>
      </w:r>
    </w:p>
    <w:p w:rsidR="00615032" w:rsidRPr="009E56B2" w:rsidRDefault="00615032">
      <w:pPr>
        <w:rPr>
          <w:rFonts w:ascii="Montserrat" w:hAnsi="Montserrat"/>
          <w:sz w:val="24"/>
        </w:rPr>
      </w:pPr>
      <w:r w:rsidRPr="009E56B2">
        <w:rPr>
          <w:rFonts w:ascii="Montserrat" w:hAnsi="Montserrat"/>
          <w:sz w:val="24"/>
        </w:rPr>
        <w:t>To her greater surprise, the ship agrees, although, clearly the crew rebells at this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Aeslyn approacesh Lynx on the return trip and inquires about the reletively easy confiscation of the ship</w:t>
      </w:r>
    </w:p>
    <w:p w:rsidR="00615032" w:rsidRPr="009E56B2" w:rsidRDefault="00615032">
      <w:pPr>
        <w:rPr>
          <w:rFonts w:ascii="Montserrat" w:hAnsi="Montserrat"/>
          <w:sz w:val="24"/>
        </w:rPr>
      </w:pPr>
      <w:r w:rsidRPr="009E56B2">
        <w:rPr>
          <w:rFonts w:ascii="Montserrat" w:hAnsi="Montserrat"/>
          <w:sz w:val="24"/>
        </w:rPr>
        <w:t>Lynx responods by saying that Oasians are not the enemy, and adding that the enemy cannot master the ships' minds as easily as they can the normal citizens</w:t>
      </w:r>
    </w:p>
    <w:p w:rsidR="00615032" w:rsidRPr="009E56B2" w:rsidRDefault="00615032">
      <w:pPr>
        <w:rPr>
          <w:rFonts w:ascii="Montserrat" w:hAnsi="Montserrat"/>
          <w:sz w:val="24"/>
        </w:rPr>
      </w:pPr>
      <w:r w:rsidRPr="009E56B2">
        <w:rPr>
          <w:rFonts w:ascii="Montserrat" w:hAnsi="Montserrat"/>
          <w:sz w:val="24"/>
        </w:rPr>
        <w:t>When pressed, Lynx explains that Earth's policies toward Psi's and even the politics of the past century were influenced by an earlier contact by the Oasians</w:t>
      </w:r>
    </w:p>
    <w:p w:rsidR="00615032" w:rsidRPr="009E56B2" w:rsidRDefault="00615032">
      <w:pPr>
        <w:rPr>
          <w:rFonts w:ascii="Montserrat" w:hAnsi="Montserrat"/>
          <w:sz w:val="24"/>
        </w:rPr>
      </w:pPr>
      <w:r w:rsidRPr="009E56B2">
        <w:rPr>
          <w:rFonts w:ascii="Montserrat" w:hAnsi="Montserrat"/>
          <w:sz w:val="24"/>
        </w:rPr>
        <w:t>Oasis, she explains, was being taken over by an alien intelligence and Earth became indirectly involved bacause Oasians had always known of Earth's existence, since that was where Oasians originally came from, and then she tells her the basics of that story</w:t>
      </w:r>
    </w:p>
    <w:p w:rsidR="00615032" w:rsidRPr="009E56B2" w:rsidRDefault="00615032">
      <w:pPr>
        <w:rPr>
          <w:rFonts w:ascii="Montserrat" w:hAnsi="Montserrat"/>
          <w:sz w:val="24"/>
        </w:rPr>
      </w:pPr>
      <w:r w:rsidRPr="009E56B2">
        <w:rPr>
          <w:rFonts w:ascii="Montserrat" w:hAnsi="Montserrat"/>
          <w:sz w:val="24"/>
        </w:rPr>
        <w:t>Ultimately, she reveals, those precautions had run out, and the enemy was obviously ready to take on another world, but fortunately Earth was finally ready to face that threat, maybe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 The Oasian War</w:t>
      </w:r>
    </w:p>
    <w:p w:rsidR="00615032" w:rsidRPr="009E56B2" w:rsidRDefault="00615032">
      <w:pPr>
        <w:rPr>
          <w:rFonts w:ascii="Montserrat" w:hAnsi="Montserrat"/>
          <w:sz w:val="24"/>
        </w:rPr>
      </w:pPr>
      <w:r w:rsidRPr="009E56B2">
        <w:rPr>
          <w:rFonts w:ascii="Montserrat" w:hAnsi="Montserrat"/>
          <w:sz w:val="24"/>
        </w:rPr>
        <w:t>A Taste of Death</w:t>
      </w:r>
      <w:r w:rsidRPr="009E56B2">
        <w:rPr>
          <w:rFonts w:ascii="Montserrat" w:hAnsi="Montserrat"/>
          <w:sz w:val="24"/>
        </w:rPr>
        <w:tab/>
        <w:t>Aeslyn Sinclair</w:t>
      </w:r>
    </w:p>
    <w:p w:rsidR="00615032" w:rsidRPr="009E56B2" w:rsidRDefault="00615032">
      <w:pPr>
        <w:rPr>
          <w:rFonts w:ascii="Montserrat" w:hAnsi="Montserrat"/>
          <w:sz w:val="24"/>
        </w:rPr>
      </w:pPr>
      <w:r w:rsidRPr="009E56B2">
        <w:rPr>
          <w:rFonts w:ascii="Montserrat" w:hAnsi="Montserrat"/>
          <w:sz w:val="24"/>
        </w:rPr>
        <w:t>A Taste of Power</w:t>
      </w:r>
      <w:r w:rsidRPr="009E56B2">
        <w:rPr>
          <w:rFonts w:ascii="Montserrat" w:hAnsi="Montserrat"/>
          <w:sz w:val="24"/>
        </w:rPr>
        <w:tab/>
        <w:t>Meggan India Alt</w:t>
      </w:r>
    </w:p>
    <w:p w:rsidR="00615032" w:rsidRPr="009E56B2" w:rsidRDefault="00615032">
      <w:pPr>
        <w:rPr>
          <w:rFonts w:ascii="Montserrat" w:hAnsi="Montserrat"/>
          <w:sz w:val="24"/>
        </w:rPr>
      </w:pPr>
      <w:r w:rsidRPr="009E56B2">
        <w:rPr>
          <w:rFonts w:ascii="Montserrat" w:hAnsi="Montserrat"/>
          <w:sz w:val="24"/>
        </w:rPr>
        <w:t>A Taste of Victory</w:t>
      </w:r>
      <w:r w:rsidRPr="009E56B2">
        <w:rPr>
          <w:rFonts w:ascii="Montserrat" w:hAnsi="Montserrat"/>
          <w:sz w:val="24"/>
        </w:rPr>
        <w:tab/>
        <w:t>Daron Medea</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PEN OF DAVID AES</w:t>
      </w:r>
      <w:r w:rsidRPr="009E56B2">
        <w:rPr>
          <w:rFonts w:ascii="Montserrat" w:hAnsi="Montserrat"/>
          <w:sz w:val="24"/>
        </w:rPr>
        <w:tab/>
        <w:t>OVERVIEW</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 tentative outline of works under consideration. This is not the final decision...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ALYN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ONE : THE INTERFACE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PART ONE : THE EDGE</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VERSION ONE</w:t>
      </w:r>
      <w:r w:rsidRPr="009E56B2">
        <w:rPr>
          <w:rFonts w:ascii="Montserrat" w:hAnsi="Montserrat"/>
          <w:sz w:val="24"/>
        </w:rPr>
        <w:tab/>
        <w:t>AESLYN</w:t>
      </w:r>
      <w:r w:rsidRPr="009E56B2">
        <w:rPr>
          <w:rFonts w:ascii="Montserrat" w:hAnsi="Montserrat"/>
          <w:sz w:val="24"/>
        </w:rPr>
        <w:tab/>
        <w:t>DREAMER</w:t>
      </w:r>
    </w:p>
    <w:p w:rsidR="00615032" w:rsidRPr="009E56B2" w:rsidRDefault="00615032">
      <w:pPr>
        <w:rPr>
          <w:rFonts w:ascii="Montserrat" w:hAnsi="Montserrat"/>
          <w:sz w:val="24"/>
        </w:rPr>
      </w:pPr>
      <w:r w:rsidRPr="009E56B2">
        <w:rPr>
          <w:rFonts w:ascii="Montserrat" w:hAnsi="Montserrat"/>
          <w:sz w:val="24"/>
        </w:rPr>
        <w:t>VERSION TWO</w:t>
      </w:r>
      <w:r w:rsidRPr="009E56B2">
        <w:rPr>
          <w:rFonts w:ascii="Montserrat" w:hAnsi="Montserrat"/>
          <w:sz w:val="24"/>
        </w:rPr>
        <w:tab/>
        <w:t>ANGELICA</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VERSION THREE</w:t>
      </w:r>
      <w:r w:rsidRPr="009E56B2">
        <w:rPr>
          <w:rFonts w:ascii="Montserrat" w:hAnsi="Montserrat"/>
          <w:sz w:val="24"/>
        </w:rPr>
        <w:tab/>
        <w:t>MORGAN</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PART TWO : THE EYE OF THE STORM</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VERSION ONE</w:t>
      </w:r>
      <w:r w:rsidRPr="009E56B2">
        <w:rPr>
          <w:rFonts w:ascii="Montserrat" w:hAnsi="Montserrat"/>
          <w:sz w:val="24"/>
        </w:rPr>
        <w:tab/>
        <w:t>AESLYN</w:t>
      </w:r>
      <w:r w:rsidRPr="009E56B2">
        <w:rPr>
          <w:rFonts w:ascii="Montserrat" w:hAnsi="Montserrat"/>
          <w:sz w:val="24"/>
        </w:rPr>
        <w:tab/>
        <w:t>DREAMING</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VERSION TWO</w:t>
      </w:r>
      <w:r w:rsidRPr="009E56B2">
        <w:rPr>
          <w:rFonts w:ascii="Montserrat" w:hAnsi="Montserrat"/>
          <w:sz w:val="24"/>
        </w:rPr>
        <w:tab/>
        <w:t>ANGELICA</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VERSION THREE</w:t>
      </w:r>
      <w:r w:rsidRPr="009E56B2">
        <w:rPr>
          <w:rFonts w:ascii="Montserrat" w:hAnsi="Montserrat"/>
          <w:sz w:val="24"/>
        </w:rPr>
        <w:tab/>
        <w:t>MORGAN</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PART THREE : THE ENVELOPE</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VERSION ONE</w:t>
      </w:r>
      <w:r w:rsidRPr="009E56B2">
        <w:rPr>
          <w:rFonts w:ascii="Montserrat" w:hAnsi="Montserrat"/>
          <w:sz w:val="24"/>
        </w:rPr>
        <w:tab/>
        <w:t>AESLYN</w:t>
      </w:r>
      <w:r w:rsidRPr="009E56B2">
        <w:rPr>
          <w:rFonts w:ascii="Montserrat" w:hAnsi="Montserrat"/>
          <w:sz w:val="24"/>
        </w:rPr>
        <w:tab/>
        <w:t>THE DREAM</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VERSION TWO</w:t>
      </w:r>
      <w:r w:rsidRPr="009E56B2">
        <w:rPr>
          <w:rFonts w:ascii="Montserrat" w:hAnsi="Montserrat"/>
          <w:sz w:val="24"/>
        </w:rPr>
        <w:tab/>
        <w:t>ANGELICA</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VERSION THREE</w:t>
      </w:r>
      <w:r w:rsidRPr="009E56B2">
        <w:rPr>
          <w:rFonts w:ascii="Montserrat" w:hAnsi="Montserrat"/>
          <w:sz w:val="24"/>
        </w:rPr>
        <w:tab/>
        <w:t>MORGAN</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TWO : THE DREAM</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PART ONE : FIRST CONTACT—ALYN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 ONE</w:t>
      </w:r>
      <w:r w:rsidRPr="009E56B2">
        <w:rPr>
          <w:rFonts w:ascii="Montserrat" w:hAnsi="Montserrat"/>
          <w:sz w:val="24"/>
        </w:rPr>
        <w:tab/>
        <w:t>ANGELICA</w:t>
      </w:r>
      <w:r w:rsidRPr="009E56B2">
        <w:rPr>
          <w:rFonts w:ascii="Montserrat" w:hAnsi="Montserrat"/>
          <w:sz w:val="24"/>
        </w:rPr>
        <w:tab/>
        <w:t>A BRIDE OF OPPORTUNITY</w:t>
      </w:r>
    </w:p>
    <w:p w:rsidR="00615032" w:rsidRPr="009E56B2" w:rsidRDefault="00615032">
      <w:pPr>
        <w:rPr>
          <w:rFonts w:ascii="Montserrat" w:hAnsi="Montserrat"/>
          <w:sz w:val="24"/>
        </w:rPr>
      </w:pPr>
      <w:r w:rsidRPr="009E56B2">
        <w:rPr>
          <w:rFonts w:ascii="Montserrat" w:hAnsi="Montserrat"/>
          <w:sz w:val="24"/>
        </w:rPr>
        <w:t>ACT TWO</w:t>
      </w:r>
      <w:r w:rsidRPr="009E56B2">
        <w:rPr>
          <w:rFonts w:ascii="Montserrat" w:hAnsi="Montserrat"/>
          <w:sz w:val="24"/>
        </w:rPr>
        <w:tab/>
        <w:t>AESLYN</w:t>
      </w:r>
      <w:r w:rsidRPr="009E56B2">
        <w:rPr>
          <w:rFonts w:ascii="Montserrat" w:hAnsi="Montserrat"/>
          <w:sz w:val="24"/>
        </w:rPr>
        <w:tab/>
        <w:t>ANGEL OF THE VEIL</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ACT THREE</w:t>
      </w:r>
      <w:r w:rsidRPr="009E56B2">
        <w:rPr>
          <w:rFonts w:ascii="Montserrat" w:hAnsi="Montserrat"/>
          <w:sz w:val="24"/>
        </w:rPr>
        <w:tab/>
        <w:t>MORGAN</w:t>
      </w:r>
      <w:r w:rsidRPr="009E56B2">
        <w:rPr>
          <w:rFonts w:ascii="Montserrat" w:hAnsi="Montserrat"/>
          <w:sz w:val="24"/>
        </w:rPr>
        <w:tab/>
        <w:t>ANGEL OF THE ABYSS</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PART TWO : THE EARTH-OASIS WAR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 ONE</w:t>
      </w:r>
      <w:r w:rsidRPr="009E56B2">
        <w:rPr>
          <w:rFonts w:ascii="Montserrat" w:hAnsi="Montserrat"/>
          <w:sz w:val="24"/>
        </w:rPr>
        <w:tab/>
        <w:t>AESLYN</w:t>
      </w:r>
      <w:r w:rsidRPr="009E56B2">
        <w:rPr>
          <w:rFonts w:ascii="Montserrat" w:hAnsi="Montserrat"/>
          <w:sz w:val="24"/>
        </w:rPr>
        <w:tab/>
        <w:t>ANGEL OF DEATH</w:t>
      </w:r>
      <w:r w:rsidRPr="009E56B2">
        <w:rPr>
          <w:rFonts w:ascii="Montserrat" w:hAnsi="Montserrat"/>
          <w:sz w:val="24"/>
        </w:rPr>
        <w:tab/>
        <w:t>DEATH OF THE DREAMER</w:t>
      </w:r>
    </w:p>
    <w:p w:rsidR="00615032" w:rsidRPr="009E56B2" w:rsidRDefault="00615032">
      <w:pPr>
        <w:rPr>
          <w:rFonts w:ascii="Montserrat" w:hAnsi="Montserrat"/>
          <w:sz w:val="24"/>
        </w:rPr>
      </w:pPr>
      <w:r w:rsidRPr="009E56B2">
        <w:rPr>
          <w:rFonts w:ascii="Montserrat" w:hAnsi="Montserrat"/>
          <w:sz w:val="24"/>
        </w:rPr>
        <w:t>ACT TWO</w:t>
      </w:r>
      <w:r w:rsidRPr="009E56B2">
        <w:rPr>
          <w:rFonts w:ascii="Montserrat" w:hAnsi="Montserrat"/>
          <w:sz w:val="24"/>
        </w:rPr>
        <w:tab/>
        <w:t>ALT</w:t>
      </w:r>
      <w:r w:rsidRPr="009E56B2">
        <w:rPr>
          <w:rFonts w:ascii="Montserrat" w:hAnsi="Montserrat"/>
          <w:sz w:val="24"/>
        </w:rPr>
        <w:tab/>
        <w:t>ANGEL OF VICTORY</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PART THREE : FIRST CONTACT—AESLYN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 ONE</w:t>
      </w:r>
      <w:r w:rsidRPr="009E56B2">
        <w:rPr>
          <w:rFonts w:ascii="Montserrat" w:hAnsi="Montserrat"/>
          <w:sz w:val="24"/>
        </w:rPr>
        <w:tab/>
        <w:t>AV</w:t>
      </w:r>
      <w:r w:rsidRPr="009E56B2">
        <w:rPr>
          <w:rFonts w:ascii="Montserrat" w:hAnsi="Montserrat"/>
          <w:sz w:val="24"/>
        </w:rPr>
        <w:tab/>
        <w:t xml:space="preserve">ARCHANGEL </w:t>
      </w:r>
      <w:r w:rsidRPr="009E56B2">
        <w:rPr>
          <w:rFonts w:ascii="Montserrat" w:hAnsi="Montserrat"/>
          <w:sz w:val="24"/>
        </w:rPr>
        <w:tab/>
        <w:t>231</w:t>
      </w:r>
    </w:p>
    <w:p w:rsidR="00615032" w:rsidRPr="009E56B2" w:rsidRDefault="00615032">
      <w:pPr>
        <w:rPr>
          <w:rFonts w:ascii="Montserrat" w:hAnsi="Montserrat"/>
          <w:sz w:val="24"/>
        </w:rPr>
      </w:pPr>
      <w:r w:rsidRPr="009E56B2">
        <w:rPr>
          <w:rFonts w:ascii="Montserrat" w:hAnsi="Montserrat"/>
          <w:sz w:val="24"/>
        </w:rPr>
        <w:t>ACT TWO</w:t>
      </w:r>
      <w:r w:rsidRPr="009E56B2">
        <w:rPr>
          <w:rFonts w:ascii="Montserrat" w:hAnsi="Montserrat"/>
          <w:sz w:val="24"/>
        </w:rPr>
        <w:tab/>
        <w:t>AV</w:t>
      </w:r>
      <w:r w:rsidRPr="009E56B2">
        <w:rPr>
          <w:rFonts w:ascii="Montserrat" w:hAnsi="Montserrat"/>
          <w:sz w:val="24"/>
        </w:rPr>
        <w:tab/>
        <w:t>AVATAR</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LYN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AES AEID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PART ONE : PASSAGES IN PROLOGUE : NINEVEH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 ONE</w:t>
      </w:r>
      <w:r w:rsidRPr="009E56B2">
        <w:rPr>
          <w:rFonts w:ascii="Montserrat" w:hAnsi="Montserrat"/>
          <w:sz w:val="24"/>
        </w:rPr>
        <w:tab/>
        <w:t>ALYN</w:t>
      </w:r>
      <w:r w:rsidRPr="009E56B2">
        <w:rPr>
          <w:rFonts w:ascii="Montserrat" w:hAnsi="Montserrat"/>
          <w:sz w:val="24"/>
        </w:rPr>
        <w:tab/>
        <w:t>ANJAEL, ANGEL OF LIGHT &amp; DARKNESS</w:t>
      </w:r>
      <w:r w:rsidRPr="009E56B2">
        <w:rPr>
          <w:rFonts w:ascii="Montserrat" w:hAnsi="Montserrat"/>
          <w:sz w:val="24"/>
        </w:rPr>
        <w:tab/>
      </w:r>
    </w:p>
    <w:p w:rsidR="00615032" w:rsidRPr="009E56B2" w:rsidRDefault="00615032">
      <w:pPr>
        <w:rPr>
          <w:rFonts w:ascii="Montserrat" w:hAnsi="Montserrat"/>
          <w:sz w:val="24"/>
        </w:rPr>
      </w:pPr>
      <w:r w:rsidRPr="009E56B2">
        <w:rPr>
          <w:rFonts w:ascii="Montserrat" w:hAnsi="Montserrat"/>
          <w:sz w:val="24"/>
        </w:rPr>
        <w:t>ACT TWO</w:t>
      </w:r>
      <w:r w:rsidRPr="009E56B2">
        <w:rPr>
          <w:rFonts w:ascii="Montserrat" w:hAnsi="Montserrat"/>
          <w:sz w:val="24"/>
        </w:rPr>
        <w:tab/>
        <w:t>AESLYN</w:t>
      </w:r>
      <w:r w:rsidRPr="009E56B2">
        <w:rPr>
          <w:rFonts w:ascii="Montserrat" w:hAnsi="Montserrat"/>
          <w:sz w:val="24"/>
        </w:rPr>
        <w:tab/>
        <w:t>AVAEL, ANGEL OF DEATH &amp; BIRTH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PART TWO : PASSAGES IN MAIN : AV</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 ONE</w:t>
      </w:r>
      <w:r w:rsidRPr="009E56B2">
        <w:rPr>
          <w:rFonts w:ascii="Montserrat" w:hAnsi="Montserrat"/>
          <w:sz w:val="24"/>
        </w:rPr>
        <w:tab/>
        <w:t>AV</w:t>
      </w:r>
      <w:r w:rsidRPr="009E56B2">
        <w:rPr>
          <w:rFonts w:ascii="Montserrat" w:hAnsi="Montserrat"/>
          <w:sz w:val="24"/>
        </w:rPr>
        <w:tab/>
        <w:t>CALL OF THE VEIL</w:t>
      </w:r>
      <w:r w:rsidRPr="009E56B2">
        <w:rPr>
          <w:rFonts w:ascii="Montserrat" w:hAnsi="Montserrat"/>
          <w:sz w:val="24"/>
        </w:rPr>
        <w:tab/>
        <w:t>BLOODING TO EXECUTION/CHILD</w:t>
      </w:r>
    </w:p>
    <w:p w:rsidR="00615032" w:rsidRPr="009E56B2" w:rsidRDefault="00615032">
      <w:pPr>
        <w:rPr>
          <w:rFonts w:ascii="Montserrat" w:hAnsi="Montserrat"/>
          <w:sz w:val="24"/>
        </w:rPr>
      </w:pPr>
      <w:r w:rsidRPr="009E56B2">
        <w:rPr>
          <w:rFonts w:ascii="Montserrat" w:hAnsi="Montserrat"/>
          <w:sz w:val="24"/>
        </w:rPr>
        <w:t>ACT TWO</w:t>
      </w:r>
      <w:r w:rsidRPr="009E56B2">
        <w:rPr>
          <w:rFonts w:ascii="Montserrat" w:hAnsi="Montserrat"/>
          <w:sz w:val="24"/>
        </w:rPr>
        <w:tab/>
        <w:t>AV</w:t>
      </w:r>
      <w:r w:rsidRPr="009E56B2">
        <w:rPr>
          <w:rFonts w:ascii="Montserrat" w:hAnsi="Montserrat"/>
          <w:sz w:val="24"/>
        </w:rPr>
        <w:tab/>
        <w:t>GATES OF THE VEIL</w:t>
      </w:r>
      <w:r w:rsidRPr="009E56B2">
        <w:rPr>
          <w:rFonts w:ascii="Montserrat" w:hAnsi="Montserrat"/>
          <w:sz w:val="24"/>
        </w:rPr>
        <w:tab/>
        <w:t>FROM DREAMGATE THROUGH DRAGONDOOR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 THREE</w:t>
      </w:r>
      <w:r w:rsidRPr="009E56B2">
        <w:rPr>
          <w:rFonts w:ascii="Montserrat" w:hAnsi="Montserrat"/>
          <w:sz w:val="24"/>
        </w:rPr>
        <w:tab/>
        <w:t>ILLUMINATING MYSTERY</w:t>
      </w:r>
      <w:r w:rsidRPr="009E56B2">
        <w:rPr>
          <w:rFonts w:ascii="Montserrat" w:hAnsi="Montserrat"/>
          <w:sz w:val="24"/>
        </w:rPr>
        <w:tab/>
        <w:t>UNNAMED AND UNPROMISED/ARCHANGEL</w:t>
      </w:r>
    </w:p>
    <w:p w:rsidR="00615032" w:rsidRPr="009E56B2" w:rsidRDefault="00615032">
      <w:pPr>
        <w:rPr>
          <w:rFonts w:ascii="Montserrat" w:hAnsi="Montserrat"/>
          <w:sz w:val="24"/>
        </w:rPr>
      </w:pPr>
      <w:r w:rsidRPr="009E56B2">
        <w:rPr>
          <w:rFonts w:ascii="Montserrat" w:hAnsi="Montserrat"/>
          <w:sz w:val="24"/>
        </w:rPr>
        <w:t>ACT FOUR</w:t>
      </w:r>
      <w:r w:rsidRPr="009E56B2">
        <w:rPr>
          <w:rFonts w:ascii="Montserrat" w:hAnsi="Montserrat"/>
          <w:sz w:val="24"/>
        </w:rPr>
        <w:tab/>
        <w:t>DEVOURING MYSTERY</w:t>
      </w:r>
      <w:r w:rsidRPr="009E56B2">
        <w:rPr>
          <w:rFonts w:ascii="Montserrat" w:hAnsi="Montserrat"/>
          <w:sz w:val="24"/>
        </w:rPr>
        <w:tab/>
        <w:t>UNBOUND AND UNDONE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 FIVE</w:t>
      </w:r>
      <w:r w:rsidRPr="009E56B2">
        <w:rPr>
          <w:rFonts w:ascii="Montserrat" w:hAnsi="Montserrat"/>
          <w:sz w:val="24"/>
        </w:rPr>
        <w:tab/>
        <w:t>IN BLOOD AND SOUL</w:t>
      </w:r>
      <w:r w:rsidRPr="009E56B2">
        <w:rPr>
          <w:rFonts w:ascii="Montserrat" w:hAnsi="Montserrat"/>
          <w:sz w:val="24"/>
        </w:rPr>
        <w:tab/>
        <w:t>SELF CONCEIVED AND POSSESSED/AVATAR</w:t>
      </w:r>
    </w:p>
    <w:p w:rsidR="00615032" w:rsidRPr="009E56B2" w:rsidRDefault="00615032">
      <w:pPr>
        <w:rPr>
          <w:rFonts w:ascii="Montserrat" w:hAnsi="Montserrat"/>
          <w:sz w:val="24"/>
        </w:rPr>
      </w:pPr>
      <w:r w:rsidRPr="009E56B2">
        <w:rPr>
          <w:rFonts w:ascii="Montserrat" w:hAnsi="Montserrat"/>
          <w:sz w:val="24"/>
        </w:rPr>
        <w:t>ACT SIX</w:t>
      </w:r>
      <w:r w:rsidRPr="009E56B2">
        <w:rPr>
          <w:rFonts w:ascii="Montserrat" w:hAnsi="Montserrat"/>
          <w:sz w:val="24"/>
        </w:rPr>
        <w:tab/>
        <w:t>FOR BLOOD AND SOULS</w:t>
      </w:r>
      <w:r w:rsidRPr="009E56B2">
        <w:rPr>
          <w:rFonts w:ascii="Montserrat" w:hAnsi="Montserrat"/>
          <w:sz w:val="24"/>
        </w:rPr>
        <w:tab/>
        <w:t>BREAKING THE SEAL OF EARTH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 SEVEN</w:t>
      </w:r>
      <w:r w:rsidRPr="009E56B2">
        <w:rPr>
          <w:rFonts w:ascii="Montserrat" w:hAnsi="Montserrat"/>
          <w:sz w:val="24"/>
        </w:rPr>
        <w:tab/>
        <w:t>THE VEIL OF HEAVEN</w:t>
      </w:r>
      <w:r w:rsidRPr="009E56B2">
        <w:rPr>
          <w:rFonts w:ascii="Montserrat" w:hAnsi="Montserrat"/>
          <w:sz w:val="24"/>
        </w:rPr>
        <w:tab/>
        <w:t>THE VOICE OF GOD</w:t>
      </w:r>
    </w:p>
    <w:p w:rsidR="00615032" w:rsidRPr="009E56B2" w:rsidRDefault="00615032">
      <w:pPr>
        <w:rPr>
          <w:rFonts w:ascii="Montserrat" w:hAnsi="Montserrat"/>
          <w:sz w:val="24"/>
        </w:rPr>
      </w:pPr>
      <w:r w:rsidRPr="009E56B2">
        <w:rPr>
          <w:rFonts w:ascii="Montserrat" w:hAnsi="Montserrat"/>
          <w:sz w:val="24"/>
        </w:rPr>
        <w:t>ACT EIGHT</w:t>
      </w:r>
      <w:r w:rsidRPr="009E56B2">
        <w:rPr>
          <w:rFonts w:ascii="Montserrat" w:hAnsi="Montserrat"/>
          <w:sz w:val="24"/>
        </w:rPr>
        <w:tab/>
        <w:t>CALL OF THE ABYSS</w:t>
      </w:r>
      <w:r w:rsidRPr="009E56B2">
        <w:rPr>
          <w:rFonts w:ascii="Montserrat" w:hAnsi="Montserrat"/>
          <w:sz w:val="24"/>
        </w:rPr>
        <w:tab/>
        <w:t>ENTRAPPING A GOD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 NINE</w:t>
      </w:r>
      <w:r w:rsidRPr="009E56B2">
        <w:rPr>
          <w:rFonts w:ascii="Montserrat" w:hAnsi="Montserrat"/>
          <w:sz w:val="24"/>
        </w:rPr>
        <w:tab/>
        <w:t>SECRET OF SECRETS</w:t>
      </w:r>
      <w:r w:rsidRPr="009E56B2">
        <w:rPr>
          <w:rFonts w:ascii="Montserrat" w:hAnsi="Montserrat"/>
          <w:sz w:val="24"/>
        </w:rPr>
        <w:tab/>
        <w:t>THE MYSTERY UNVEILED/AES AV</w:t>
      </w:r>
    </w:p>
    <w:p w:rsidR="00615032" w:rsidRPr="009E56B2" w:rsidRDefault="00615032">
      <w:pPr>
        <w:rPr>
          <w:rFonts w:ascii="Montserrat" w:hAnsi="Montserrat"/>
          <w:sz w:val="24"/>
        </w:rPr>
      </w:pPr>
      <w:r w:rsidRPr="009E56B2">
        <w:rPr>
          <w:rFonts w:ascii="Montserrat" w:hAnsi="Montserrat"/>
          <w:sz w:val="24"/>
        </w:rPr>
        <w:t>ACT TEN</w:t>
      </w:r>
      <w:r w:rsidRPr="009E56B2">
        <w:rPr>
          <w:rFonts w:ascii="Montserrat" w:hAnsi="Montserrat"/>
          <w:sz w:val="24"/>
        </w:rPr>
        <w:tab/>
        <w:t>DRAGON PHOENIX</w:t>
      </w:r>
      <w:r w:rsidRPr="009E56B2">
        <w:rPr>
          <w:rFonts w:ascii="Montserrat" w:hAnsi="Montserrat"/>
          <w:sz w:val="24"/>
        </w:rPr>
        <w:tab/>
        <w:t>SHAKING THE DREAMERS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MOVEMENT ONE</w:t>
      </w:r>
    </w:p>
    <w:p w:rsidR="00615032" w:rsidRPr="009E56B2" w:rsidRDefault="00615032">
      <w:pPr>
        <w:rPr>
          <w:rFonts w:ascii="Montserrat" w:hAnsi="Montserrat"/>
          <w:sz w:val="24"/>
        </w:rPr>
      </w:pPr>
      <w:r w:rsidRPr="009E56B2">
        <w:rPr>
          <w:rFonts w:ascii="Montserrat" w:hAnsi="Montserrat"/>
          <w:sz w:val="24"/>
        </w:rPr>
        <w:t>Movement one is limited to the exploration of the mind within the perspective of an isolated Earth, in which all the exceptions to our common reality have been thoroughly obfuscated by Modern Thinking.</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PART ONE</w:t>
      </w:r>
      <w:r w:rsidRPr="009E56B2">
        <w:rPr>
          <w:rFonts w:ascii="Montserrat" w:hAnsi="Montserrat"/>
          <w:sz w:val="24"/>
        </w:rPr>
        <w:tab/>
        <w:t>THE EDGE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ACT ONE</w:t>
      </w:r>
      <w:r w:rsidRPr="009E56B2">
        <w:rPr>
          <w:rFonts w:ascii="Montserrat" w:hAnsi="Montserrat"/>
          <w:sz w:val="24"/>
        </w:rPr>
        <w:tab/>
        <w:t>EDGE OF THE MIND</w:t>
      </w:r>
      <w:r w:rsidRPr="009E56B2">
        <w:rPr>
          <w:rFonts w:ascii="Montserrat" w:hAnsi="Montserrat"/>
          <w:sz w:val="24"/>
        </w:rPr>
        <w:tab/>
        <w:t>111</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OVERVIEW</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AEID : EARTH NEXUS</w:t>
      </w:r>
    </w:p>
    <w:p w:rsidR="00615032" w:rsidRPr="009E56B2" w:rsidRDefault="00615032">
      <w:pPr>
        <w:rPr>
          <w:rFonts w:ascii="Montserrat" w:hAnsi="Montserrat"/>
          <w:sz w:val="24"/>
        </w:rPr>
      </w:pPr>
      <w:r w:rsidRPr="009E56B2">
        <w:rPr>
          <w:rFonts w:ascii="Montserrat" w:hAnsi="Montserrat"/>
          <w:sz w:val="24"/>
        </w:rPr>
        <w:t xml:space="preserve">Events contributory to the evolution of the world mind of Earth.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EN : (1987-1988) They thought she would be like her sister. Identical in form though different in nature, they hoped she would show the same promise. What they did not know was how much greater her potential was. In the penetration of a girl's mind begins the unlocking of psionic potential and an epic saga of intergalactic proportions. Here we follow a typical American teenager on her journey beyond the known into the inner circle of a psionic leadership of Earth under an alien exile. For her, this path starts in an elite and prestigious school of arts and letters. 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terminal moment?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She was a true psionic, and for her, waking up to the hidden realm of the mind would be an initiation to a world of dangerous shadows and intrigue. Her older sister is one of the major ties between the leading roles. One was her lover, who is suicidally aggrieved over her loss, one is the killer who pushed her so hard and now seeks to fulfill his desires in her younger sister, there is herself and the muse who knew of her at the last. There is a second mysterious death, which is the current school intrigue. The work begins with moments from her earlier life, which focus on events which herald her awakening potential. Her sister's psychic potential was in fact inspired by one of her own traumas. Through her roommate, she is drawn into the circle of individuals who are creating the dangerous instability in what should otherwise be an observation period. Their own intense and unguided investigation into the unknown will be a catalyst to accelerate her awakening. The breaking point will be the unwise confrontation between her and her older sister's nemesis. Out of that conflict will come the rampant interest of the men behind the scenes. Their attempt to catch and subdue her before she should pose any threat to either their secrecy or the world is the spur that drives her over the edge and into the arms of her mysterious power.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EN : (1881-1989) He was a wildcard psi—for an Oasian—and thus immune to the seduction of the O'jin. The punishment for his voluble resistance to their influence at home leads only to exile among the mind blind denizens of Earth. Though his power was locked out of his mind, a chance encounter with native psionic child shatters his mental prison setting him free to begin planning the fall of his now hated enemy. Carefully, he sets out and harnesses the native resources and confronts impossible amalgamation of psionics, technology and... magic?</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EN : [MEW adjustment] Abyss was christened as Morgan Erin Wildmuir—Morgan after her great grand mother, who, as far as anyone knows, vanished during her daughters adolescence, and Erin for her mother. Like her great grand mother, she used her initials for her nickname among her intimates and peers, and her story will become an introduction piece to the saga surrounding her life. Her total resemblance to her namesake will act as a draw for both Aram'ki and his enemies, the O'Jin Oasians. O'jin are a rogue servitor race of demons of a psionic nature and play a big part in the perversion of her native potential. The legacy left to her by her father makes her a potential key mover in the escalation.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EN : (1970-1990) [ALIEN HOME] [note revision of details, the significant plot details are relegated to prehistoric events in connection with the Man-Lyn crisis.] Events coincidental to the human twentieth century of critical concern to several intergalactic powers have come to rest on the shoulders of a single, frail human. The child "Redmane" was raised to believe the story that she was rescued from certain death during an investigation of the of her native race. She was fed a story about the sudden possibility that her chaotic race would soon be capable of making contact with the intergalactic theater. Told that one of the units involved in this mission happened upon an accident; the one resulting in the rescue and abduction of a human child. That the rescuer had enough rank to keep the child in his own hands, despite severely strict protocols against interference with a younger race. How a commission approved an experiment to raise the child free of terran influences as a test for learned and inbred character traits.</w:t>
      </w:r>
    </w:p>
    <w:p w:rsidR="00615032" w:rsidRPr="009E56B2" w:rsidRDefault="00615032">
      <w:pPr>
        <w:rPr>
          <w:rFonts w:ascii="Montserrat" w:hAnsi="Montserrat"/>
          <w:sz w:val="24"/>
        </w:rPr>
      </w:pPr>
      <w:r w:rsidRPr="009E56B2">
        <w:rPr>
          <w:rFonts w:ascii="Montserrat" w:hAnsi="Montserrat"/>
          <w:sz w:val="24"/>
        </w:rPr>
        <w:tab/>
        <w:t>However, the child was far more prodigal than they expected, and the circumstances of her life caused her to develop far more intensively than she might have in her natural environment. Her own carefully stolen self-education reveals a different story about her host-sponsor. In reality she was harvested at a young age like thousands of other human children to serve the host as diplomatic envoys. Because of the similar phenom humans share with the Oasians they are a valuable commodity that that race is too squeamish to exploit directly themselves. However, by the time she "finds out the truth" her host-sponsor has become in truth the person he only pretended to be before, and his affection for her is real. When the council votes to terminate the "experiment", she is left with escape to Earth as her only alternative for survival. Her flight stuns and alarms the host, but only about half as much as the assistance she receives from her sponsors and former project handlers. Deeply moved or intrigued by her, they could not bear to see her destroyed. They wanted to see more.</w:t>
      </w:r>
    </w:p>
    <w:p w:rsidR="00615032" w:rsidRPr="009E56B2" w:rsidRDefault="00615032">
      <w:pPr>
        <w:rPr>
          <w:rFonts w:ascii="Montserrat" w:hAnsi="Montserrat"/>
          <w:sz w:val="24"/>
        </w:rPr>
      </w:pPr>
      <w:r w:rsidRPr="009E56B2">
        <w:rPr>
          <w:rFonts w:ascii="Montserrat" w:hAnsi="Montserrat"/>
          <w:sz w:val="24"/>
        </w:rPr>
        <w:tab/>
        <w:t>They were not alone. Their is conversion and betrayal of duty in helping her escape to Earth was planned on. By someone. By more than one.</w:t>
      </w:r>
    </w:p>
    <w:p w:rsidR="00615032" w:rsidRPr="009E56B2" w:rsidRDefault="00615032">
      <w:pPr>
        <w:rPr>
          <w:rFonts w:ascii="Montserrat" w:hAnsi="Montserrat"/>
          <w:sz w:val="24"/>
        </w:rPr>
      </w:pPr>
      <w:r w:rsidRPr="009E56B2">
        <w:rPr>
          <w:rFonts w:ascii="Montserrat" w:hAnsi="Montserrat"/>
          <w:sz w:val="24"/>
        </w:rPr>
        <w:tab/>
        <w:t>When she returns to Earth there is a dual hidden purpose already programmed into her. Arriving on Earth shortly after the beginning of the 1990's, Redmane confronts a strange and alien culture where she is invisible in a crowd yet constantly in conflict with in contact with its individuals. She faces a difficult time as she tries to organize and alert the docile populace to the presence and danger of an intergalactic society in which they would be ground into insignificance. To aid her are only those aliens who had left themselves no choice but to go with her to the Earth. She must adapt and fit in quick, and find individuals who can help her awaken the world to yet another unknown. She has been prepared by her conditioning to seek out and expose the secret unified government of Earth and spy on them for the Oasians and other members of the host. This unwilling role as a spy also impels her to bring a secret message to the exile Aram'ki from the Oasian underground. As she nears her limit, she will encounter the presence of that renegade influence, and approach it, only to find that while the world will not be taken without resistance, it may also face another, more insidious danger of becoming enslaved to its savior, Aram'Ki. Even now, going further underground to escape detection by the IGC, and gain time to develop newly acquired resources, his plans are almost impossible to oppose. To stand a chance, she will have to enter the enemy camp and try to aid humanity from within the hand of its long, secret oppressor.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EN : (1989-1991) [PROMETHEAN AGENDA—version 1] San Francisco is about to become the focus for the final unveiling of human potential. Long obscured powers from behind the scenes have taken steps which will bring them out into the open, and unless anyone realizes what is about to happen, they will swallow the world as we know it, and catapult it into the inter galactic theater. An experiment on the populace of the bay area sparks the awakening of far more that was intended by the experimenters. This is a tension that has been building. Since the beginning of the age of reason, and before that, the theocide of the Christian faith against the old religions and the spirits of being and Nature, the children of humanity have suffocated. Now, with the introduction of a new influence, all of this is about to change. It may not happen today, and it may not happen all at once, but once it has begun, the mysteries of the world will no longer be content to hide in the shadows and the mists. The race to fulfill the first chord of being, to attain individual immortality, will attract all who have pursued it throughout time and space. Earth's Humanity is about to be reacquainted with its brother and sister races of Humanity, and the inhuman and alien community which humanity inhabits in existence.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EN : (1989-1991) [PROMETHEAN AGENDA—version2] In the summer of 1989, The Bay Area plays an unwitting host to the beginning of the end of the world as we know it. San Francisco is about to become the focus for the final unveiling of human potential. The rise of industry and technology has brought ruin to the world—both physically and spiritually—plunging people's minds toward new depths and horizons. Tension that has been building since the beginning of the age of reason is gathering at the threshold. In the space of three years, the threshold will begin to tear. This has not come about unnoticed, or unexploited. It might not have happened here, and it might not have happened at all. Obscure forces acting from behind the scenes forced that tear. A covert experiment conducted on the populace of the Bay Area set in motion a race for power. Organizations with unmeasured resources and dangerous influence, positioned on the field far in advance, imediately make their opening bids for dominance.</w:t>
      </w:r>
    </w:p>
    <w:p w:rsidR="00615032" w:rsidRPr="009E56B2" w:rsidRDefault="00615032">
      <w:pPr>
        <w:rPr>
          <w:rFonts w:ascii="Montserrat" w:hAnsi="Montserrat"/>
          <w:sz w:val="24"/>
        </w:rPr>
      </w:pPr>
      <w:r w:rsidRPr="009E56B2">
        <w:rPr>
          <w:rFonts w:ascii="Montserrat" w:hAnsi="Montserrat"/>
          <w:sz w:val="24"/>
        </w:rPr>
        <w:tab/>
        <w:t xml:space="preserve">The contested ground is control of access the </w:t>
      </w:r>
      <w:r w:rsidRPr="009E56B2">
        <w:rPr>
          <w:rFonts w:ascii="Montserrat" w:hAnsi="Montserrat"/>
          <w:i/>
          <w:sz w:val="24"/>
        </w:rPr>
        <w:t>power</w:t>
      </w:r>
      <w:r w:rsidRPr="009E56B2">
        <w:rPr>
          <w:rFonts w:ascii="Montserrat" w:hAnsi="Montserrat"/>
          <w:sz w:val="24"/>
        </w:rPr>
        <w:t xml:space="preserve">. Some even call it the </w:t>
      </w:r>
      <w:r w:rsidRPr="009E56B2">
        <w:rPr>
          <w:rFonts w:ascii="Montserrat" w:hAnsi="Montserrat"/>
          <w:i/>
          <w:sz w:val="24"/>
        </w:rPr>
        <w:t>highest power</w:t>
      </w:r>
      <w:r w:rsidRPr="009E56B2">
        <w:rPr>
          <w:rFonts w:ascii="Montserrat" w:hAnsi="Montserrat"/>
          <w:sz w:val="24"/>
        </w:rPr>
        <w:t xml:space="preserve">. The organizations focus on recruiting individuals exposed to the experiment; abducting those having access to the </w:t>
      </w:r>
      <w:r w:rsidRPr="009E56B2">
        <w:rPr>
          <w:rFonts w:ascii="Montserrat" w:hAnsi="Montserrat"/>
          <w:i/>
          <w:sz w:val="24"/>
        </w:rPr>
        <w:t>power</w:t>
      </w:r>
      <w:r w:rsidRPr="009E56B2">
        <w:rPr>
          <w:rFonts w:ascii="Montserrat" w:hAnsi="Montserrat"/>
          <w:sz w:val="24"/>
        </w:rPr>
        <w:t xml:space="preserve">. Utilizing this resource requires an additional strategy; the control of intelligence and information. The </w:t>
      </w:r>
      <w:r w:rsidRPr="009E56B2">
        <w:rPr>
          <w:rFonts w:ascii="Montserrat" w:hAnsi="Montserrat"/>
          <w:i/>
          <w:sz w:val="24"/>
        </w:rPr>
        <w:t>power</w:t>
      </w:r>
      <w:r w:rsidRPr="009E56B2">
        <w:rPr>
          <w:rFonts w:ascii="Montserrat" w:hAnsi="Montserrat"/>
          <w:sz w:val="24"/>
        </w:rPr>
        <w:t xml:space="preserve"> is constrained by conventional thought to the Psionic Interpretation. Psionics employ the most obvious and rational expresions of the </w:t>
      </w:r>
      <w:r w:rsidRPr="009E56B2">
        <w:rPr>
          <w:rFonts w:ascii="Montserrat" w:hAnsi="Montserrat"/>
          <w:i/>
          <w:sz w:val="24"/>
        </w:rPr>
        <w:t>power</w:t>
      </w:r>
      <w:r w:rsidRPr="009E56B2">
        <w:rPr>
          <w:rFonts w:ascii="Montserrat" w:hAnsi="Montserrat"/>
          <w:sz w:val="24"/>
        </w:rPr>
        <w:t>—a very intuitive hybrid of art and science. Psis rarely know exactly how psionics work, but find that their power gives them a mechanism, a palpable influence allowing them to effect reality in ways that seem to defy physics. What they know about their power comes instinctively or out of common knowledge. The true potential of their power is locked in their minds—still cloaked in riddle. Psis with scientific backgrounds may have more knowledge—new theories to help them come up with answers. However, new work or discoveries in these areas are unusual and most individuals with a background in psionic research are at risk of abduction. No mundane group or individual has a hope in opposing these growing forces for long. Those who don't realize how dangerous the situation is promptly, will be sucked into the maelstrom without any hope of escape. Those who do, however, have a small advantage. Being in many cases no mean psis themselves, they aren't without their own resources. Unfortunately, the price is conflict, and that brings the whole situation out into the open.</w:t>
      </w:r>
    </w:p>
    <w:p w:rsidR="00615032" w:rsidRPr="009E56B2" w:rsidRDefault="00615032">
      <w:pPr>
        <w:rPr>
          <w:rFonts w:ascii="Montserrat" w:hAnsi="Montserrat"/>
          <w:sz w:val="24"/>
        </w:rPr>
      </w:pPr>
      <w:r w:rsidRPr="009E56B2">
        <w:rPr>
          <w:rFonts w:ascii="Montserrat" w:hAnsi="Montserrat"/>
          <w:sz w:val="24"/>
        </w:rPr>
        <w:tab/>
        <w:t xml:space="preserve">The Escalation begins. With the intrusion of psionic conflict, the mysteries of the world will no longer be content to hide in the shadows and the mists. The </w:t>
      </w:r>
      <w:r w:rsidRPr="009E56B2">
        <w:rPr>
          <w:rFonts w:ascii="Montserrat" w:hAnsi="Montserrat"/>
          <w:i/>
          <w:sz w:val="24"/>
        </w:rPr>
        <w:t>power</w:t>
      </w:r>
      <w:r w:rsidRPr="009E56B2">
        <w:rPr>
          <w:rFonts w:ascii="Montserrat" w:hAnsi="Montserrat"/>
          <w:sz w:val="24"/>
        </w:rPr>
        <w:t xml:space="preserve"> is the key to personal immortality and holds the promise of godhood. A promise that will attract all who have pursued it throughout time and space. Souls will come, whether they realize why or not for this prize. Inevitably, mankind will be reacquainted with its brother and sister races—and the inhuman and alien community which humanity inhabits.</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Awakening: A Psionics Campaign</w:t>
      </w:r>
    </w:p>
    <w:p w:rsidR="00615032" w:rsidRPr="009E56B2" w:rsidRDefault="00615032">
      <w:pPr>
        <w:rPr>
          <w:rFonts w:ascii="Montserrat" w:hAnsi="Montserrat"/>
          <w:sz w:val="24"/>
        </w:rPr>
      </w:pPr>
      <w:r w:rsidRPr="009E56B2">
        <w:rPr>
          <w:rFonts w:ascii="Montserrat" w:hAnsi="Montserrat"/>
          <w:sz w:val="24"/>
        </w:rPr>
        <w:t xml:space="preserve"> </w:t>
      </w:r>
      <w:r w:rsidRPr="009E56B2">
        <w:rPr>
          <w:rFonts w:ascii="Montserrat" w:hAnsi="Montserrat"/>
          <w:sz w:val="24"/>
        </w:rPr>
        <w:tab/>
        <w:t>San Francisco, summer of '89, unwittingly the stage for the end of reality as society knows it! Over the past two thousand years, humanity has been growing and maturing sub-consciously towards the point of defying the tenants of physics, as man's senses rise above the mundane. Unfortunately, this evolutionary revolution has not begun unnoticed, or unexploited. Largely unnoticed, factions in society have begun to manipulate the lives and options of newly manifesting psionics with shallow arrogance and lack of regard for the individuals feelings. Regretfully, the motivations behind these groups appear to be no less corrupt and exploitive than our history of patriarchal subjugation has exemplified for centuries. Worse of all, these factions have strong and unmeasured resources and influence, that no individual or small group can hope to oppose for long. Fact is, if you don't learn how dangerous these times are, right away, then you will be sucked into the maelstrom without any hope of escape!</w:t>
      </w:r>
    </w:p>
    <w:p w:rsidR="00615032" w:rsidRPr="009E56B2" w:rsidRDefault="00615032">
      <w:pPr>
        <w:rPr>
          <w:rFonts w:ascii="Montserrat" w:hAnsi="Montserrat"/>
          <w:sz w:val="24"/>
        </w:rPr>
      </w:pPr>
      <w:r w:rsidRPr="009E56B2">
        <w:rPr>
          <w:rFonts w:ascii="Montserrat" w:hAnsi="Montserrat"/>
          <w:sz w:val="24"/>
        </w:rPr>
        <w:tab/>
        <w:t>However, the PCs have a small advantage, they are no mean psionics themselves, and they aren't without their own resources. If they are lucky, they will be able to notice the threat that is slinking up on them. Things they will know, if even only instinctively are as follows: It is not very well known exactly how psionics work, but it seems that their power gives them form of mechanism or influence that allows them to effect reality in ways that seem to defy science. Whether they draw off of a power source, or generate the necessary power themselves through some means, is unknown. The true potential of their powers still locked in their minds; still cloaked in riddle. Characters with scientific backgrounds will have some knowledge or theories that are closer to giving them answers, however any discoveries or work in these areas must be role-played in the campaign unless an unusual background in psionic research is taken. They will also have a general knowledge of the state of the world up to the summer of 1989.</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Psychic Research Center 4204 Market St. San Francisco</w:t>
      </w:r>
    </w:p>
    <w:p w:rsidR="00615032" w:rsidRPr="009E56B2" w:rsidRDefault="00615032">
      <w:pPr>
        <w:rPr>
          <w:rFonts w:ascii="Montserrat" w:hAnsi="Montserrat"/>
          <w:sz w:val="24"/>
        </w:rPr>
      </w:pPr>
      <w:r w:rsidRPr="009E56B2">
        <w:rPr>
          <w:rFonts w:ascii="Montserrat" w:hAnsi="Montserrat"/>
          <w:sz w:val="24"/>
        </w:rPr>
        <w:t>At the beginning of the campaign, this facility will be just opening. The center was mentioned in a few newspapers, occult and new age periodicals, and on the news as an interest story. The center was relocated from Oakland, where it closed down due to harassment and gang activity. The center houses a small staff of research scientists, and interns, as well as a few mysterious individuals that serve as secretarial or functionary help.</w:t>
      </w:r>
    </w:p>
    <w:p w:rsidR="00615032" w:rsidRPr="009E56B2" w:rsidRDefault="00615032">
      <w:pPr>
        <w:rPr>
          <w:rFonts w:ascii="Montserrat" w:hAnsi="Montserrat"/>
          <w:sz w:val="24"/>
        </w:rPr>
      </w:pPr>
      <w:r w:rsidRPr="009E56B2">
        <w:rPr>
          <w:rFonts w:ascii="Montserrat" w:hAnsi="Montserrat"/>
          <w:sz w:val="24"/>
        </w:rPr>
        <w:tab/>
        <w:t>The center boasts state of the art facilities, the most advanced testing and monitoring equipment, and numerous devices specially adapted by the staff. The staff is trained in physical and para-physical scientific research and development as well as medical and psychological practice. The official purpose of the center is to dispel the myths surrounding parapsychological and occult research, and the only public services are counseling and testing. with special contacts, more in-depth services are available.</w:t>
      </w:r>
    </w:p>
    <w:p w:rsidR="00615032" w:rsidRPr="009E56B2" w:rsidRDefault="00615032">
      <w:pPr>
        <w:rPr>
          <w:rFonts w:ascii="Montserrat" w:hAnsi="Montserrat"/>
          <w:sz w:val="24"/>
        </w:rPr>
      </w:pPr>
      <w:r w:rsidRPr="009E56B2">
        <w:rPr>
          <w:rFonts w:ascii="Montserrat" w:hAnsi="Montserrat"/>
          <w:sz w:val="24"/>
        </w:rPr>
        <w:tab/>
        <w:t>The center also serves as a front for the organization and operation of the Wild Society, and its enforced area of neutrality, known as the "Safe-zone" in San Francisco. When necessary, the center will provide medical assistance to those allied with the Wild Society, to avoid any legal entanglements that might occur from normal treatment.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Company: C.R.I.S.I.S.</w:t>
      </w:r>
    </w:p>
    <w:p w:rsidR="00615032" w:rsidRPr="009E56B2" w:rsidRDefault="00615032">
      <w:pPr>
        <w:rPr>
          <w:rFonts w:ascii="Montserrat" w:hAnsi="Montserrat"/>
          <w:sz w:val="24"/>
        </w:rPr>
      </w:pPr>
      <w:r w:rsidRPr="009E56B2">
        <w:rPr>
          <w:rFonts w:ascii="Montserrat" w:hAnsi="Montserrat"/>
          <w:sz w:val="24"/>
        </w:rPr>
        <w:t xml:space="preserve">C.R.I.S.I.S. is the brainchild of a defected alien metapsychic, Aram' ki, who fled from his own position among the Oasian upper-class to seize power amidst the mind-blind population of Earth. Under the alias, Aaron King, he has in the last two hundred years built up an international organization with high level connections in every government, world market and organization in the world. Thanks to this influence, he has managed to establish a nearly inviolable power base. </w:t>
      </w:r>
    </w:p>
    <w:p w:rsidR="00615032" w:rsidRPr="009E56B2" w:rsidRDefault="00615032">
      <w:pPr>
        <w:rPr>
          <w:rFonts w:ascii="Montserrat" w:hAnsi="Montserrat"/>
          <w:sz w:val="24"/>
        </w:rPr>
      </w:pPr>
      <w:r w:rsidRPr="009E56B2">
        <w:rPr>
          <w:rFonts w:ascii="Montserrat" w:hAnsi="Montserrat"/>
          <w:sz w:val="24"/>
        </w:rPr>
        <w:tab/>
        <w:t xml:space="preserve">The Company is well organized and disguised to appear as loosely connected, independent groups of business, research and manufacturing organizations with government contracts as well as civilian business markets. To ensure this cover, the Company has infiltrated most of the world's governing bodies, military organizations, and intelligence operations with its own loyal operatives. </w:t>
      </w:r>
    </w:p>
    <w:p w:rsidR="00615032" w:rsidRPr="009E56B2" w:rsidRDefault="00615032">
      <w:pPr>
        <w:rPr>
          <w:rFonts w:ascii="Montserrat" w:hAnsi="Montserrat"/>
          <w:sz w:val="24"/>
        </w:rPr>
      </w:pPr>
      <w:r w:rsidRPr="009E56B2">
        <w:rPr>
          <w:rFonts w:ascii="Montserrat" w:hAnsi="Montserrat"/>
          <w:sz w:val="24"/>
        </w:rPr>
        <w:tab/>
        <w:t>And what this elaborate screen hides is an obscenely ingenious research and development exploitation of Earth's growing population of Psionics. Using kidnapped psionics, the Company performs tests and experiments to unlock the secret of psionic physics in hopes of developing technology capable of replicating their awesome potential. For the psi's, the worst conditions are among the harmfully exploitive treatment of the test-subjects and the cold inhumane fates awaiting them, are grueling augmentation processes that expose the psi's to a high risk of psionic overload, behavior modification, and sale to outside agencies as slave-operatives.</w:t>
      </w:r>
    </w:p>
    <w:p w:rsidR="00615032" w:rsidRPr="009E56B2" w:rsidRDefault="00615032">
      <w:pPr>
        <w:rPr>
          <w:rFonts w:ascii="Montserrat" w:hAnsi="Montserrat"/>
          <w:sz w:val="24"/>
        </w:rPr>
      </w:pPr>
      <w:r w:rsidRPr="009E56B2">
        <w:rPr>
          <w:rFonts w:ascii="Montserrat" w:hAnsi="Montserrat"/>
          <w:sz w:val="24"/>
        </w:rPr>
        <w:tab/>
        <w:t>At the present time, the years of research have rewarded the Company with numerous working psionic replication generators, capable of synthesizing a multitude of psionic functions. Also the psionic black market is a booming business and the Company has the market cornered. In less than another year, at this rate, the Company will have the world in its pocket. Unless something should interfere...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TRACE INTERLOCKING ELEMENTS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TTVV-1</w:t>
      </w:r>
      <w:r w:rsidRPr="009E56B2">
        <w:rPr>
          <w:rFonts w:ascii="Montserrat" w:hAnsi="Montserrat"/>
          <w:sz w:val="24"/>
        </w:rPr>
        <w:tab/>
        <w:t>Veil and Abyss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TTVV 0</w:t>
      </w:r>
      <w:r w:rsidRPr="009E56B2">
        <w:rPr>
          <w:rFonts w:ascii="Montserrat" w:hAnsi="Montserrat"/>
          <w:sz w:val="24"/>
        </w:rPr>
        <w:tab/>
        <w:t xml:space="preserve">Earth and Nexus–An ancient mystery has risen up from the ashes of the modern psyche. Over the last two millennia a rift has grow unnoticed in the minds of Earth's children. The human spirit has atrophied and sunk into an apathy throughout the world contrasted only by the fires stoked and kindled in a few. A brilliance like what once transported men in an exodus across the void to a paradise called Oasis. Bereft of its most gifted souls Earth entered into a darkness lit only by the embers of those unable or unwilling to make the passage into the heavens. If not for these embers man would have withered out of existence long ago.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TTVV 1</w:t>
      </w:r>
      <w:r w:rsidRPr="009E56B2">
        <w:rPr>
          <w:rFonts w:ascii="Montserrat" w:hAnsi="Montserrat"/>
          <w:sz w:val="24"/>
        </w:rPr>
        <w:tab/>
        <w:t>Aeirn, Ashe and Anth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INSPIRATIONS</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EARTH NEXUS : AMARANTH AGENDA</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secret history of the Earth is about to come to the surface. The heralds of this new dawn were marked in their ancestry. An age ago, several families were drawn together and offered a dream to share. A vision of what they might come in time to be through their children. Their dream's time has come. A new generation of humanity is on the verge of striding boldly out into the mists which have oppressed humanity since the dawn of reason. Magic and science and art will begin to collide as a new vision of reality emerges. A vision both beautiful and terrifying. From the shadows will emerge the creatures which have haunted and romanced humanity: Aliens, Sidhe, Vampires, Immortals, Atlanteans, and Shapeshifters. Icons will reemerge and the full potential of the mind will awake to reshape existence, power, and those in whom it incarnates. Earth has an unprecedented focal role in the shaping of these events, being drawn into connection with a greater realm of possibilities through the acquaintance of its dominant players. From here, the world we know is drawn into the vast and unnerving immensity of the unknown. Each book is merely another chapter in this progression. In time, every chapter will draw together and the greater tale will emerge.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Final forms of various chapters in the unfolding saga have yet to even coalesce. Collected here are many of the elements contributing to it, combining and recombining to produce the most effective map of this alternate world line. The heart of these pieces is the awakening of the mind as a key to unlocking the potential of humanity. The distinction made herein, is the apprehension and harnessing of qualities innate in us all to discover powers rare only in interpretation. This epic does not seek to tell of the striving for as yet unattained gifts but the utilization of what we have always and will always have. The premise, while unique, is not bound to a particular epigram, but glitters with multiple facets to be explored. For example, works in mind include short storys and books based around psionics in a contemporary world—picture a variation on the Terminal Moment (a psionic high jinx intrigue), or Intruder (a prelude to Beyond the Pale—a book developed around the obsessed intruder who victimizes Mew), and above and beyond these, there is the Amaranthan Agenda where a demon attains godhood and unearths a new juxtaposition of our contemporary world and the world of sophisticated divinity (there are several versions, one of which is a displaced recasting of Unpromised called Divine Error, and a less notated concept that would make a better work for that title), not to mention the original Unpromised.</w:t>
      </w:r>
    </w:p>
    <w:p w:rsidR="00615032" w:rsidRPr="009E56B2" w:rsidRDefault="00615032">
      <w:pPr>
        <w:rPr>
          <w:rFonts w:ascii="Montserrat" w:hAnsi="Montserrat"/>
          <w:sz w:val="24"/>
        </w:rPr>
      </w:pPr>
      <w:r w:rsidRPr="009E56B2">
        <w:rPr>
          <w:rFonts w:ascii="Montserrat" w:hAnsi="Montserrat"/>
          <w:sz w:val="24"/>
        </w:rPr>
        <w:tab/>
        <w:t>To the side of each of these are ideas that may well make provoking works; a book based on the exploits of the crew of a AEA interstellar warship, a short story idea about an irreconcilable couple who become entangled in a near textbook embroglio between the mob and the FBI/DEA (the point of which is not the life or death fling through the underworld but the common invisibility of their frame of mind); also on the table. Each of these proposed works exercises some of the qualities which I feel driven to explore. The ability to develope them all as the mood hits me would be very useful. Naturally, this is all far too much to occupy my attention at any one time, so the question of this forum is to narrow down the scale and tempo of these works as applies to the availability of my time. What do I wish to deal with at this time?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 xml:space="preserve">EN : (1991) AMARANTH AGENDA (1987-1991) [THE EDGE] The introduction of psionics in a conventional world and the first apprehension of where that quality leads. </w:t>
      </w: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 xml:space="preserve">THE GREAT YOUNG ONES </w:t>
      </w:r>
    </w:p>
    <w:p w:rsidR="00615032" w:rsidRPr="009E56B2" w:rsidRDefault="00615032">
      <w:pPr>
        <w:rPr>
          <w:rFonts w:ascii="Montserrat" w:hAnsi="Montserrat"/>
          <w:sz w:val="24"/>
        </w:rPr>
      </w:pPr>
      <w:r w:rsidRPr="009E56B2">
        <w:rPr>
          <w:rFonts w:ascii="Montserrat" w:hAnsi="Montserrat"/>
          <w:sz w:val="24"/>
        </w:rPr>
        <w:t>When reality comes headlong up against the Unknown, something always has to give. For most, it is their sanity. For Lauren Sinclair and her unusual companions, reality itself is about to give way, and throw them head long into the shadows of horror and mystery. When myth becomes mythos, and the mind learns to cast its reflections upon the world, nothing is certain, and destruction begins its taunting. Even time and death will be defied before heaven and earth will be forced to accept the presence of the Great Young Ones.</w:t>
      </w:r>
    </w:p>
    <w:p w:rsidR="00615032" w:rsidRPr="009E56B2" w:rsidRDefault="00615032">
      <w:pPr>
        <w:rPr>
          <w:rFonts w:ascii="Montserrat" w:hAnsi="Montserrat"/>
          <w:sz w:val="24"/>
        </w:rPr>
      </w:pPr>
      <w:r w:rsidRPr="009E56B2">
        <w:rPr>
          <w:rFonts w:ascii="Montserrat" w:hAnsi="Montserrat"/>
          <w:sz w:val="24"/>
        </w:rPr>
        <w:tab/>
        <w:t>These are some of those who missed, or only caught the faintest edge of the Awakening. This is a tale of the initiation of another, darker chord of intent. This is a tale of the legacy of prior inhuman influences on earth, like those behind the awakening, these influences have grown and lingered in the shadows. Like much of the strange and unusual, these influences have been largely ignored by humanity and shunned by its realities.</w:t>
      </w:r>
    </w:p>
    <w:p w:rsidR="00615032" w:rsidRPr="009E56B2" w:rsidRDefault="00615032">
      <w:pPr>
        <w:rPr>
          <w:rFonts w:ascii="Montserrat" w:hAnsi="Montserrat"/>
          <w:sz w:val="24"/>
        </w:rPr>
      </w:pPr>
      <w:r w:rsidRPr="009E56B2">
        <w:rPr>
          <w:rFonts w:ascii="Montserrat" w:hAnsi="Montserrat"/>
          <w:sz w:val="24"/>
        </w:rPr>
        <w:tab/>
        <w:t>Lauren Sinclair, Mason Drake Westmoor, and company... Considering what I learned about the true nature of the LIFE program, this book is significant in its examination of limitations one cannot change and to a second degree, the collusion of reality. all the power given to each of these characters was stolen from them by the virus which gave them to them. The piece should be quite horrifying and appalling, really.</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EN : (1995) (AMARANTH AGENDA)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It is Autumn, and all hell is about to break loose. Blaze, a lawful-evil demon has found the key to attaining godhood. However, even as he performs the ritual that will assure his ascension, this world shall be rocked with a wave of unspeakable consequences. The players are Rasha, the dragon; Larius, the soon to be avatar of Blaze; Amarantha, the soon to be arch angel of Blaze; Morgan, the phoenix vampire; Marcus Singh Khan; Allanah, the totemic gangrel; Blaze, the soon to be god of blood and souls; Gordan Smith; Lauren Sinclair; and possibly many others. This is just a subplot though. The ritual will be performed, and the deed done. However, that will not change the course of events. In fact, it only accelerates them. On the eve of Mr. Grey's arrival to San Francisco, Larius is occupied with the needs of his job. There will be a duel. There will be the hunting of the Judge. There will be the convention and the unveiling of Mr. Grey's miracle extract. There will be the treaty signing. Each of these events will require the presence and observation of our players, however they may be involved. The mystery of the Judge may not be solved until it is too late, though Blaze has a clue about it. The Judge will be waiting for the trinity of blood and souls when they awake. In one sense, he has been collecting the power of homicidal instinct. In another sense, he is not aware of the force that compels him to go after this trait, nor is he aware of why his pressure is so disruptive to his victims. In a basic sense, he had originally come to this world to gain an understanding of murder, and became twisted to the point where he forgot what he was. When released, he will revert to being a judge; a force of supernature. </w:t>
      </w:r>
    </w:p>
    <w:p w:rsidR="00615032" w:rsidRPr="009E56B2" w:rsidRDefault="00615032">
      <w:pPr>
        <w:rPr>
          <w:rFonts w:ascii="Montserrat" w:hAnsi="Montserrat"/>
          <w:sz w:val="24"/>
        </w:rPr>
      </w:pPr>
      <w:r w:rsidRPr="009E56B2">
        <w:rPr>
          <w:rFonts w:ascii="Montserrat" w:hAnsi="Montserrat"/>
          <w:sz w:val="24"/>
        </w:rPr>
        <w:tab/>
        <w:t>The world is on the verge of undergoing a change of character. This world is becoming unstable. This sphere of reality, that is. The only possible course for it is to schism. What will remain after the cataclysms that will be felt is a mystery. A world in which the torsion force imparted by the conflict of power has burst and made room for magic and divinity to reside within the norm. This first indication of this new sphere will be the raising of an isle in the pacific. This occurrence will interest many cults and organizations. Instead of an age of mythos rule, something else has happened. The world has suddenly demanded the assumption of responsibility by each individual. By offering magic and divinity. The world will strive to adapt to this change with as little shift in culture and mindset as possible. It is the beginning of an age of possibilities. Because of the positions the players have put themselves in, they will be offered the opportunity to join the first expedition to investigate the Isle; by the institute of changes. At this time, Blaze has become something new to himself, and is but an infant god. He is truly immortal and self wrought. As are his number one and number two. They can endure the worst, along with Morgan. Rasha may find some inspiration in this as to assets she can use. All things in motion can only be more strange to consider as they go 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EN : (1995) (EARTH NEXUS)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In the wake of the disruption of the Company, the dissolution of the US government and the formation of the Imperial Americana, the human race is besieged by an inscrutable threat. From beyond the envelope of mind and spirit, an alien-demon race has co-opted the Oasian Protoculture and warped its moral code into a justification to enslave humanity. The uprising of these O'Jin soul skinners has been long and slow, but has finally attained the momentum to sweep the Earth into its genepool. From there the O'jin will turn their attention on the dragon imperium of intergalactic and omnitentive oversight. On Earth the Vox Agency has reorganized and recruited an array of upstart anomalies to stiffen up the mostly psionic ranks of their resistance. Among these new recruits are our protagonists. Dominion, Alias, Umbra, Ishtar and Nemesis.</w:t>
      </w:r>
    </w:p>
    <w:p w:rsidR="00615032" w:rsidRPr="009E56B2" w:rsidRDefault="00615032">
      <w:pPr>
        <w:rPr>
          <w:rFonts w:ascii="Montserrat" w:hAnsi="Montserrat"/>
          <w:sz w:val="24"/>
        </w:rPr>
      </w:pPr>
      <w:r w:rsidRPr="009E56B2">
        <w:rPr>
          <w:rFonts w:ascii="Montserrat" w:hAnsi="Montserrat"/>
          <w:sz w:val="24"/>
        </w:rPr>
        <w:tab/>
        <w:t>Dominion, of the Paradox Corps, and her daughter Alias, are hybrid human anisae; embodied omnimorphs. Their dan, Dancer, was abducted and implanted in the womb of altered human hosts from the twelfth generation culling. Their existence in their present form is a result of the O'jin meddling on Earth. Dominion, wife of Abyss, is doubly linked to the O'jin involvement through the alteration of Abyss' parents. Umbra is a self exiled dragonling from the Empire who has, to an extent, gone native. Ishtar is a member of the race of cat people exiled to Earth shortly after the fall of the Atlantis Colony. Nemesis is the reawakened Pandora, a class three full spectrum psionic and anchor to the realm.</w:t>
      </w:r>
    </w:p>
    <w:p w:rsidR="00615032" w:rsidRPr="009E56B2" w:rsidRDefault="00615032">
      <w:pPr>
        <w:rPr>
          <w:rFonts w:ascii="Montserrat" w:hAnsi="Montserrat"/>
          <w:sz w:val="24"/>
        </w:rPr>
      </w:pPr>
      <w:r w:rsidRPr="009E56B2">
        <w:rPr>
          <w:rFonts w:ascii="Montserrat" w:hAnsi="Montserrat"/>
          <w:sz w:val="24"/>
        </w:rPr>
        <w:tab/>
        <w:t>Having taken the San Francisco Vox Installation as their base of operations, this group now faces their difficult initiation to the invisible war. Among their number, are those with an awareness of the flow of things around them, and the first hints of the coming schism. Soon enough, they will begin to realize the nature of Earth Nexus.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Setting up the modifications on the SF Installation are not exactly easy. The Pandora failsafes have to be completely neutralized without disturbing the sleep chambers of the other prisoners. Ironically the physical location of the sleepers cannot be ascertined. In the process of diggin through the II (installation interface) several intereting things turn up: David [AI] arrives to inquire about start up, he can be encouraged to take up residence and deal with the maintainance and operations fo the facility. Tripping over an ongoing toplevel analysis of the Monterey Installation's demise opens an option to investigate one of the paradoxes of the Earth Nexus. The Installation inexplicably imploded in concert with the Danville Installation in Maryland. The analysis is picking up a persistent anomoly at the site. Investigation will reveal [painfully] that the installation had inadvertntly been built on the site of a dormant dragon door, which is powering up to become active. Should this happen, the Empire will be immediately aware. What the dragon door is doing there and why is a mystery, but investigation will establish that it is trillions of years old. In the registered personnel is Abyss. Active status, on assignment [CEF Abyss]. A file on the O'jin will be unearthed, but does not directly connect with the current presumption that the threat is purely the Oasians. Exe logs will reveal that the Oasians have had persistent taps into the remote computer cores of the Company for almost two decades. Aparently the Oasians have a mole in the Company. He or she may still be there. Should the party begin an investigation into the possability of a mole, they wil have to go to central operations. While there they will be in a position to notice a stratagy and modus operandi conference. One of the major points of note; the Oasians are getting on and off the planet without the use of their ships. Unquestionable intelligence revelas that no Oasian ships have entered local space since the snafu in 1991. Conversely, they are managing to translocate in significant numbers without setting off psi watch or disturbing the penumbra wards created by Ember. Whatever means they are using, it must be passive; some kind of gate.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EN : (2112) (PROMETHIAN AGENDA)</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Jump ahead a generation, and see what comes of the various notions I entertained as a future of corporate rule digs up a history of hidden evolution. For the second time, the world has reached a point where it is in danger of being approached by the IG's. Yes. They are out there, as we learned from Redmane, and from Aram'Ki. A tongue in cheek alternate future which blends vision from the hard edged manga/cyberpunk genre with the quiet awesomeness of human potential.</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EN : (2112) (INTEGRITY)</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Morgan Eve Wildmuir, and her great-granddaughter, Morgan Erin, gather with their closest psi intimates to discuss the black choice facing their kind. Twenty years of uproar over the integration of actively psi capable individuals into the normal fabric of human lives has finally come to a head. The startling realization of the true scale of a psi's capabilities have caused Earth's citizens and governments to recognize psi's as an unendurable threat to the safety of the world. New legislation is on the table to force psi's rated above certain capability ratings to voluntary submit to various sleeper programs designed to damp their power down to tolerable levels. The strongest of these measures flatly outlaw the presence of these proscribed psi's from the surface of the Earth. Ironically, the vast technological advancements achieved with the cooperation of psi's have resulted in the development of means to enforce the proposed laws against them. Given the near absolute success anticipated for this legislation, the only way out for the best of Earth's psi's is to venture into the cold depths of space. Already, these psi's are working in the harsh environment that their abilities allow them to endure, creating the new fleet of FTL ships commissioned to carry mankind to the stars. A pointed argument between the two Wildmuir's and their peers threatens to open a rift between friends and family members alike over what some see as an intolerable rejection of their kind and an endurable injustice to their loyalty to their world's daring efforts. The younger Mew refuses to join her family's matriarch in her abandonment of Earth in favor of entering the newly formed Psionic Corps so vital to the Earth's first space Navy. Some of her friends have sided with the elder Mew, imploring her to go with them to found their own world. Among them, her mate. Forced to pit her love and her sense of duty of her native world, this is Morgan Erin's darkest hour.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EN : (2112) (EYE OF THE ENVELOPE)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fringe research and development firm to stabilize a frightening change in their premier theoretical engineer and technologies analyst. Mason Phoenixander, currently heading the aero- and astronautical research division in its effort to define the research parameters for a new branch of field based technologies, stumbled across a natural mechanism for realizing his theories. Caitlyn arrives to find Mason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It is the tail end of the twentieth century. The great psychological stresses of the Information Age have created a mind shattering shift in human perception. A new potential has awakened in Man; a potential that can only be described as psionics. Inevitably, this change in humanity has to be officially discovered.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Phoenixander and then shown the result of his work, a silver sphere three meters in diameter suspended ten feet in the air in total defiance of gravity within a hastily constructed shelter.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 technological breakthrough at all. Instead, he became the breakthrough she has been pursuing her entire life.</w:t>
      </w:r>
    </w:p>
    <w:p w:rsidR="00615032" w:rsidRPr="009E56B2" w:rsidRDefault="00615032">
      <w:pPr>
        <w:rPr>
          <w:rFonts w:ascii="Montserrat" w:hAnsi="Montserrat"/>
          <w:sz w:val="24"/>
        </w:rPr>
      </w:pPr>
      <w:r w:rsidRPr="009E56B2">
        <w:rPr>
          <w:rFonts w:ascii="Montserrat" w:hAnsi="Montserrat"/>
          <w:sz w:val="24"/>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A private, low profile organization has formed, responding to an urgent need at a time of evolutionary crisis. </w:t>
      </w:r>
    </w:p>
    <w:p w:rsidR="00615032" w:rsidRPr="009E56B2" w:rsidRDefault="00615032">
      <w:pPr>
        <w:rPr>
          <w:rFonts w:ascii="Montserrat" w:hAnsi="Montserrat"/>
          <w:sz w:val="24"/>
        </w:rPr>
      </w:pPr>
      <w:r w:rsidRPr="009E56B2">
        <w:rPr>
          <w:rFonts w:ascii="Montserrat" w:hAnsi="Montserrat"/>
          <w:sz w:val="24"/>
        </w:rPr>
        <w:t>aero- and astronautical</w:t>
      </w:r>
    </w:p>
    <w:p w:rsidR="00615032" w:rsidRPr="009E56B2" w:rsidRDefault="00615032">
      <w:pPr>
        <w:rPr>
          <w:rFonts w:ascii="Montserrat" w:hAnsi="Montserrat"/>
          <w:sz w:val="24"/>
        </w:rPr>
      </w:pPr>
      <w:r w:rsidRPr="009E56B2">
        <w:rPr>
          <w:rFonts w:ascii="Montserrat" w:hAnsi="Montserrat"/>
          <w:sz w:val="24"/>
        </w:rPr>
        <w:t xml:space="preserve">stabilize a frightening change in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Mason Phoenixander, the resident theoretical engineer, apparently developed a means to manipulate gravity.</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EN : (2992) (PROMETHEAN AGENDA) </w:t>
      </w:r>
    </w:p>
    <w:p w:rsidR="00615032" w:rsidRPr="009E56B2" w:rsidRDefault="00615032">
      <w:pPr>
        <w:rPr>
          <w:rFonts w:ascii="Montserrat" w:hAnsi="Montserrat"/>
          <w:sz w:val="24"/>
        </w:rPr>
      </w:pPr>
      <w:r w:rsidRPr="009E56B2">
        <w:rPr>
          <w:rFonts w:ascii="Montserrat" w:hAnsi="Montserrat"/>
          <w:sz w:val="24"/>
        </w:rPr>
        <w:t>At last, I reach the future of Earth in which she has become strong and dangerous as many feared she would. This is the world which the PAF was lost from, and perhaps a rare confirmation of what seems to accompany the Nexus effect. Earth herself is a utopia, Eden with fangs and claws. Her children are smarter and purer than they have ever been. But, all is not right in the universe, and humanity's perfection has come at a cost. The questions that humanity has pushed aside all of this time are demanding answers. Or else Earth will commit suicide to win a war before it can even be started.</w:t>
      </w:r>
      <w:r w:rsidRPr="009E56B2">
        <w:rPr>
          <w:rFonts w:ascii="Montserrat" w:hAnsi="Montserrat"/>
          <w:sz w:val="24"/>
        </w:rPr>
        <w:br w:type="page"/>
        <w:t>AESLYN VICTORIA</w:t>
      </w:r>
      <w:r w:rsidRPr="009E56B2">
        <w:rPr>
          <w:rFonts w:ascii="Montserrat" w:hAnsi="Montserrat"/>
          <w:sz w:val="24"/>
        </w:rPr>
        <w:tab/>
        <w:t>AV</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Av catches the eye. Her appearance somehow elegant, demure and predatorial. She stands at exactly five nine. A mane of blood red with red gold highlights, and opalescent grey eyes make easly distinctive features. The rounded point of her chin, softens and unites the angles of her jaw subtly with the strong curve of her cheekbones. Her nose is straight and demurely sharp. Her brow is smooth and slightly curved. Her mouth hints at an enigmatic smile, and is exceptionally expressive when she likes. To the touch, her skin is a silken envelope conducting a high characteristic body temperature. To the eye she has an almost flawless mother of pearl complexion. Her height is made elegant by the length of her limbs in proportion to her body. Arms and legs both slender and athletically toned end in long fingered hands and dancer's feet. An active youth, she trained her body to a perfect balance between strength and suppleness. Her muscles are defined but smooth and unobtrusive at rest. The cage of her ribs narrows into her waist in a subtler curve than the arc over her hips. Her belly is smooth and taut and the curve of her breasts only full enough to suggest ripeness. The shape of her pelvis creates the width of her hips and the maddening triangular gap between her pubic arch and inner thighs, framing an impeccable, hairline seam—her mons.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Lithe, well sculpted, an ageless femininity and youth of contour. By some quirck she has subtly pronounced little fangs, very capable of piercing flesh.</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Her body glove—either pristine white, or devouring black, depending on her mood that day—sheathed her from the tips of fingers and toes to the top of her elegant throat. It fit her like a second skin.</w:t>
      </w:r>
      <w:r w:rsidRPr="009E56B2">
        <w:rPr>
          <w:rFonts w:ascii="Montserrat" w:hAnsi="Montserrat"/>
          <w:sz w:val="24"/>
        </w:rPr>
        <w:br w:type="page"/>
        <w:t>OPENING</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ESCALATION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CONFLICT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9E56B2">
        <w:rPr>
          <w:rFonts w:ascii="Montserrat" w:hAnsi="Montserrat"/>
          <w:i/>
          <w:sz w:val="24"/>
        </w:rPr>
        <w:t>something else</w:t>
      </w:r>
      <w:r w:rsidRPr="009E56B2">
        <w:rPr>
          <w:rFonts w:ascii="Montserrat" w:hAnsi="Montserrat"/>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CRISIS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CLOSURE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r w:rsidRPr="009E56B2">
        <w:rPr>
          <w:rFonts w:ascii="Montserrat" w:hAnsi="Montserrat"/>
          <w:sz w:val="24"/>
        </w:rPr>
        <w:br w:type="page"/>
      </w:r>
      <w:r w:rsidRPr="009E56B2">
        <w:rPr>
          <w:rFonts w:ascii="Montserrat" w:hAnsi="Montserrat"/>
          <w:sz w:val="24"/>
        </w:rPr>
        <w:br w:type="page"/>
        <w:t>AVONLEA</w:t>
      </w:r>
    </w:p>
    <w:p w:rsidR="00615032" w:rsidRPr="009E56B2" w:rsidRDefault="00615032">
      <w:pPr>
        <w:rPr>
          <w:rFonts w:ascii="Montserrat" w:hAnsi="Montserrat"/>
          <w:sz w:val="24"/>
        </w:rPr>
      </w:pPr>
      <w:r w:rsidRPr="009E56B2">
        <w:rPr>
          <w:rFonts w:ascii="Montserrat" w:hAnsi="Montserrat"/>
          <w:sz w:val="24"/>
        </w:rPr>
        <w:t>THE RAPE OF AVONLEA</w:t>
      </w:r>
    </w:p>
    <w:p w:rsidR="00615032" w:rsidRPr="009E56B2" w:rsidRDefault="00615032">
      <w:pPr>
        <w:rPr>
          <w:rFonts w:ascii="Montserrat" w:hAnsi="Montserrat"/>
          <w:sz w:val="24"/>
        </w:rPr>
      </w:pPr>
      <w:r w:rsidRPr="009E56B2">
        <w:rPr>
          <w:rFonts w:ascii="Montserrat" w:hAnsi="Montserrat"/>
          <w:sz w:val="24"/>
        </w:rPr>
        <w:t>UNPROMISED</w:t>
      </w:r>
    </w:p>
    <w:p w:rsidR="00615032" w:rsidRPr="009E56B2" w:rsidRDefault="00615032">
      <w:pPr>
        <w:rPr>
          <w:rFonts w:ascii="Montserrat" w:hAnsi="Montserrat"/>
          <w:sz w:val="24"/>
        </w:rPr>
      </w:pPr>
      <w:r w:rsidRPr="009E56B2">
        <w:rPr>
          <w:rFonts w:ascii="Montserrat" w:hAnsi="Montserrat"/>
          <w:sz w:val="24"/>
        </w:rPr>
        <w:t>UNREQUITED</w:t>
      </w:r>
    </w:p>
    <w:p w:rsidR="00615032" w:rsidRPr="009E56B2" w:rsidRDefault="00615032">
      <w:pPr>
        <w:rPr>
          <w:rFonts w:ascii="Montserrat" w:hAnsi="Montserrat"/>
          <w:sz w:val="24"/>
        </w:rPr>
      </w:pPr>
      <w:r w:rsidRPr="009E56B2">
        <w:rPr>
          <w:rFonts w:ascii="Montserrat" w:hAnsi="Montserrat"/>
          <w:sz w:val="24"/>
        </w:rPr>
        <w:t>UNBOUND</w:t>
      </w:r>
    </w:p>
    <w:p w:rsidR="00615032" w:rsidRPr="009E56B2" w:rsidRDefault="00615032">
      <w:pPr>
        <w:rPr>
          <w:rFonts w:ascii="Montserrat" w:hAnsi="Montserrat"/>
          <w:sz w:val="24"/>
        </w:rPr>
      </w:pPr>
      <w:r w:rsidRPr="009E56B2">
        <w:rPr>
          <w:rFonts w:ascii="Montserrat" w:hAnsi="Montserrat"/>
          <w:sz w:val="24"/>
        </w:rPr>
        <w:t>UNDONE</w:t>
      </w:r>
    </w:p>
    <w:p w:rsidR="00615032" w:rsidRPr="009E56B2" w:rsidRDefault="00615032">
      <w:pPr>
        <w:rPr>
          <w:rFonts w:ascii="Montserrat" w:hAnsi="Montserrat"/>
          <w:sz w:val="24"/>
        </w:rPr>
      </w:pPr>
      <w:r w:rsidRPr="009E56B2">
        <w:rPr>
          <w:rFonts w:ascii="Montserrat" w:hAnsi="Montserrat"/>
          <w:sz w:val="24"/>
        </w:rPr>
        <w:t>UNRESOLVED</w:t>
      </w:r>
    </w:p>
    <w:p w:rsidR="00615032" w:rsidRPr="009E56B2" w:rsidRDefault="00615032">
      <w:pPr>
        <w:rPr>
          <w:rFonts w:ascii="Montserrat" w:hAnsi="Montserrat"/>
          <w:sz w:val="24"/>
        </w:rPr>
      </w:pPr>
      <w:r w:rsidRPr="009E56B2">
        <w:rPr>
          <w:rFonts w:ascii="Montserrat" w:hAnsi="Montserrat"/>
          <w:sz w:val="24"/>
        </w:rPr>
        <w:t>UNFATHOMED</w:t>
      </w:r>
      <w:r w:rsidRPr="009E56B2">
        <w:rPr>
          <w:rFonts w:ascii="Montserrat" w:hAnsi="Montserrat"/>
          <w:sz w:val="24"/>
        </w:rPr>
        <w:br w:type="page"/>
        <w:t>AT THE EDGE OF CONSCIOUSNESS</w:t>
      </w:r>
    </w:p>
    <w:p w:rsidR="00615032" w:rsidRPr="009E56B2" w:rsidRDefault="00615032">
      <w:pPr>
        <w:rPr>
          <w:rFonts w:ascii="Montserrat" w:hAnsi="Montserrat"/>
          <w:sz w:val="24"/>
        </w:rPr>
      </w:pPr>
      <w:r w:rsidRPr="009E56B2">
        <w:rPr>
          <w:rFonts w:ascii="Montserrat" w:hAnsi="Montserrat"/>
          <w:sz w:val="24"/>
        </w:rPr>
        <w:t>BREAKING BARRIERS</w:t>
      </w:r>
    </w:p>
    <w:p w:rsidR="00615032" w:rsidRPr="009E56B2" w:rsidRDefault="00615032">
      <w:pPr>
        <w:rPr>
          <w:rFonts w:ascii="Montserrat" w:hAnsi="Montserrat"/>
          <w:sz w:val="24"/>
        </w:rPr>
      </w:pPr>
      <w:r w:rsidRPr="009E56B2">
        <w:rPr>
          <w:rFonts w:ascii="Montserrat" w:hAnsi="Montserrat"/>
          <w:sz w:val="24"/>
        </w:rPr>
        <w:t>DRAGON DREAM</w:t>
      </w:r>
    </w:p>
    <w:p w:rsidR="00615032" w:rsidRPr="009E56B2" w:rsidRDefault="00615032">
      <w:pPr>
        <w:rPr>
          <w:rFonts w:ascii="Montserrat" w:hAnsi="Montserrat"/>
          <w:sz w:val="24"/>
        </w:rPr>
      </w:pPr>
      <w:r w:rsidRPr="009E56B2">
        <w:rPr>
          <w:rFonts w:ascii="Montserrat" w:hAnsi="Montserrat"/>
          <w:sz w:val="24"/>
        </w:rPr>
        <w:t>THE SECOND GESTURE</w:t>
      </w:r>
    </w:p>
    <w:p w:rsidR="00615032" w:rsidRPr="009E56B2" w:rsidRDefault="00615032">
      <w:pPr>
        <w:rPr>
          <w:rFonts w:ascii="Montserrat" w:hAnsi="Montserrat"/>
          <w:sz w:val="24"/>
        </w:rPr>
      </w:pPr>
      <w:r w:rsidRPr="009E56B2">
        <w:rPr>
          <w:rFonts w:ascii="Montserrat" w:hAnsi="Montserrat"/>
          <w:sz w:val="24"/>
        </w:rPr>
        <w:t>THRESHOLD</w:t>
      </w:r>
    </w:p>
    <w:p w:rsidR="00615032" w:rsidRPr="009E56B2" w:rsidRDefault="00615032">
      <w:pPr>
        <w:rPr>
          <w:rFonts w:ascii="Montserrat" w:hAnsi="Montserrat"/>
          <w:sz w:val="24"/>
        </w:rPr>
      </w:pPr>
      <w:r w:rsidRPr="009E56B2">
        <w:rPr>
          <w:rFonts w:ascii="Montserrat" w:hAnsi="Montserrat"/>
          <w:sz w:val="24"/>
        </w:rPr>
        <w:t>COMPANION</w:t>
      </w:r>
    </w:p>
    <w:p w:rsidR="00615032" w:rsidRPr="009E56B2" w:rsidRDefault="00615032">
      <w:pPr>
        <w:rPr>
          <w:rFonts w:ascii="Montserrat" w:hAnsi="Montserrat"/>
          <w:sz w:val="24"/>
        </w:rPr>
      </w:pPr>
      <w:r w:rsidRPr="009E56B2">
        <w:rPr>
          <w:rFonts w:ascii="Montserrat" w:hAnsi="Montserrat"/>
          <w:sz w:val="24"/>
        </w:rPr>
        <w:t>THE TERMINAL MOMENT</w:t>
      </w:r>
    </w:p>
    <w:p w:rsidR="00615032" w:rsidRPr="009E56B2" w:rsidRDefault="00615032">
      <w:pPr>
        <w:rPr>
          <w:rFonts w:ascii="Montserrat" w:hAnsi="Montserrat"/>
          <w:sz w:val="24"/>
        </w:rPr>
      </w:pPr>
      <w:r w:rsidRPr="009E56B2">
        <w:rPr>
          <w:rFonts w:ascii="Montserrat" w:hAnsi="Montserrat"/>
          <w:sz w:val="24"/>
        </w:rPr>
        <w:t>ANGELS</w:t>
      </w:r>
      <w:r w:rsidRPr="009E56B2">
        <w:rPr>
          <w:rFonts w:ascii="Montserrat" w:hAnsi="Montserrat"/>
          <w:sz w:val="24"/>
        </w:rPr>
        <w:br w:type="page"/>
        <w:t>THRESHOLDS</w:t>
      </w:r>
    </w:p>
    <w:p w:rsidR="00615032" w:rsidRPr="009E56B2" w:rsidRDefault="00615032">
      <w:pPr>
        <w:rPr>
          <w:rFonts w:ascii="Montserrat" w:hAnsi="Montserrat"/>
          <w:sz w:val="24"/>
        </w:rPr>
      </w:pPr>
      <w:r w:rsidRPr="009E56B2">
        <w:rPr>
          <w:rFonts w:ascii="Montserrat" w:hAnsi="Montserrat"/>
          <w:sz w:val="24"/>
        </w:rPr>
        <w:t xml:space="preserve">Quite different than one might expect, THRESHOLDS is almost a thesis. It is a book about imagination and enlightenment. It discusses many of the ideas, precedents and revelations upon which all of my writing is based. In it I intend to examine many of the things that underlie our very existence, and which relate to the paradoxes of dreaming and storytelling. Most of my works challenge the idea of reality, by assuming that anything is indeed possible, and it makes sense if one just asks the right questions. The book itself evolves out of these questions, and it may well be a revolutionary book on existence. One might think that I am an existentialist, but the issue is moot. If you exist, then you are existential. This book is about determining what that really means. I never said that reality is a lie, just that it is a trick, and we are the ones who have performed it.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DIVINE ERROR [APPLICATION]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PROJECTION [APPLICATION]</w:t>
      </w:r>
    </w:p>
    <w:p w:rsidR="00615032" w:rsidRPr="009E56B2" w:rsidRDefault="00615032">
      <w:pPr>
        <w:rPr>
          <w:rFonts w:ascii="Montserrat" w:hAnsi="Montserrat"/>
          <w:sz w:val="24"/>
        </w:rPr>
      </w:pPr>
      <w:r w:rsidRPr="009E56B2">
        <w:rPr>
          <w:rFonts w:ascii="Montserrat" w:hAnsi="Montserrat"/>
          <w:sz w:val="24"/>
        </w:rPr>
        <w:tab/>
        <w:t>DRAFT</w:t>
      </w:r>
    </w:p>
    <w:p w:rsidR="00615032" w:rsidRPr="009E56B2" w:rsidRDefault="00615032">
      <w:pPr>
        <w:rPr>
          <w:rFonts w:ascii="Montserrat" w:hAnsi="Montserrat"/>
          <w:sz w:val="24"/>
        </w:rPr>
      </w:pPr>
      <w:r w:rsidRPr="009E56B2">
        <w:rPr>
          <w:rFonts w:ascii="Montserrat" w:hAnsi="Montserrat"/>
          <w:sz w:val="24"/>
        </w:rPr>
        <w:tab/>
        <w:t>INTERROGATION AND ARGUEMENT [ANALYSIS AND LOGIC NOTES]</w:t>
      </w:r>
    </w:p>
    <w:p w:rsidR="00615032" w:rsidRPr="009E56B2" w:rsidRDefault="00615032">
      <w:pPr>
        <w:rPr>
          <w:rFonts w:ascii="Montserrat" w:hAnsi="Montserrat"/>
          <w:sz w:val="24"/>
        </w:rPr>
      </w:pPr>
      <w:r w:rsidRPr="009E56B2">
        <w:rPr>
          <w:rFonts w:ascii="Montserrat" w:hAnsi="Montserrat"/>
          <w:sz w:val="24"/>
        </w:rPr>
        <w:tab/>
        <w:t>[NO OTHER INVESTMENTS]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DIALOGUES</w:t>
      </w:r>
    </w:p>
    <w:p w:rsidR="00615032" w:rsidRPr="009E56B2" w:rsidRDefault="00615032">
      <w:pPr>
        <w:rPr>
          <w:rFonts w:ascii="Montserrat" w:hAnsi="Montserrat"/>
          <w:sz w:val="24"/>
        </w:rPr>
      </w:pPr>
      <w:r w:rsidRPr="009E56B2">
        <w:rPr>
          <w:rFonts w:ascii="Montserrat" w:hAnsi="Montserrat"/>
          <w:sz w:val="24"/>
        </w:rPr>
        <w:t xml:space="preserve">SCRAPES </w:t>
      </w:r>
      <w:r w:rsidRPr="009E56B2">
        <w:rPr>
          <w:rFonts w:ascii="Montserrat" w:hAnsi="Montserrat"/>
          <w:sz w:val="24"/>
        </w:rPr>
        <w:tab/>
        <w:t>[PLOT MICROCOSMS]</w:t>
      </w:r>
    </w:p>
    <w:p w:rsidR="00615032" w:rsidRPr="009E56B2" w:rsidRDefault="00615032">
      <w:pPr>
        <w:rPr>
          <w:rFonts w:ascii="Montserrat" w:hAnsi="Montserrat"/>
          <w:sz w:val="24"/>
        </w:rPr>
      </w:pPr>
      <w:r w:rsidRPr="009E56B2">
        <w:rPr>
          <w:rFonts w:ascii="Montserrat" w:hAnsi="Montserrat"/>
          <w:sz w:val="24"/>
        </w:rPr>
        <w:tab/>
        <w:t>[SENTENCE, PARAGRAPH, SECTION, CHAPTER-MINOR]</w:t>
      </w:r>
    </w:p>
    <w:p w:rsidR="00615032" w:rsidRPr="009E56B2" w:rsidRDefault="00615032">
      <w:pPr>
        <w:rPr>
          <w:rFonts w:ascii="Montserrat" w:hAnsi="Montserrat"/>
          <w:sz w:val="24"/>
        </w:rPr>
      </w:pPr>
      <w:r w:rsidRPr="009E56B2">
        <w:rPr>
          <w:rFonts w:ascii="Montserrat" w:hAnsi="Montserrat"/>
          <w:sz w:val="24"/>
        </w:rPr>
        <w:t>MOVEMENTS</w:t>
      </w:r>
      <w:r w:rsidRPr="009E56B2">
        <w:rPr>
          <w:rFonts w:ascii="Montserrat" w:hAnsi="Montserrat"/>
          <w:sz w:val="24"/>
        </w:rPr>
        <w:tab/>
        <w:t>[PLOT DEVICES]</w:t>
      </w:r>
    </w:p>
    <w:p w:rsidR="00615032" w:rsidRPr="009E56B2" w:rsidRDefault="00615032">
      <w:pPr>
        <w:rPr>
          <w:rFonts w:ascii="Montserrat" w:hAnsi="Montserrat"/>
          <w:sz w:val="24"/>
        </w:rPr>
      </w:pPr>
      <w:r w:rsidRPr="009E56B2">
        <w:rPr>
          <w:rFonts w:ascii="Montserrat" w:hAnsi="Montserrat"/>
          <w:sz w:val="24"/>
        </w:rPr>
        <w:tab/>
        <w:t>[SECTION, CHAPTER, PART]</w:t>
      </w:r>
    </w:p>
    <w:p w:rsidR="00615032" w:rsidRPr="009E56B2" w:rsidRDefault="00615032">
      <w:pPr>
        <w:rPr>
          <w:rFonts w:ascii="Montserrat" w:hAnsi="Montserrat"/>
          <w:sz w:val="24"/>
        </w:rPr>
      </w:pPr>
      <w:r w:rsidRPr="009E56B2">
        <w:rPr>
          <w:rFonts w:ascii="Montserrat" w:hAnsi="Montserrat"/>
          <w:sz w:val="24"/>
        </w:rPr>
        <w:t>THRESHOLDS</w:t>
      </w:r>
      <w:r w:rsidRPr="009E56B2">
        <w:rPr>
          <w:rFonts w:ascii="Montserrat" w:hAnsi="Montserrat"/>
          <w:sz w:val="24"/>
        </w:rPr>
        <w:tab/>
        <w:t>[PLOT EXECUTION]</w:t>
      </w:r>
    </w:p>
    <w:p w:rsidR="00615032" w:rsidRPr="009E56B2" w:rsidRDefault="00615032">
      <w:pPr>
        <w:rPr>
          <w:rFonts w:ascii="Montserrat" w:hAnsi="Montserrat"/>
          <w:sz w:val="24"/>
        </w:rPr>
      </w:pPr>
      <w:r w:rsidRPr="009E56B2">
        <w:rPr>
          <w:rFonts w:ascii="Montserrat" w:hAnsi="Montserrat"/>
          <w:sz w:val="24"/>
        </w:rPr>
        <w:tab/>
        <w:t>[CHAPTER, PART, BOOK]</w:t>
      </w:r>
    </w:p>
    <w:p w:rsidR="00615032" w:rsidRPr="009E56B2" w:rsidRDefault="00615032">
      <w:pPr>
        <w:rPr>
          <w:rFonts w:ascii="Montserrat" w:hAnsi="Montserrat"/>
          <w:sz w:val="24"/>
        </w:rPr>
      </w:pPr>
      <w:r w:rsidRPr="009E56B2">
        <w:rPr>
          <w:rFonts w:ascii="Montserrat" w:hAnsi="Montserrat"/>
          <w:sz w:val="24"/>
        </w:rPr>
        <w:t>ENVELOPES</w:t>
      </w:r>
      <w:r w:rsidRPr="009E56B2">
        <w:rPr>
          <w:rFonts w:ascii="Montserrat" w:hAnsi="Montserrat"/>
          <w:sz w:val="24"/>
        </w:rPr>
        <w:tab/>
        <w:t>[SUPER-PLOT]</w:t>
      </w:r>
    </w:p>
    <w:p w:rsidR="00615032" w:rsidRPr="009E56B2" w:rsidRDefault="00615032">
      <w:pPr>
        <w:rPr>
          <w:rFonts w:ascii="Montserrat" w:hAnsi="Montserrat"/>
          <w:sz w:val="24"/>
        </w:rPr>
      </w:pPr>
      <w:r w:rsidRPr="009E56B2">
        <w:rPr>
          <w:rFonts w:ascii="Montserrat" w:hAnsi="Montserrat"/>
          <w:sz w:val="24"/>
        </w:rPr>
        <w:tab/>
        <w:t>[BOOK, SERIES, INTERCOURSE]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EXPRESSIONS</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Themes.: Major characteristics in any "story"; having the capacity to give definition to a work as well as provides practical limits for setting it up with a proper perspective. For example...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Erotic: intimacy, pleasure and sensuality, intimite exploration...</w:t>
      </w:r>
    </w:p>
    <w:p w:rsidR="00615032" w:rsidRPr="009E56B2" w:rsidRDefault="00615032">
      <w:pPr>
        <w:rPr>
          <w:rFonts w:ascii="Montserrat" w:hAnsi="Montserrat"/>
          <w:sz w:val="24"/>
        </w:rPr>
      </w:pPr>
      <w:r w:rsidRPr="009E56B2">
        <w:rPr>
          <w:rFonts w:ascii="Montserrat" w:hAnsi="Montserrat"/>
          <w:sz w:val="24"/>
        </w:rPr>
        <w:tab/>
        <w:t>Adventurous: action, excitement, danger and risk, exploration...</w:t>
      </w:r>
    </w:p>
    <w:p w:rsidR="00615032" w:rsidRPr="009E56B2" w:rsidRDefault="00615032">
      <w:pPr>
        <w:rPr>
          <w:rFonts w:ascii="Montserrat" w:hAnsi="Montserrat"/>
          <w:sz w:val="24"/>
        </w:rPr>
      </w:pPr>
      <w:r w:rsidRPr="009E56B2">
        <w:rPr>
          <w:rFonts w:ascii="Montserrat" w:hAnsi="Montserrat"/>
          <w:sz w:val="24"/>
        </w:rPr>
        <w:tab/>
        <w:t>Dramatic: conflict, intrigue, adversity, consequentiality...</w:t>
      </w:r>
    </w:p>
    <w:p w:rsidR="00615032" w:rsidRPr="009E56B2" w:rsidRDefault="00615032">
      <w:pPr>
        <w:rPr>
          <w:rFonts w:ascii="Montserrat" w:hAnsi="Montserrat"/>
          <w:sz w:val="24"/>
        </w:rPr>
      </w:pPr>
      <w:r w:rsidRPr="009E56B2">
        <w:rPr>
          <w:rFonts w:ascii="Montserrat" w:hAnsi="Montserrat"/>
          <w:sz w:val="24"/>
        </w:rPr>
        <w:tab/>
        <w:t>Realistic: clarity, resolution and continuity, plausibility...</w:t>
      </w:r>
    </w:p>
    <w:p w:rsidR="00615032" w:rsidRPr="009E56B2" w:rsidRDefault="00615032">
      <w:pPr>
        <w:rPr>
          <w:rFonts w:ascii="Montserrat" w:hAnsi="Montserrat"/>
          <w:sz w:val="24"/>
        </w:rPr>
      </w:pPr>
      <w:r w:rsidRPr="009E56B2">
        <w:rPr>
          <w:rFonts w:ascii="Montserrat" w:hAnsi="Montserrat"/>
          <w:sz w:val="24"/>
        </w:rPr>
        <w:tab/>
        <w:t>Fantastic: imaginative, magical, unusual, surreal...</w:t>
      </w:r>
    </w:p>
    <w:p w:rsidR="00615032" w:rsidRPr="009E56B2" w:rsidRDefault="00615032">
      <w:pPr>
        <w:rPr>
          <w:rFonts w:ascii="Montserrat" w:hAnsi="Montserrat"/>
          <w:sz w:val="24"/>
        </w:rPr>
      </w:pPr>
      <w:r w:rsidRPr="009E56B2">
        <w:rPr>
          <w:rFonts w:ascii="Montserrat" w:hAnsi="Montserrat"/>
          <w:sz w:val="24"/>
        </w:rPr>
        <w:tab/>
        <w:t>Tragic: pain, loss, dispair, death, disruption, adversity, perversity...</w:t>
      </w:r>
    </w:p>
    <w:p w:rsidR="00615032" w:rsidRPr="009E56B2" w:rsidRDefault="00615032">
      <w:pPr>
        <w:rPr>
          <w:rFonts w:ascii="Montserrat" w:hAnsi="Montserrat"/>
          <w:sz w:val="24"/>
        </w:rPr>
      </w:pPr>
      <w:r w:rsidRPr="009E56B2">
        <w:rPr>
          <w:rFonts w:ascii="Montserrat" w:hAnsi="Montserrat"/>
          <w:sz w:val="24"/>
        </w:rPr>
        <w:tab/>
        <w:t>Horrific: fear, insanity, threat, extreme perversity and adversity, tragedy...</w:t>
      </w:r>
    </w:p>
    <w:p w:rsidR="00615032" w:rsidRPr="009E56B2" w:rsidRDefault="00615032">
      <w:pPr>
        <w:rPr>
          <w:rFonts w:ascii="Montserrat" w:hAnsi="Montserrat"/>
          <w:sz w:val="24"/>
        </w:rPr>
      </w:pPr>
      <w:r w:rsidRPr="009E56B2">
        <w:rPr>
          <w:rFonts w:ascii="Montserrat" w:hAnsi="Montserrat"/>
          <w:sz w:val="24"/>
        </w:rPr>
        <w:tab/>
        <w:t>Idealic: intriguing, enlightening, amusing, soothing...</w:t>
      </w:r>
    </w:p>
    <w:p w:rsidR="00615032" w:rsidRPr="009E56B2" w:rsidRDefault="00615032">
      <w:pPr>
        <w:rPr>
          <w:rFonts w:ascii="Montserrat" w:hAnsi="Montserrat"/>
          <w:sz w:val="24"/>
        </w:rPr>
      </w:pPr>
      <w:r w:rsidRPr="009E56B2">
        <w:rPr>
          <w:rFonts w:ascii="Montserrat" w:hAnsi="Montserrat"/>
          <w:sz w:val="24"/>
        </w:rPr>
        <w:tab/>
        <w:t>Comic: Witty, amusing, entertaining...</w:t>
      </w:r>
    </w:p>
    <w:p w:rsidR="00615032" w:rsidRPr="009E56B2" w:rsidRDefault="00615032">
      <w:pPr>
        <w:rPr>
          <w:rFonts w:ascii="Montserrat" w:hAnsi="Montserrat"/>
          <w:sz w:val="24"/>
        </w:rPr>
      </w:pPr>
      <w:r w:rsidRPr="009E56B2">
        <w:rPr>
          <w:rFonts w:ascii="Montserrat" w:hAnsi="Montserrat"/>
          <w:sz w:val="24"/>
        </w:rPr>
        <w:tab/>
        <w:t>Pathetic: emotional drama/tragedy/comedy/horror, also Empathetic...</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Typically, a work has one primary theme; but the fleshing of the story involves incorporating other themes into the various motions, gestures and poses of the work. A primary theme may easily have a persistent complimenting or contrasting theme. The theme tells you what details [out of limitless possabilities] will actually contribute to the body of the work. By limiting the action to three themes working off of each other, the body of work will not become too gross. It doesn't have to be the same three throughout, but one should be dropped if another one is called into focus. </w:t>
      </w:r>
      <w:r w:rsidRPr="009E56B2">
        <w:rPr>
          <w:rFonts w:ascii="Montserrat" w:hAnsi="Montserrat"/>
          <w:sz w:val="24"/>
        </w:rPr>
        <w:br w:type="page"/>
        <w:t>DIVINE ERROR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Extrapolate out of the following, remaining true to the original inspiration of my "through the looking-glass" sketch: PRELUDE</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 stepped through the looking-glass and I became someone entirely different. Which is strange, because I was still me, and more to the point, I was exactly what I ought to be. It's not like I had an oppertunity to figure anything out. Not at first, anyway. It started out almost frighteningly. There I was, all of a sudden. Right in the thick of things that had nothing to do, what-so-ever, with my preceeding thought. I know it sounds like a dream, but it was—and is—so real to me. Yet there is the fact that my every waking moment was positively plagued by the feeling that nothing was quite the way it should be. I didn't have to go very far to realize this, either. I remember being a boy; naively wise and somber. Or, boyish. I, uh, also remember knowing women. I do mean that in the biblical way. Considering what I am now, you can imagine the kind of confusion I've gone through. But that is not all that struck me as odd. For example, there was nothing overtly magical or miraculous about the other side, in my memory. In fact, there wasn't anything you could point to and say "This is magic," because there really was no such thing. But here, on this side, it all makes perfect sense to me. Which is strange, because that is not the general rule. Oh, sure, there is magic aplenty. Enough for everyone. But, it requires talent. I have no idea where I got such a talent from. I still haven't figured out where I got myself from, to be painfully honest.</w:t>
      </w:r>
    </w:p>
    <w:p w:rsidR="00615032" w:rsidRPr="009E56B2" w:rsidRDefault="00615032">
      <w:pPr>
        <w:rPr>
          <w:rFonts w:ascii="Montserrat" w:hAnsi="Montserrat"/>
          <w:sz w:val="24"/>
        </w:rPr>
      </w:pPr>
      <w:r w:rsidRPr="009E56B2">
        <w:rPr>
          <w:rFonts w:ascii="Montserrat" w:hAnsi="Montserrat"/>
          <w:sz w:val="24"/>
        </w:rPr>
        <w:tab/>
        <w:t>What I can say I know is reletively simple. I know who I am, here and now. Here and now, I am true to myself. Beyond that, I am really not that sure of anything. And the magic? Well, as far as I can tell, it seems to be a part of me. If I didn't have it, I'd probably be dead right now. Oh, yeah, there is one more little thing. No one on this side calls it magic. They don't exactly call it any one thing, but I don't know what else to call it. It annoys them whenever I do. They always correct me and say it is this art or that art.</w:t>
      </w:r>
    </w:p>
    <w:p w:rsidR="00615032" w:rsidRPr="009E56B2" w:rsidRDefault="00615032">
      <w:pPr>
        <w:rPr>
          <w:rFonts w:ascii="Montserrat" w:hAnsi="Montserrat"/>
          <w:sz w:val="24"/>
        </w:rPr>
      </w:pPr>
      <w:r w:rsidRPr="009E56B2">
        <w:rPr>
          <w:rFonts w:ascii="Montserrat" w:hAnsi="Montserrat"/>
          <w:sz w:val="24"/>
        </w:rPr>
        <w:tab/>
        <w:t xml:space="preserve">Well, I am in no position to say what is what, or to correct anyone. It occurs to me that I may have simply lost my mind. Maybe. But, what can I do about it now? My only option, the only option in life, was to deal with it. You don't have to believe me. I am probably a fool for trying to write this. If it is a dream, and I am just dreaming, then no one will ever read it. It will simply vanish as I wake up. But, writing it feels real to me.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INFLUENCES</w:t>
      </w:r>
      <w:r w:rsidRPr="009E56B2">
        <w:rPr>
          <w:rFonts w:ascii="Montserrat" w:hAnsi="Montserrat"/>
          <w:sz w:val="24"/>
        </w:rPr>
        <w:tab/>
        <w:t>THROUGH AN OPEN MIND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i/>
          <w:sz w:val="24"/>
        </w:rPr>
        <w:t>Av</w:t>
      </w:r>
      <w:r w:rsidRPr="009E56B2">
        <w:rPr>
          <w:rFonts w:ascii="Montserrat" w:hAnsi="Montserrat"/>
          <w:sz w:val="24"/>
        </w:rPr>
        <w:t xml:space="preserve"> is a nickname, an alias, an expression of Angelica and Angela's mutual sense of identity. Each regards it as an expression of what she is as a foundation for who she is. In a pique of irony Angelica once dubbed herself </w:t>
      </w:r>
      <w:r w:rsidRPr="009E56B2">
        <w:rPr>
          <w:rFonts w:ascii="Montserrat" w:hAnsi="Montserrat"/>
          <w:i/>
          <w:sz w:val="24"/>
        </w:rPr>
        <w:t>alias</w:t>
      </w:r>
      <w:r w:rsidRPr="009E56B2">
        <w:rPr>
          <w:rFonts w:ascii="Montserrat" w:hAnsi="Montserrat"/>
          <w:sz w:val="24"/>
        </w:rPr>
        <w:t xml:space="preserve">, discovering herself to be the one who plays at many parts; a dreamer of dreams of herself. In exploring her limits it proves out to be a prophetic name. [modify—the link to Av of Aes is totally subliminal] The truth about her limits gives her pause about what she defined as her purpose. Clearly her </w:t>
      </w:r>
      <w:r w:rsidRPr="009E56B2">
        <w:rPr>
          <w:rFonts w:ascii="Montserrat" w:hAnsi="Montserrat"/>
          <w:i/>
          <w:sz w:val="24"/>
        </w:rPr>
        <w:t>being</w:t>
      </w:r>
      <w:r w:rsidRPr="009E56B2">
        <w:rPr>
          <w:rFonts w:ascii="Montserrat" w:hAnsi="Montserrat"/>
          <w:sz w:val="24"/>
        </w:rPr>
        <w:t xml:space="preserve"> is an expression of </w:t>
      </w:r>
      <w:r w:rsidRPr="009E56B2">
        <w:rPr>
          <w:rFonts w:ascii="Montserrat" w:hAnsi="Montserrat"/>
          <w:i/>
          <w:sz w:val="24"/>
        </w:rPr>
        <w:t>aes</w:t>
      </w:r>
      <w:r w:rsidRPr="009E56B2">
        <w:rPr>
          <w:rFonts w:ascii="Montserrat" w:hAnsi="Montserrat"/>
          <w:sz w:val="24"/>
        </w:rPr>
        <w:t xml:space="preserve"> as much as it is an expression of </w:t>
      </w:r>
      <w:r w:rsidRPr="009E56B2">
        <w:rPr>
          <w:rFonts w:ascii="Montserrat" w:hAnsi="Montserrat"/>
          <w:i/>
          <w:sz w:val="24"/>
        </w:rPr>
        <w:t>av</w:t>
      </w:r>
      <w:r w:rsidRPr="009E56B2">
        <w:rPr>
          <w:rFonts w:ascii="Montserrat" w:hAnsi="Montserrat"/>
          <w:sz w:val="24"/>
        </w:rPr>
        <w:t xml:space="preserve">—a condition surely reached by abandoning the folly of ever trying to </w:t>
      </w:r>
      <w:r w:rsidRPr="009E56B2">
        <w:rPr>
          <w:rFonts w:ascii="Montserrat" w:hAnsi="Montserrat"/>
          <w:i/>
          <w:sz w:val="24"/>
        </w:rPr>
        <w:t>become</w:t>
      </w:r>
      <w:r w:rsidRPr="009E56B2">
        <w:rPr>
          <w:rFonts w:ascii="Montserrat" w:hAnsi="Montserrat"/>
          <w:sz w:val="24"/>
        </w:rPr>
        <w:t xml:space="preserve"> aes or av, and so abandoning the ideas of self and the memories of that striving. This illuminates what she has accomplished and the price of that accomplishment. It also shows up the risk she is taking by remembering her abandoned selves; the possibility of negating her self-possession.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So it came to pass. Out of oblivion, conceived of herself and born of herself in av and in aes of the three cusps. The reconciliator became the reconciliation. The only price being the loss of all she had become in her time of diafracture, and birth in utter ignorance of her triumph. Naked, she began an ascent toward the understanding of herself and the purpose of her long sacrifice—pregnant with a gift of promise for all who would dare the path of the dreamer. Dreaming the dream of self.</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Now, as it ever was, the purpose of av's existence by virtue of its implication, draws the shadow of nemesis. In celestial antiquity there was an assassin, a being both angelic and demonic—the equal of the most dangerous part of the dreamer, the angel of death, anjael—charged with the elimination of the dreamer, avael. Or god as it was feared she had become. Azael was not evil by nature, but the power of his intent, the ruthlessness of his execution dared consequences abominable and absurd both indiscriminately and particular. However, avael survived his attempt and her fall to earth. Azael, for his part survived the wrath of her defense and tracked her descent to the obscure world where, after the fall of phoenix, he went into exile to await the return of his quarry. He staked his resources on the belief that this world, with its obscurity, would be her choice to protect her from discovery during the time when her reassertion made her vulnerable. He knew in his gut and loin she would come. As it must prove out, he was right.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The irony is that this world was her choice by dint of the fact that it was here and now that she was first born, first conceived. The vulnerability of this moment so greatly exceeds azael's estimation that it would have given her hysterics if she could have known aught of what was to come. Her coming was heralded by the coming of a dream incarnate of her. Ages ago, azael found her and others to breed her and her descendants to strengthen and encourage the evolution of a shard of his quarry. In the last descendant of an ancient Morgan of the wild muir he had his weapon—an angel of the abyss.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first resolution of point paradox into time, space and awareness gives power to define limits as structure upon which existence evolves. The limits innate in each do not obey the same boundaries. To either side of the existence with which we—the author and the reader—believe ourselves best acquainted unfolds a hope for the destiny of our souls. There are three separate movements in the expression of the aeid. Each is founded on a reiteration of the same essential character. The tentative beginning is enacted in the third movement, the rending of the veil of heaven. The transitional stage of the expression is the first movement, in which the revelation of the third movement is united in the spirit and mind of Angelica. The climax occurs in the second movement, in which Angelica reaches the actual point of self conception and faces the consequences of three separate existences at a crucial moment in earth's development. There is, however, no defining moment in which the expression itself can begin. This is all an essential story in which many boundaries are crossed but where no single history is expressed. It is only in following the evolution of Angelica as an individual that a single plot unfolds along a direct progression. Thus, it is this that dictates the avenue of exploration. Angelica's discovery of herself and her confrontation with other echoes of herself is the defining element of the aeid. In addition, it is a story which she has to tell for herself to survive the moxt vulnerable moment of her existence—her time on earth.</w:t>
      </w:r>
    </w:p>
    <w:p w:rsidR="00615032" w:rsidRPr="009E56B2" w:rsidRDefault="00615032">
      <w:pPr>
        <w:rPr>
          <w:rFonts w:ascii="Montserrat" w:hAnsi="Montserrat"/>
          <w:sz w:val="24"/>
        </w:rPr>
      </w:pPr>
      <w:r w:rsidRPr="009E56B2">
        <w:rPr>
          <w:rFonts w:ascii="Montserrat" w:hAnsi="Montserrat"/>
          <w:sz w:val="24"/>
        </w:rPr>
        <w:tab/>
        <w:t>Herein encompassed are all but the ripples left in Angelica's wake, whose expression stand independent and included in the tide of the whole. The dreams and delusions confronted and embraced by those lifted on the waves of opportunity to discover the promise of self realization. The stories of those who could be artists in the art.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 DREAM INSPIRED...</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I stepped through the looking-glass and I became someone entirely different. Which is strange, because I was still me, and more to the point, I was exactly what I ought to be. It's not like I had an opportunity to figure anything out. Not at first, anyway. It started out almost frighteningly. There I was, all of a sudden. Right in the thick of things that had nothing to do, what-so-ever, with my preceding thought. I know it sounds like a dream, but it was—and is—so real to me. Yet there is the fact that my every waking moment was positively plagued by the feeling that nothing was quite the way it should be. I didn't have to go very far to realize this, either. </w:t>
      </w:r>
    </w:p>
    <w:p w:rsidR="00615032" w:rsidRPr="009E56B2" w:rsidRDefault="00615032">
      <w:pPr>
        <w:rPr>
          <w:rFonts w:ascii="Montserrat" w:hAnsi="Montserrat"/>
          <w:sz w:val="24"/>
        </w:rPr>
      </w:pPr>
      <w:r w:rsidRPr="009E56B2">
        <w:rPr>
          <w:rFonts w:ascii="Montserrat" w:hAnsi="Montserrat"/>
          <w:sz w:val="24"/>
        </w:rPr>
        <w:tab/>
        <w:t>I don't remember living all of this life, and yet I can't remember living any other life either. I know things about myself as if I learned it vicariously. I know I've made love, to one of the people here with me in fact. Recently. Yet I have no memory of ever having sex. If I try to even imagine it, I can only come up with this weird vision of making love to a woman as a man. That is a dream I've had recently and it seems to be all the sexual experience I know of. Considering what I am now, you can imagine the kind of confusion I'm going through. But that is not all that struck me as odd. For example, there was nothing overtly magical or miraculous about the world, in my memory. In fact, there wasn't anything you could point to and say "This is magic," because there really was no such thing. But here, among my present experiences, there is something supernatural afoot. Whatever is going on, I have a grip on it. It all makes perfect sense to me. Which is strange, because that is not the general rule. I have no idea where I got the talent from. I still haven't figured out where I got myself from, to be painfully honest.</w:t>
      </w:r>
    </w:p>
    <w:p w:rsidR="00615032" w:rsidRPr="009E56B2" w:rsidRDefault="00615032">
      <w:pPr>
        <w:rPr>
          <w:rFonts w:ascii="Montserrat" w:hAnsi="Montserrat"/>
          <w:sz w:val="24"/>
        </w:rPr>
      </w:pPr>
      <w:r w:rsidRPr="009E56B2">
        <w:rPr>
          <w:rFonts w:ascii="Montserrat" w:hAnsi="Montserrat"/>
          <w:sz w:val="24"/>
        </w:rPr>
        <w:tab/>
        <w:t xml:space="preserve">What I can say I know is relatively simple. I know who I am, here and now. Here and now, I am true to myself. Beyond that, I am really not that sure of anything. It occurs to me that I may have simply lost my mind. Maybe. But, what can I do about it now? My only option, the only option in life, is to deal with it. You don't have to believe me. I am probably a fool for trying to write this. If it is a dream, and I am just dreaming, then no one will ever read it. It will simply vanish as I wake up. But, writing it feels real to me. </w:t>
      </w:r>
    </w:p>
    <w:p w:rsidR="00615032" w:rsidRPr="009E56B2" w:rsidRDefault="00615032">
      <w:pPr>
        <w:rPr>
          <w:rFonts w:ascii="Montserrat" w:hAnsi="Montserrat"/>
          <w:sz w:val="24"/>
        </w:rPr>
      </w:pPr>
      <w:r w:rsidRPr="009E56B2">
        <w:rPr>
          <w:rFonts w:ascii="Montserrat" w:hAnsi="Montserrat"/>
          <w:sz w:val="24"/>
        </w:rPr>
        <w:tab/>
        <w:t xml:space="preserve">This seems to take place in an exotic port side location—at least in the minds of the group. Most of the group are either students or members of an organization like the peace core. We are all there renovating a building complex. An old hotel or resort. At present it is like a dorm set up. However, something strange seems to be going on. Some of us seem to be switching bodies. That is my guess because I am in a woman's body—a girl I know from somewhere before. I know enough to understand that being this person is new to me, but I do not remember who I was before. She is an important part of the renovation effort, and most of the individuals are here as if on a sabbatical. </w:t>
      </w:r>
    </w:p>
    <w:p w:rsidR="00615032" w:rsidRPr="009E56B2" w:rsidRDefault="00615032">
      <w:pPr>
        <w:rPr>
          <w:rFonts w:ascii="Montserrat" w:hAnsi="Montserrat"/>
          <w:sz w:val="24"/>
        </w:rPr>
      </w:pPr>
      <w:r w:rsidRPr="009E56B2">
        <w:rPr>
          <w:rFonts w:ascii="Montserrat" w:hAnsi="Montserrat"/>
          <w:sz w:val="24"/>
        </w:rPr>
        <w:tab/>
        <w:t xml:space="preserve">The others have more to do with the cruise ship that is near at port. I have tried to fill her normal role and duties. I, for some reason write the checks and am responsible for the renovation work. The others are involved in some other business. </w:t>
      </w:r>
    </w:p>
    <w:p w:rsidR="00615032" w:rsidRPr="009E56B2" w:rsidRDefault="00615032">
      <w:pPr>
        <w:rPr>
          <w:rFonts w:ascii="Montserrat" w:hAnsi="Montserrat"/>
          <w:sz w:val="24"/>
        </w:rPr>
      </w:pPr>
      <w:r w:rsidRPr="009E56B2">
        <w:rPr>
          <w:rFonts w:ascii="Montserrat" w:hAnsi="Montserrat"/>
          <w:sz w:val="24"/>
        </w:rPr>
        <w:tab/>
        <w:t xml:space="preserve">Many of her habits, even her writing style have remained with me—if a bit incomplete. Her signature is unique, something Asian an embellishment on her longhand signature, and when I take too much notice of it, I cannot remember how to do it at one point. This seems to be when I become aware that I am not truly her. I become aware that I have a sense of myself as another individual. I even develop a sense that she deliberately put me in her skin. Especially when I discover I am having my period, I find myself annoyed that she would dump me into her place during such an embarrassing ordeal, and I feel as if it had been done on purpose. I even worry that I am only going to be there during this inconvenient time and she only stepped out to avoid it in order to do something more entertaining. </w:t>
      </w:r>
    </w:p>
    <w:p w:rsidR="00615032" w:rsidRPr="009E56B2" w:rsidRDefault="00615032">
      <w:pPr>
        <w:rPr>
          <w:rFonts w:ascii="Montserrat" w:hAnsi="Montserrat"/>
          <w:sz w:val="24"/>
        </w:rPr>
      </w:pPr>
      <w:r w:rsidRPr="009E56B2">
        <w:rPr>
          <w:rFonts w:ascii="Montserrat" w:hAnsi="Montserrat"/>
          <w:sz w:val="24"/>
        </w:rPr>
        <w:tab/>
        <w:t xml:space="preserve">I try to come to terms with my situation. I conclude that since this experience seems so unique to me I must originally been a man. And yet, I feel so comfortable, so right in this form; even the mess of bleeding, which I did not handle very gracefully, does not discomfort me. It feels natural and I accept it as part of who I am. </w:t>
      </w:r>
    </w:p>
    <w:p w:rsidR="00615032" w:rsidRPr="009E56B2" w:rsidRDefault="00615032">
      <w:pPr>
        <w:rPr>
          <w:rFonts w:ascii="Montserrat" w:hAnsi="Montserrat"/>
          <w:sz w:val="24"/>
        </w:rPr>
      </w:pPr>
      <w:r w:rsidRPr="009E56B2">
        <w:rPr>
          <w:rFonts w:ascii="Montserrat" w:hAnsi="Montserrat"/>
          <w:sz w:val="24"/>
        </w:rPr>
        <w:tab/>
        <w:t>Some of the others who are also switched are beginning to puzzle out this mystery. Some of them figure out that I am not who I appear to be. I begin to become afraid that I will be torn from my new identity against my will as I learn what they know about the phenomenon. The way these conversations go, I have to act like I know as much about it as they do. They will talk to me as long as they think of myself as one of them. As far as I can tell, whatever magic brought this situation about, it seems to be a part of me. If I didn't have it, I'd probably be dead right now. No one calls it magic. They don't exactly call it any one thing, but I don't know what else to call it. It annoys them whenever I do. They always correct me and say it is this art or that art.</w:t>
      </w:r>
    </w:p>
    <w:p w:rsidR="00615032" w:rsidRPr="009E56B2" w:rsidRDefault="00615032">
      <w:pPr>
        <w:rPr>
          <w:rFonts w:ascii="Montserrat" w:hAnsi="Montserrat"/>
          <w:sz w:val="24"/>
        </w:rPr>
      </w:pPr>
      <w:r w:rsidRPr="009E56B2">
        <w:rPr>
          <w:rFonts w:ascii="Montserrat" w:hAnsi="Montserrat"/>
          <w:sz w:val="24"/>
        </w:rPr>
        <w:tab/>
        <w:t>Well, I am in no position to say what is what, or to correct anyone. Distraught I stalk around one night, enduring the taunts of other girls who have decided I am weird. I turn my shoulder on them and an old instinct prompts me to jump the catwalk leading to the condemned part of the building, and my body cannot perform the act and I nearly kill myself; barely recovering safe ground. I am scared by this incident. The urge and the failure are two indecipherable clues to the mystery I've become.</w:t>
      </w:r>
    </w:p>
    <w:p w:rsidR="00615032" w:rsidRPr="009E56B2" w:rsidRDefault="00615032">
      <w:pPr>
        <w:rPr>
          <w:rFonts w:ascii="Montserrat" w:hAnsi="Montserrat"/>
          <w:sz w:val="24"/>
        </w:rPr>
      </w:pPr>
      <w:r w:rsidRPr="009E56B2">
        <w:rPr>
          <w:rFonts w:ascii="Montserrat" w:hAnsi="Montserrat"/>
          <w:sz w:val="24"/>
        </w:rPr>
        <w:tab/>
        <w:t>As the weeks go by, the other switched come to the opinion that I have decided to steal this body and begin to worry about the welfare of the girl who I must have displaced. One of the switchers (one who is ready to do it) decides to bump me along the chain for the sake of retrieving the body for the missing girl's soul. After stalking and cornering me, he strikes. I don't want to be dislodged—and lose the only identity I am sure of—but I cannot resist for the fact that I did not want to steal another's body. For some reason he cannot dislodge me even though I accept his assault. And yet my form changes, the body of a familiar stranger. A bigger person, taller, but not necessarily massive or male. The switchers realizes he has not done what he intended, but feeling that he has broken my hold on another's body, is obviously satisfied with the result of his effort. I can't tell in my moment of fear at my loss. The Japanese American body of the girl is gone, but what has replaced it? The waking body, or just waking up at that moment distorts the memory. He and his kind have become my enemies for they have robbed me of my new life. There is another mystery I must solve first, now that I am a person without name or record. Who am I really and how did I get where I was and how can my experience be explained now that the body switching trick failed on me? What really happened to the girl who's place I took? How did I know her and her habits well enough to fake some and recognize others? What will I do about her—our—sister who I love like a sister and grieve for the loss of her real sister and myself as her impostor. That was the worst part, she had to lose her twice in the moment the switchers revealed me to the world with that unwanted transformation.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 ghost entering the body of a girl who's spirit has been slain...</w:t>
      </w:r>
      <w:r w:rsidRPr="009E56B2">
        <w:rPr>
          <w:rFonts w:ascii="Montserrat" w:hAnsi="Montserrat"/>
          <w:sz w:val="24"/>
        </w:rPr>
        <w:br w:type="page"/>
        <w:t>[COMPOSITES PARTIAL REDUCTION]</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In the penetration of a young woman's mind begins the unlocking of psionic potential and an epic saga of unearthly proportions. The story progresses following a typical American teenager on her journey beyond the known. For her, this path starts in an elite and prestigious school of arts and letters. The form of this thread is that of the passage of this girl through her normal life, in a normal world, peopled by perfectly natural people. Some interesting and mysterious, others less so. The paths chosen by her peers in this story encompass more in their own parts than what she herself can show us, but she is intimate enough to give us a shocking glimpse. The convolutions of their evolution distract her from recognizing her own trial; yet her impressions, and fancies give color to this slice of life which are not visible to the eye. The exotic and surreal are but a shadow within which the heart of the tale is told, while the common world is a stage, a mirror where the qualities which find highlight come to find representation. This book is more of an approach to the assumption of the first chord than a conscious pursuit of it. Those questions which vex and perplex will be surveyed, however, like is common in life, will become overshadowed and occluded by the sensibilities of living and the fancies of desire. They will mostly demonstrate the exceptional adeptness of her mind than demand their own focus. This is something of a modern day Anne Shirley. This tale is a fair sibling to its more concentrated dual, the Threshold. It too will approach the impossible, in its allusion to confirmation. It too will allow acknowledgement without forcing declarations out of itself. This tale is concerned with Angelica's point of view; her experiences and her exercise of will. We are intended to come to feel for her, not judge her. But, if we come to judge her, then perhaps we might come to judge ourselves. While this can be a difficult process, even that is useful to us in improving ourselves. To helping us wake up to ourselves.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This concept evolved out of the original inspirations for the Terminal Moment, the Second Gesture, Companion and Threshold. It is a story about awakening to true psionic power. Deliberately glancing across the surface of its three deep currents, this work focuses on one that makes less of a demand on the reader. It engages the mystery of psionics and confides, through an individual's life, the dark and twisted journey of essential self discovery. The apprehension of these greater mysteries only figures in as much as </w:t>
      </w:r>
      <w:r w:rsidRPr="009E56B2">
        <w:rPr>
          <w:rFonts w:ascii="Montserrat" w:hAnsi="Montserrat"/>
          <w:i/>
          <w:sz w:val="24"/>
        </w:rPr>
        <w:t xml:space="preserve">this individual, </w:t>
      </w:r>
      <w:r w:rsidRPr="009E56B2">
        <w:rPr>
          <w:rFonts w:ascii="Montserrat" w:hAnsi="Montserrat"/>
          <w:sz w:val="24"/>
        </w:rPr>
        <w:t>like any of us, has an opportunity to seize the meaning of it. She is witness to what each of us begins to discover once we begin to stray away from the model which we have become dedicated to supporting. What we can not help but confront in the advent of psionic revelation. All that we can know in existence is confronted in the mind. This story enters a disturbing arena where the prospect of illuminating psionic ability is a murky one at best. At present, serious investigation into the very basis of the most profound class of mental ability, has not necessarily reached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dependant nature of psionics, and the effects of basic interpretation on freeing these abilities is a prerequisite to even beginning an inquiry into the subject. It is in the interest of perusing these points that I have selected this as a possible environment for my first work of published fiction.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Marcus dreams, unaware that Angelica dreams with him on her flight to California. In his dream, he finds himself changed by what he has done to Angela. In the dream he tries to rationalize the meaning of this experience but his thoughts are influenced by Angelica who accepts the transformation and thus resists his aversion. However, the episode leaves both of them more confused than enlightened, and neither actually recognizes the presence or identity of the other.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She arrives at her new quarters, poorly informed and not entirely secure. Ember arrives to confront this unannounced imposition of a house guest. After sizing each other up (there is a lot to learn for an observant individual like Ember) and having a little confrontation and mutual confusion, Ember is summoned to meet with her unusual superior. She receives her orders—be congenial, helpful, and above all observant—with a secret agenda. Secret even from her.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On her first night, Angelica has a strange dream. A dream hinting at a greater sphere of existence in which her own small world is under observation by beings of unimaginable nature and power.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Feeling like an inconvenience, Angelica attempts to smooth out things with her new and—at the moment—only acquaintance. She retells something of where she is from and her connections to things in the general picture (being a bit vague on the exact origins); which gives the other a few things to look into. She also receives </w:t>
      </w:r>
      <w:r w:rsidRPr="009E56B2">
        <w:rPr>
          <w:rFonts w:ascii="Montserrat" w:hAnsi="Montserrat"/>
          <w:i/>
          <w:sz w:val="24"/>
        </w:rPr>
        <w:t>her</w:t>
      </w:r>
      <w:r w:rsidRPr="009E56B2">
        <w:rPr>
          <w:rFonts w:ascii="Montserrat" w:hAnsi="Montserrat"/>
          <w:sz w:val="24"/>
        </w:rPr>
        <w:t xml:space="preserve"> directives. Report to [lab] for extensive testing and examination. Her curiosity is aroused regarding the origin of these orders and mixed feelings about her autonomy. It seems there is a catch to her scholarship.</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Angelica inquires about the source of her scholarship funding. She discovers that there are serious possibilities of a military connection, with such implied threats as becoming state property. She also discovers that she is something of a hot commodity in the interested eyes of a wide range of individual's tastes and insights. Add to her surprise her discovery of the re-assignment of the chief researcher from the Stanford medical unit who handled her sister's autopsy to the parapsychology research and development team she has been handed over to.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Angela's psychic potential was in fact catalyzed by Angelica's own trauma.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Amazed to discover that her sister was part of a government funded psionics project, Angelica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ultimate limit?</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Her older sister, Angelaelle, is one of the major ties between the leading roles. Her lover, Kelly, who is suicidally aggrieved over her loss. Her killer, Marcus, who pushed her so hard and who will seek to fulfill his desires and designs in Angelicaandrea. There is Angela herself, who lives on in the minds of those who knew her. Among the elements arriving newly to this inspiration, there is the one who is already self possessed and who acts like a muse. This is the one who knew of Angela at the last. However, most of this one's influence on the story is entirely subjective. Angelica also confronts a second mysterious death, which is the current school intrigue. Through her roommate, Ember, she is drawn into the circle of individuals who are creating the dangerous instability in what should otherwise be an observation period. They are a strange group. Angelica, a lonely soul, who deep in her heart seeks to become a confidant to God. Michael, a young man who is unwittingly the focus for a war between ageless magi. Marcus, a young man on the ultimate path of life who has reached the threshold of godhood.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Touch, it has been said, is the mother of all of the senses. So, in a world that has grown impersonal, what happens when a sensual young woman like Angelica ponders the reality of being so distant and removed as a god. What happens when faith, open mindedness, and desire are allowed to give way to an impossible quest to touch what we, in our limitation, call God. This is a map of moral, spiritual, philosophical, and existential paradoxes and questions which the vital, evolving mind must come in time to consider. Among these ideas are those which I have pondered also, which have expanded the limits of thought and perception, such as the shape of the awareness of so immense and complex a being as a god who is a part of all who are a part of him or her. As well, it demonstrates the frank candor with which I present my psyche to that which would aim to see it in its nakedness. It expresses that integrity with which I am without shame or false morality. It portrays my strength of will and responsibility to myself. It implies how, by being the best suited mind to one's self, one becomes so ideally suited to the company of gods.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elements of this story run so close to me, and my own struggle, that it is dangerous and painful for me to write. I am this divided soul who first became united in dreams as several individuals. I was placed in a situation where I had to find and cross this threshold of being and arrive at a point where I could touch this other part of myself as an equal. A free, fully developed aspect of my own self. This book must trace many of paths and revelations which I have followed myself. The appropriate theme is the dreaming of one's self into existence. It will involve many of the paradoxes of existence which I have encountered, and attempt to present them in such a way that it is removed from me to some extent, and yet reveals the sense of how such a thing is possible. It will do fairly to warn of the inherent dangers as much as entertain the wonders of possibility. Most of all, it is a book about how one can come to find oneself, and so find much more than one ever anticipated.</w:t>
      </w:r>
    </w:p>
    <w:p w:rsidR="00615032" w:rsidRPr="009E56B2" w:rsidRDefault="00615032">
      <w:pPr>
        <w:rPr>
          <w:rFonts w:ascii="Montserrat" w:hAnsi="Montserrat"/>
          <w:sz w:val="24"/>
        </w:rPr>
      </w:pPr>
      <w:r w:rsidRPr="009E56B2">
        <w:rPr>
          <w:rFonts w:ascii="Montserrat" w:hAnsi="Montserrat"/>
          <w:sz w:val="24"/>
        </w:rPr>
        <w:tab/>
        <w:t>One of those things which will be stressed, is just how difficult it is to approach that new direction from within the limits of the old. It is more than a test, it is a surpassing effort. For a mind with the wit to conceive of the possibilities of the story as it lives it, the passage beyond mere revelation to manifestation is within the limits of the story to relate. This book is not about the attainment of this extraordinary ascent, but a hard hitting illustration of the effort and excruciation of the attempt. All that exceeds will be easily within the convention of dreaming for the vacillating mind to take refuge. The key moment of the book is but an allusion to the piercing of the veil, what follows is the paradox of an unstated resolution. Some things will be seen, but the out come will not be told. It will be like An's smile, intimate, confiding, even conspiratorial, but visible only to the corner of the eye. Seen only by those who manage to glance in her direction. A harder thing to do than one would expect, for reasons stated in this very book.</w:t>
      </w:r>
    </w:p>
    <w:p w:rsidR="00615032" w:rsidRPr="009E56B2" w:rsidRDefault="00615032">
      <w:pPr>
        <w:rPr>
          <w:rFonts w:ascii="Montserrat" w:hAnsi="Montserrat"/>
          <w:sz w:val="24"/>
        </w:rPr>
      </w:pPr>
      <w:r w:rsidRPr="009E56B2">
        <w:rPr>
          <w:rFonts w:ascii="Montserrat" w:hAnsi="Montserrat"/>
          <w:sz w:val="24"/>
        </w:rPr>
        <w:tab/>
        <w:t>Like a good stalker, this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he is given a tour of his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parapsychology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Angela, each of the faculty members is quietly investigating each of the individuals in the program at that time, which eventually intersects with the probing conducted by Angelica and Kelly.</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Marcus virtually absorbs the key to a life long compulsion in his own part in Michael's and his exploration. He also literally absorbed the totality of Angela as a consequence of one of his uncontrolled experiments. She lives on in him and becomes the key to his triumph, and though seizing it may well cost him his present identity, it might also mean waking up to godhood.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For Michael,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Marcus fonds so useful. For years Marcus tried to fulfill his need in Michael, drawing things inn Michael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Michael and Marcus ask what it all really means, but to even consider the answer they find that the lines between reality and beyond are indeed quite thin. Thin enough for a dream to approach being far more, and a reality, so much less. The strange circumstances surrounding his death distract many of his compatriots, but the sudden discovery of an unexpected child shakes him to his foundation and opens the way for his transformation. He discovers a horrible truth about Marcus and during that confrontation the foundation of his reality cracks open beneath him. He becomes the first to transcend mortality only to assume a new mortality.</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Angelica witnesses the final confrontation between Michael and Marcus. In a demonstration of unconscionable power, Michael is beaten down. She helps Michael back to his room and watches over him for the entire night. He confides to Angelica the essence of a meeting he had with one of his old girlfriends and tries to explain how that relates to his fight with Marcus. In the morning, when he awakes, he is not himself any longer.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The breaking point, an unwise confrontation between her and her older sister's nemesis, shatters the last of Angelica's mental restraints. 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Angelica faces a tough decison, realizing that everything her sister was lives on in her killer. She begins to understand this aspect of the truth before she narrows the search down to Marcus. She eventually finds herself in the position of having to defend him from the wrath of Kelly and the researchers who consider him to blame for the death of Tony as well. This position is made even more difficult by the fact that marcus has gained an abominable lever over her through the insights of her sister. His efforts to seduce her and his instinct to use her much as he used everyone else in the project to further his own ends infuriates her.</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 xml:space="preserve">The inevitable confrontation marks a threshold point separating the mundane from the exotic. Angelica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9E56B2">
        <w:rPr>
          <w:rFonts w:ascii="Montserrat" w:hAnsi="Montserrat"/>
          <w:i/>
          <w:sz w:val="24"/>
        </w:rPr>
        <w:t>something else</w:t>
      </w:r>
      <w:r w:rsidRPr="009E56B2">
        <w:rPr>
          <w:rFonts w:ascii="Montserrat" w:hAnsi="Montserrat"/>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t>
      </w:r>
      <w:r w:rsidRPr="009E56B2">
        <w:rPr>
          <w:rFonts w:ascii="Montserrat" w:hAnsi="Montserrat"/>
          <w:i/>
          <w:sz w:val="24"/>
        </w:rPr>
        <w:t xml:space="preserve">what is really going on. </w:t>
      </w:r>
      <w:r w:rsidRPr="009E56B2">
        <w:rPr>
          <w:rFonts w:ascii="Montserrat" w:hAnsi="Montserrat"/>
          <w:sz w:val="24"/>
        </w:rPr>
        <w:t xml:space="preserve">The answer is not what she expects. She begins to see a hidden architecture.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[rough excerpts]</w:t>
      </w:r>
      <w:r w:rsidRPr="009E56B2">
        <w:rPr>
          <w:rFonts w:ascii="Montserrat" w:hAnsi="Montserrat"/>
          <w:sz w:val="24"/>
        </w:rPr>
        <w:tab/>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[Michael] I stepped through the looking-glass and I became someone entirely different. Which is strange, because I was still me, and more to the point, I was exactly what I ought to be. It's not like I had an opportunity to figure anything out. Not at first, anyway. It started out almost frighteningly. There I was, all of a sudden. Right in the thick of things that had nothing to do, what-so-ever, with my preceding thought. I know it sounds like a dream, but it was—and is—so real to me. Yet there is the fact that my every waking moment was positively plagued by the feeling that nothing was quite the way it should be. I didn't have to go very far to realize this, either. I remember being a boy; naively wise and somber. Or, boyish. I, uh, also remember knowing women. I do mean that in the biblical way. Considering what I am now, you can imagine the kind of confusion I've gone through. But that is not all that struck me as odd. For example, there was nothing overtly magical or miraculous about the other side, in my memory. In fact, there wasn't anything you could point to and say "This is magic," because there really was no such thing. But here, on this side, it all makes perfect sense to me. Which is strange, because that is not the general rule. Oh, sure, there is magic aplenty. Enough for everyone. But, it requires talent. I have no idea where I got such a talent from. I still haven't figured out where I got myself from, to be painfully honest.</w:t>
      </w:r>
    </w:p>
    <w:p w:rsidR="00615032" w:rsidRPr="009E56B2" w:rsidRDefault="00615032">
      <w:pPr>
        <w:rPr>
          <w:rFonts w:ascii="Montserrat" w:hAnsi="Montserrat"/>
          <w:sz w:val="24"/>
        </w:rPr>
      </w:pPr>
      <w:r w:rsidRPr="009E56B2">
        <w:rPr>
          <w:rFonts w:ascii="Montserrat" w:hAnsi="Montserrat"/>
          <w:sz w:val="24"/>
        </w:rPr>
        <w:tab/>
        <w:t>What I can say I know is relatively simple. I know who I am, here and now. Here and now, I am true to myself. Beyond that, I am really not that sure of anything. And the magic? Well, as far as I can tell, it seems to be a part of me. If I didn't have it, I'd probably be dead right now. Oh, yeah, there is one more little thing. No one on this side calls it magic. They don't exactly call it any one thing, but I don't know what else to call it. It annoys them whenever I do. They always correct me and say it is this art or that art.</w:t>
      </w:r>
    </w:p>
    <w:p w:rsidR="00615032" w:rsidRPr="009E56B2" w:rsidRDefault="00615032">
      <w:pPr>
        <w:rPr>
          <w:rFonts w:ascii="Montserrat" w:hAnsi="Montserrat"/>
          <w:sz w:val="24"/>
        </w:rPr>
      </w:pPr>
      <w:r w:rsidRPr="009E56B2">
        <w:rPr>
          <w:rFonts w:ascii="Montserrat" w:hAnsi="Montserrat"/>
          <w:sz w:val="24"/>
        </w:rPr>
        <w:tab/>
        <w:t xml:space="preserve">Well, I am in no position to say what is what, or to correct anyone. It occurs to me that I may have simply lost my mind. Maybe. But, what can I do about it now? My only option, the only option in life, was to deal with it. You don't have to believe me. I am probably a fool for trying to write this. If it is a dream, and I am just dreaming, then no one will ever read it. It will simply vanish as I wake up. But, writing it feels real to me.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ab/>
        <w:t>Under subconscious control, power like this can only be described as magic.</w:t>
      </w:r>
    </w:p>
    <w:p w:rsidR="00615032" w:rsidRPr="009E56B2" w:rsidRDefault="00615032">
      <w:pPr>
        <w:rPr>
          <w:rFonts w:ascii="Montserrat" w:hAnsi="Montserrat"/>
          <w:sz w:val="24"/>
        </w:rPr>
      </w:pPr>
      <w:r w:rsidRPr="009E56B2">
        <w:rPr>
          <w:rFonts w:ascii="Montserrat" w:hAnsi="Montserrat"/>
          <w:sz w:val="24"/>
        </w:rPr>
        <w:tab/>
        <w:t>What do you mean?</w:t>
      </w:r>
    </w:p>
    <w:p w:rsidR="00615032" w:rsidRPr="009E56B2" w:rsidRDefault="00615032">
      <w:pPr>
        <w:rPr>
          <w:rFonts w:ascii="Montserrat" w:hAnsi="Montserrat"/>
          <w:sz w:val="24"/>
        </w:rPr>
      </w:pPr>
      <w:r w:rsidRPr="009E56B2">
        <w:rPr>
          <w:rFonts w:ascii="Montserrat" w:hAnsi="Montserrat"/>
          <w:sz w:val="24"/>
        </w:rPr>
        <w:tab/>
        <w:t xml:space="preserve">The whole science of psionics is about building a useful mechanism to direct and channel a monstrously unstable phenomenon. What we've accomplished so far is simply breaking down the built in restraints of our test subjects' minds. We have proved the existence of a power we have always dreamed of by just acknowledging the potential of the phenomenon our existence is based on. Unfortunately, for all we have tried to accomplish, the mechanism of psionics operates at a level that encompasses the subconscious and unconscious processes of the mind. What we think of as the conscious mind can develop the capacity to control the power, but all it literally does is approve or veto the execution of the power. Depending on the individual, a psionic can permit the manifestation of miraculous feats and events without realizing what they have done. Imagine what could result of this power being freed of rational limitations. </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br w:type="page"/>
        <w:t>Possible Exports</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Dialogues</w:t>
      </w:r>
      <w:r w:rsidRPr="009E56B2">
        <w:rPr>
          <w:rFonts w:ascii="Montserrat" w:hAnsi="Montserrat"/>
          <w:sz w:val="24"/>
        </w:rPr>
        <w:tab/>
        <w:t xml:space="preserve">AVATAR PROJECT \SEX &amp; DEATH · </w:t>
      </w:r>
      <w:r w:rsidRPr="009E56B2">
        <w:rPr>
          <w:rFonts w:ascii="Montserrat" w:hAnsi="Montserrat"/>
          <w:sz w:val="24"/>
        </w:rPr>
        <w:fldChar w:fldCharType="begin"/>
      </w:r>
      <w:r w:rsidRPr="009E56B2">
        <w:rPr>
          <w:rFonts w:ascii="Montserrat" w:hAnsi="Montserrat"/>
          <w:sz w:val="24"/>
        </w:rPr>
        <w:instrText xml:space="preserve"> PAGE </w:instrText>
      </w:r>
      <w:r w:rsidRPr="009E56B2">
        <w:rPr>
          <w:rFonts w:ascii="Montserrat" w:hAnsi="Montserrat"/>
          <w:sz w:val="24"/>
        </w:rPr>
        <w:fldChar w:fldCharType="separate"/>
      </w:r>
      <w:r w:rsidRPr="009E56B2">
        <w:rPr>
          <w:rFonts w:ascii="Montserrat" w:hAnsi="Montserrat"/>
          <w:sz w:val="24"/>
        </w:rPr>
        <w:t>405</w:t>
      </w:r>
      <w:r w:rsidRPr="009E56B2">
        <w:rPr>
          <w:rFonts w:ascii="Montserrat" w:hAnsi="Montserrat"/>
          <w:sz w:val="24"/>
        </w:rPr>
        <w:fldChar w:fldCharType="end"/>
      </w:r>
      <w:r w:rsidRPr="009E56B2">
        <w:rPr>
          <w:rFonts w:ascii="Montserrat" w:hAnsi="Montserrat"/>
          <w:sz w:val="24"/>
        </w:rPr>
        <w:t xml:space="preserve"> · </w:t>
      </w:r>
      <w:r w:rsidRPr="009E56B2">
        <w:rPr>
          <w:rFonts w:ascii="Montserrat" w:hAnsi="Montserrat"/>
          <w:sz w:val="24"/>
        </w:rPr>
        <w:fldChar w:fldCharType="begin"/>
      </w:r>
      <w:r w:rsidRPr="009E56B2">
        <w:rPr>
          <w:rFonts w:ascii="Montserrat" w:hAnsi="Montserrat"/>
          <w:sz w:val="24"/>
        </w:rPr>
        <w:instrText xml:space="preserve"> NUMWORDS \*Arabic </w:instrText>
      </w:r>
      <w:r w:rsidRPr="009E56B2">
        <w:rPr>
          <w:rFonts w:ascii="Montserrat" w:hAnsi="Montserrat"/>
          <w:sz w:val="24"/>
        </w:rPr>
        <w:fldChar w:fldCharType="separate"/>
      </w:r>
      <w:r w:rsidRPr="009E56B2">
        <w:rPr>
          <w:rFonts w:ascii="Montserrat" w:hAnsi="Montserrat"/>
          <w:sz w:val="24"/>
        </w:rPr>
        <w:t>0</w:t>
      </w:r>
      <w:r w:rsidRPr="009E56B2">
        <w:rPr>
          <w:rFonts w:ascii="Montserrat" w:hAnsi="Montserrat"/>
          <w:sz w:val="24"/>
        </w:rPr>
        <w:fldChar w:fldCharType="end"/>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Phoenix and Hunter · "Phoenix is not the problem."</w:t>
      </w:r>
    </w:p>
    <w:p w:rsidR="00615032" w:rsidRPr="009E56B2" w:rsidRDefault="00615032">
      <w:pPr>
        <w:rPr>
          <w:rFonts w:ascii="Montserrat" w:hAnsi="Montserrat"/>
          <w:sz w:val="24"/>
        </w:rPr>
      </w:pPr>
    </w:p>
    <w:p w:rsidR="00615032" w:rsidRPr="009E56B2" w:rsidRDefault="00615032">
      <w:pPr>
        <w:rPr>
          <w:rFonts w:ascii="Montserrat" w:hAnsi="Montserrat"/>
          <w:sz w:val="24"/>
        </w:rPr>
      </w:pPr>
      <w:r w:rsidRPr="009E56B2">
        <w:rPr>
          <w:rFonts w:ascii="Montserrat" w:hAnsi="Montserrat"/>
          <w:sz w:val="24"/>
        </w:rPr>
        <w:t>You've got to help me! Phoenix is out of control!</w:t>
      </w:r>
    </w:p>
    <w:p w:rsidR="00615032" w:rsidRPr="009E56B2" w:rsidRDefault="00615032">
      <w:pPr>
        <w:rPr>
          <w:rFonts w:ascii="Montserrat" w:hAnsi="Montserrat"/>
          <w:sz w:val="24"/>
        </w:rPr>
      </w:pPr>
      <w:r w:rsidRPr="009E56B2">
        <w:rPr>
          <w:rFonts w:ascii="Montserrat" w:hAnsi="Montserrat"/>
          <w:sz w:val="24"/>
        </w:rPr>
        <w:t>I don't see it that way.</w:t>
      </w:r>
    </w:p>
    <w:p w:rsidR="00615032" w:rsidRPr="009E56B2" w:rsidRDefault="00615032">
      <w:pPr>
        <w:rPr>
          <w:rFonts w:ascii="Montserrat" w:hAnsi="Montserrat"/>
          <w:sz w:val="24"/>
        </w:rPr>
      </w:pPr>
      <w:r w:rsidRPr="009E56B2">
        <w:rPr>
          <w:rFonts w:ascii="Montserrat" w:hAnsi="Montserrat"/>
          <w:sz w:val="24"/>
        </w:rPr>
        <w:t>Weren't you listening? She told you what she was planning to do. She's got to be stopped. She needs help!</w:t>
      </w:r>
    </w:p>
    <w:p w:rsidR="00615032" w:rsidRPr="009E56B2" w:rsidRDefault="00615032">
      <w:pPr>
        <w:rPr>
          <w:rFonts w:ascii="Montserrat" w:hAnsi="Montserrat"/>
          <w:sz w:val="24"/>
        </w:rPr>
      </w:pPr>
      <w:r w:rsidRPr="009E56B2">
        <w:rPr>
          <w:rFonts w:ascii="Montserrat" w:hAnsi="Montserrat"/>
          <w:sz w:val="24"/>
        </w:rPr>
        <w:t>Phoenix isn't the problem here.</w:t>
      </w:r>
    </w:p>
    <w:p w:rsidR="00615032" w:rsidRPr="009E56B2" w:rsidRDefault="00615032">
      <w:pPr>
        <w:rPr>
          <w:rFonts w:ascii="Montserrat" w:hAnsi="Montserrat"/>
          <w:sz w:val="24"/>
        </w:rPr>
      </w:pPr>
      <w:r w:rsidRPr="009E56B2">
        <w:rPr>
          <w:rFonts w:ascii="Montserrat" w:hAnsi="Montserrat"/>
          <w:sz w:val="24"/>
        </w:rPr>
        <w:t>You've got to be kidding? Phoenix has tried to kill me at least three times! She killed one of my friends to get at me, and she framed two others for rape and murder. Now she's at it again, killing one of my friends just to make people believe that I am dead! She won't stop until she has completely destroyed me!</w:t>
      </w:r>
    </w:p>
    <w:p w:rsidR="00615032" w:rsidRPr="009E56B2" w:rsidRDefault="00615032">
      <w:pPr>
        <w:rPr>
          <w:rFonts w:ascii="Montserrat" w:hAnsi="Montserrat"/>
          <w:sz w:val="24"/>
        </w:rPr>
      </w:pPr>
      <w:r w:rsidRPr="009E56B2">
        <w:rPr>
          <w:rFonts w:ascii="Montserrat" w:hAnsi="Montserrat"/>
          <w:sz w:val="24"/>
        </w:rPr>
        <w:t>That's because you are the problem.</w:t>
      </w:r>
    </w:p>
    <w:p w:rsidR="00615032" w:rsidRPr="009E56B2" w:rsidRDefault="00615032">
      <w:pPr>
        <w:rPr>
          <w:rFonts w:ascii="Montserrat" w:hAnsi="Montserrat"/>
          <w:sz w:val="24"/>
        </w:rPr>
      </w:pPr>
      <w:r w:rsidRPr="009E56B2">
        <w:rPr>
          <w:rFonts w:ascii="Montserrat" w:hAnsi="Montserrat"/>
          <w:sz w:val="24"/>
        </w:rPr>
        <w:t>I don't understand.</w:t>
      </w:r>
    </w:p>
    <w:p w:rsidR="00615032" w:rsidRPr="009E56B2" w:rsidRDefault="00615032">
      <w:pPr>
        <w:rPr>
          <w:rFonts w:ascii="Montserrat" w:hAnsi="Montserrat"/>
          <w:sz w:val="24"/>
        </w:rPr>
      </w:pPr>
      <w:r w:rsidRPr="009E56B2">
        <w:rPr>
          <w:rFonts w:ascii="Montserrat" w:hAnsi="Montserrat"/>
          <w:sz w:val="24"/>
        </w:rPr>
        <w:t>Obviously. Phoenix accepts that she is you. It is you who refuses to accept that you are Phoenix.</w:t>
      </w:r>
    </w:p>
    <w:p w:rsidR="00615032" w:rsidRPr="009E56B2" w:rsidRDefault="00615032">
      <w:pPr>
        <w:rPr>
          <w:rFonts w:ascii="Montserrat" w:hAnsi="Montserrat"/>
          <w:sz w:val="24"/>
        </w:rPr>
      </w:pPr>
      <w:r w:rsidRPr="009E56B2">
        <w:rPr>
          <w:rFonts w:ascii="Montserrat" w:hAnsi="Montserrat"/>
          <w:sz w:val="24"/>
        </w:rPr>
        <w:t>But I know that Phoenix and I are the same person.</w:t>
      </w:r>
    </w:p>
    <w:p w:rsidR="00615032" w:rsidRPr="009E56B2" w:rsidRDefault="00615032">
      <w:pPr>
        <w:rPr>
          <w:rFonts w:ascii="Montserrat" w:hAnsi="Montserrat"/>
          <w:sz w:val="24"/>
        </w:rPr>
      </w:pPr>
      <w:r w:rsidRPr="009E56B2">
        <w:rPr>
          <w:rFonts w:ascii="Montserrat" w:hAnsi="Montserrat"/>
          <w:sz w:val="24"/>
        </w:rPr>
        <w:t xml:space="preserve">No, you deduce that Phoenix and you are the same person. That's not the same thing. In order for you to truly accept that you are Phoenix, you would have to accept the experiences that make Phoenix who she is as your own. That is what Phoenix did before she ever became independent of you. She never had the luxury of denying what happened to her, and as a result she grew from those experiences. That's why she's more powerful than you are. </w:t>
      </w:r>
    </w:p>
    <w:p w:rsidR="00615032" w:rsidRPr="009E56B2" w:rsidRDefault="00615032">
      <w:pPr>
        <w:rPr>
          <w:rFonts w:ascii="Montserrat" w:hAnsi="Montserrat"/>
          <w:sz w:val="24"/>
        </w:rPr>
      </w:pPr>
      <w:r w:rsidRPr="009E56B2">
        <w:rPr>
          <w:rFonts w:ascii="Montserrat" w:hAnsi="Montserrat"/>
          <w:sz w:val="24"/>
        </w:rPr>
        <w:t>How can I accept her experience when I don't even know what happened to her? What did happen to her?</w:t>
      </w:r>
    </w:p>
    <w:p w:rsidR="00615032" w:rsidRPr="009E56B2" w:rsidRDefault="00615032">
      <w:pPr>
        <w:rPr>
          <w:rFonts w:ascii="Montserrat" w:hAnsi="Montserrat"/>
          <w:sz w:val="24"/>
        </w:rPr>
      </w:pPr>
      <w:r w:rsidRPr="009E56B2">
        <w:rPr>
          <w:rFonts w:ascii="Montserrat" w:hAnsi="Montserrat"/>
          <w:sz w:val="24"/>
        </w:rPr>
        <w:t xml:space="preserve">You know. That's the problem. You know and you refuse to accept that it happened. You block it out. I could tell you until I was blue in the face, but you will never accept that it happened to you. So, I won't tell you. </w:t>
      </w:r>
    </w:p>
    <w:p w:rsidR="00615032" w:rsidRPr="009E56B2" w:rsidRDefault="00615032">
      <w:pPr>
        <w:rPr>
          <w:rFonts w:ascii="Montserrat" w:hAnsi="Montserrat"/>
          <w:sz w:val="24"/>
        </w:rPr>
      </w:pPr>
      <w:r w:rsidRPr="009E56B2">
        <w:rPr>
          <w:rFonts w:ascii="Montserrat" w:hAnsi="Montserrat"/>
          <w:sz w:val="24"/>
        </w:rPr>
        <w:t>So, you are refusing to help.</w:t>
      </w:r>
    </w:p>
    <w:p w:rsidR="00615032" w:rsidRPr="009E56B2" w:rsidRDefault="00615032">
      <w:pPr>
        <w:rPr>
          <w:rFonts w:ascii="Montserrat" w:hAnsi="Montserrat"/>
          <w:sz w:val="24"/>
        </w:rPr>
      </w:pPr>
      <w:r w:rsidRPr="009E56B2">
        <w:rPr>
          <w:rFonts w:ascii="Montserrat" w:hAnsi="Montserrat"/>
          <w:sz w:val="24"/>
        </w:rPr>
        <w:t xml:space="preserve">I can only help you help yourself. I am just saying that what makes you you is your stubborn denial. In a sense, you have a strength that Phoenix never had. You have so much confidence in yourself that you are justified in believing that what happened to her can never happen to you. You had it as a child, and you could say that Phoenix is derived from learning the hard way that it could. </w:t>
      </w:r>
    </w:p>
    <w:p w:rsidR="00615032" w:rsidRPr="009E56B2" w:rsidRDefault="00615032">
      <w:pPr>
        <w:rPr>
          <w:rFonts w:ascii="Montserrat" w:hAnsi="Montserrat"/>
          <w:sz w:val="24"/>
        </w:rPr>
      </w:pPr>
      <w:r w:rsidRPr="009E56B2">
        <w:rPr>
          <w:rFonts w:ascii="Montserrat" w:hAnsi="Montserrat"/>
          <w:sz w:val="24"/>
        </w:rPr>
        <w:t>If that's true, then how did Phoenix ever manage to accept that she is me? I mean, if my confidence is what defines me, and she never had it, then how can you say she is whole and I am not?</w:t>
      </w:r>
    </w:p>
    <w:p w:rsidR="00615032" w:rsidRPr="009E56B2" w:rsidRDefault="00615032">
      <w:pPr>
        <w:rPr>
          <w:rFonts w:ascii="Montserrat" w:hAnsi="Montserrat"/>
          <w:sz w:val="24"/>
        </w:rPr>
      </w:pPr>
      <w:r w:rsidRPr="009E56B2">
        <w:rPr>
          <w:rFonts w:ascii="Montserrat" w:hAnsi="Montserrat"/>
          <w:sz w:val="24"/>
        </w:rPr>
        <w:t xml:space="preserve">You keep missing the point. She does accept that she is you, but on a level so deep that it reinforces your own defiance. She accepts that she is you apart from herself. You are her confidence. The embodiment of it. </w:t>
      </w:r>
    </w:p>
    <w:p w:rsidR="00615032" w:rsidRPr="009E56B2" w:rsidRDefault="00615032">
      <w:pPr>
        <w:rPr>
          <w:rFonts w:ascii="Montserrat" w:hAnsi="Montserrat"/>
          <w:sz w:val="24"/>
        </w:rPr>
      </w:pPr>
      <w:r w:rsidRPr="009E56B2">
        <w:rPr>
          <w:rFonts w:ascii="Montserrat" w:hAnsi="Montserrat"/>
          <w:sz w:val="24"/>
        </w:rPr>
        <w:t>Then how can I be the problem when she is contributing to me as much as I am.</w:t>
      </w:r>
    </w:p>
    <w:p w:rsidR="00615032" w:rsidRPr="009E56B2" w:rsidRDefault="00615032">
      <w:pPr>
        <w:rPr>
          <w:rFonts w:ascii="Montserrat" w:hAnsi="Montserrat"/>
          <w:sz w:val="24"/>
        </w:rPr>
      </w:pPr>
      <w:r w:rsidRPr="009E56B2">
        <w:rPr>
          <w:rFonts w:ascii="Montserrat" w:hAnsi="Montserrat"/>
          <w:sz w:val="24"/>
        </w:rPr>
        <w:t xml:space="preserve">Because you are the same person. In her understanding, she has to be two people to be whole. On one hand, she hates herself for allowing her to suffer as she did, and that's why she tried to kill you. You are stronger than she is and she resents you for it. She has to, because from her side of your existence, you hate her with all your heart. You would not see it that way, but only hatred is powerful enough to tear a soul apart—to divide you from yourself. The key to her self acceptance lies with you. You loved her on sight. You loved her as a person, you saw her as a unique and worthwhile being, and she sensed that immediately. You taught her to love her self. You made her realize that love was not incompatible with hate, it could be just as strong, just as passionate and fixed on exactly the same thing. She eventually realized that the hatred she always felt you had toward her was actually hatred for something that happened to her, and she too hated it. She could hate it without denying it. You healed her, and that is why she is whole, even though you are not. </w:t>
      </w:r>
    </w:p>
    <w:p w:rsidR="00615032" w:rsidRPr="009E56B2" w:rsidRDefault="00615032">
      <w:pPr>
        <w:rPr>
          <w:rFonts w:ascii="Montserrat" w:hAnsi="Montserrat"/>
          <w:sz w:val="24"/>
        </w:rPr>
      </w:pPr>
      <w:r w:rsidRPr="009E56B2">
        <w:rPr>
          <w:rFonts w:ascii="Montserrat" w:hAnsi="Montserrat"/>
          <w:sz w:val="24"/>
        </w:rPr>
        <w:t>So, how do we make it work the other way? I don't want to be the problem. I want to be healed too. I want to be whole.</w:t>
      </w:r>
    </w:p>
    <w:p w:rsidR="00615032" w:rsidRPr="009E56B2" w:rsidRDefault="00615032">
      <w:pPr>
        <w:rPr>
          <w:rFonts w:ascii="Montserrat" w:hAnsi="Montserrat"/>
          <w:sz w:val="24"/>
        </w:rPr>
      </w:pPr>
      <w:r w:rsidRPr="009E56B2">
        <w:rPr>
          <w:rFonts w:ascii="Montserrat" w:hAnsi="Montserrat"/>
          <w:sz w:val="24"/>
        </w:rPr>
        <w:t>I am sure you do. Unfortunately, it can't be that easy for you.</w:t>
      </w:r>
    </w:p>
    <w:p w:rsidR="00615032" w:rsidRPr="009E56B2" w:rsidRDefault="00615032">
      <w:pPr>
        <w:rPr>
          <w:rFonts w:ascii="Montserrat" w:hAnsi="Montserrat"/>
          <w:sz w:val="24"/>
        </w:rPr>
      </w:pPr>
      <w:r w:rsidRPr="009E56B2">
        <w:rPr>
          <w:rFonts w:ascii="Montserrat" w:hAnsi="Montserrat"/>
          <w:sz w:val="24"/>
        </w:rPr>
        <w:t>Why not?</w:t>
      </w:r>
    </w:p>
    <w:p w:rsidR="00615032" w:rsidRPr="009E56B2" w:rsidRDefault="00615032">
      <w:pPr>
        <w:rPr>
          <w:rFonts w:ascii="Montserrat" w:hAnsi="Montserrat"/>
          <w:sz w:val="24"/>
        </w:rPr>
      </w:pPr>
      <w:r w:rsidRPr="009E56B2">
        <w:rPr>
          <w:rFonts w:ascii="Montserrat" w:hAnsi="Montserrat"/>
          <w:sz w:val="24"/>
        </w:rPr>
        <w:t xml:space="preserve">Because the only way to heal you is to break you. To hurt you worse than you can imagine being hurt. </w:t>
      </w:r>
    </w:p>
    <w:p w:rsidR="00615032" w:rsidRPr="009E56B2" w:rsidRDefault="00615032">
      <w:pPr>
        <w:rPr>
          <w:rFonts w:ascii="Montserrat" w:hAnsi="Montserrat"/>
          <w:sz w:val="24"/>
        </w:rPr>
      </w:pPr>
      <w:r w:rsidRPr="009E56B2">
        <w:rPr>
          <w:rFonts w:ascii="Montserrat" w:hAnsi="Montserrat"/>
          <w:sz w:val="24"/>
        </w:rPr>
        <w:t>That's insane.</w:t>
      </w:r>
    </w:p>
    <w:p w:rsidR="00615032" w:rsidRPr="009E56B2" w:rsidRDefault="00615032">
      <w:pPr>
        <w:rPr>
          <w:rFonts w:ascii="Montserrat" w:hAnsi="Montserrat"/>
          <w:sz w:val="24"/>
        </w:rPr>
      </w:pPr>
      <w:r w:rsidRPr="009E56B2">
        <w:rPr>
          <w:rFonts w:ascii="Montserrat" w:hAnsi="Montserrat"/>
          <w:sz w:val="24"/>
        </w:rPr>
        <w:t xml:space="preserve">That's a necessity of evolution. You can't be whole until you catch up with your self. </w:t>
      </w:r>
    </w:p>
    <w:p w:rsidR="00615032" w:rsidRPr="009E56B2" w:rsidRDefault="00615032">
      <w:pPr>
        <w:rPr>
          <w:rFonts w:ascii="Montserrat" w:hAnsi="Montserrat"/>
          <w:sz w:val="24"/>
        </w:rPr>
      </w:pPr>
      <w:r w:rsidRPr="009E56B2">
        <w:rPr>
          <w:rFonts w:ascii="Montserrat" w:hAnsi="Montserrat"/>
          <w:sz w:val="24"/>
        </w:rPr>
        <w:t xml:space="preserve">That's not what I meant. I've never been afraid of being hurt. I don't object to being hurt for a reason, but I don't believe that any kind of true healing can involve—require—hurting a person. If a person knows what they are doing, they can heal anything without causing unnecessary pain. </w:t>
      </w:r>
    </w:p>
    <w:p w:rsidR="00615032" w:rsidRPr="009E56B2" w:rsidRDefault="00615032">
      <w:pPr>
        <w:rPr>
          <w:rFonts w:ascii="Montserrat" w:hAnsi="Montserrat"/>
          <w:sz w:val="24"/>
        </w:rPr>
      </w:pPr>
      <w:r w:rsidRPr="009E56B2">
        <w:rPr>
          <w:rFonts w:ascii="Montserrat" w:hAnsi="Montserrat"/>
          <w:sz w:val="24"/>
        </w:rPr>
        <w:t>Who ever said that pain was unnecessary?</w:t>
      </w:r>
    </w:p>
    <w:p w:rsidR="00615032" w:rsidRPr="009E56B2" w:rsidRDefault="00615032">
      <w:pPr>
        <w:rPr>
          <w:rFonts w:ascii="Montserrat" w:hAnsi="Montserrat"/>
          <w:sz w:val="24"/>
        </w:rPr>
      </w:pPr>
      <w:r w:rsidRPr="009E56B2">
        <w:rPr>
          <w:rFonts w:ascii="Montserrat" w:hAnsi="Montserrat"/>
          <w:sz w:val="24"/>
        </w:rPr>
        <w:t>I do!</w:t>
      </w:r>
    </w:p>
    <w:p w:rsidR="00615032" w:rsidRPr="009E56B2" w:rsidRDefault="00615032">
      <w:pPr>
        <w:rPr>
          <w:rFonts w:ascii="Montserrat" w:hAnsi="Montserrat"/>
          <w:sz w:val="24"/>
        </w:rPr>
      </w:pPr>
      <w:r w:rsidRPr="009E56B2">
        <w:rPr>
          <w:rFonts w:ascii="Montserrat" w:hAnsi="Montserrat"/>
          <w:sz w:val="24"/>
        </w:rPr>
        <w:t xml:space="preserve">And that's my point. You have never been hurt. You always turn agony into victory, and cheat yourself of the things you could have learned. </w:t>
      </w:r>
    </w:p>
    <w:p w:rsidR="00615032" w:rsidRPr="009E56B2" w:rsidRDefault="00615032">
      <w:pPr>
        <w:rPr>
          <w:rFonts w:ascii="Montserrat" w:hAnsi="Montserrat"/>
          <w:sz w:val="24"/>
        </w:rPr>
      </w:pPr>
      <w:r w:rsidRPr="009E56B2">
        <w:rPr>
          <w:rFonts w:ascii="Montserrat" w:hAnsi="Montserrat"/>
          <w:sz w:val="24"/>
        </w:rPr>
        <w:t>I don't believe that.</w:t>
      </w:r>
    </w:p>
    <w:p w:rsidR="00615032" w:rsidRPr="009E56B2" w:rsidRDefault="00615032">
      <w:pPr>
        <w:rPr>
          <w:rFonts w:ascii="Montserrat" w:hAnsi="Montserrat"/>
          <w:sz w:val="24"/>
        </w:rPr>
      </w:pPr>
      <w:r w:rsidRPr="009E56B2">
        <w:rPr>
          <w:rFonts w:ascii="Montserrat" w:hAnsi="Montserrat"/>
          <w:sz w:val="24"/>
        </w:rPr>
        <w:t xml:space="preserve">I know. Phoenix, you are going to make this almost too easy. </w:t>
      </w: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p>
    <w:p w:rsidR="00615032" w:rsidRPr="009E56B2" w:rsidRDefault="00615032">
      <w:pPr>
        <w:rPr>
          <w:rFonts w:ascii="Montserrat" w:hAnsi="Montserrat"/>
          <w:sz w:val="24"/>
        </w:rPr>
      </w:pPr>
    </w:p>
    <w:sectPr w:rsidR="00615032" w:rsidRPr="009E56B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5032" w:rsidRDefault="00615032">
      <w:pPr>
        <w:spacing w:line="240" w:lineRule="auto"/>
      </w:pPr>
      <w:r>
        <w:separator/>
      </w:r>
    </w:p>
  </w:endnote>
  <w:endnote w:type="continuationSeparator" w:id="0">
    <w:p w:rsidR="00615032" w:rsidRDefault="006150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5032" w:rsidRDefault="00615032">
      <w:pPr>
        <w:spacing w:line="240" w:lineRule="auto"/>
      </w:pPr>
      <w:r>
        <w:separator/>
      </w:r>
    </w:p>
  </w:footnote>
  <w:footnote w:type="continuationSeparator" w:id="0">
    <w:p w:rsidR="00615032" w:rsidRDefault="00615032">
      <w:pPr>
        <w:spacing w:line="240" w:lineRule="auto"/>
      </w:pPr>
      <w:r>
        <w:continuationSeparator/>
      </w:r>
    </w:p>
  </w:footnote>
  <w:footnote w:id="1">
    <w:p w:rsidR="00615032" w:rsidRDefault="00615032">
      <w:r>
        <w:rPr>
          <w:rStyle w:val="FootnoteCharacters"/>
        </w:rPr>
        <w:footnoteRef/>
      </w:r>
      <w:ins w:id="0" w:author="David Roberson" w:date="2005-05-30T20:39:00Z">
        <w:r>
          <w:tab/>
          <w:t xml:space="preserve"> this designation is temporary pending the articulation of appropriate ranks and duties of officers of the Psionic Corps. Psionic Cops personnel are attached to Naval ships in much the same way as the Marine Corps and are an independant branch of the IAS.</w:t>
        </w:r>
      </w:ins>
    </w:p>
  </w:footnote>
  <w:footnote w:id="2">
    <w:p w:rsidR="00615032" w:rsidRDefault="00615032">
      <w:r>
        <w:rPr>
          <w:rStyle w:val="FootnoteCharacters"/>
        </w:rPr>
        <w:footnoteRef/>
      </w:r>
      <w:ins w:id="2" w:author="David Roberson" w:date="2005-05-30T20:39:00Z">
        <w:r>
          <w:tab/>
          <w:t xml:space="preserve"> The intrface current they encountered was the opening, or realignment pulse created when the node reassigned itself to the translation net. Confirmation and tuning pulses will follow for a reletively short period making low AOI dives very dangerous for up to a month. Similar if lesser pulses accompany any actual translation in the network, which is as much as the Fleet knows about the phenominon.</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21577750">
    <w:abstractNumId w:val="0"/>
  </w:num>
  <w:num w:numId="2" w16cid:durableId="515312891">
    <w:abstractNumId w:val="0"/>
  </w:num>
  <w:num w:numId="3" w16cid:durableId="615259206">
    <w:abstractNumId w:val="0"/>
  </w:num>
  <w:num w:numId="4" w16cid:durableId="1877086902">
    <w:abstractNumId w:val="0"/>
  </w:num>
  <w:num w:numId="5" w16cid:durableId="232475878">
    <w:abstractNumId w:val="0"/>
  </w:num>
  <w:num w:numId="6" w16cid:durableId="1751537000">
    <w:abstractNumId w:val="0"/>
  </w:num>
  <w:num w:numId="7" w16cid:durableId="8809004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berson">
    <w15:presenceInfo w15:providerId="Windows Live" w15:userId="0bded853d814cd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1DA8"/>
    <w:rsid w:val="00061DA8"/>
    <w:rsid w:val="00330574"/>
    <w:rsid w:val="00615032"/>
    <w:rsid w:val="009E5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536D94-D856-4E09-A83F-356419FBA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6B2"/>
    <w:pPr>
      <w:spacing w:after="240" w:line="276" w:lineRule="auto"/>
    </w:pPr>
    <w:rPr>
      <w:rFonts w:cstheme="minorHAnsi"/>
      <w:sz w:val="28"/>
      <w:szCs w:val="28"/>
    </w:rPr>
  </w:style>
  <w:style w:type="paragraph" w:styleId="Heading1">
    <w:name w:val="heading 1"/>
    <w:basedOn w:val="NoSpacing"/>
    <w:next w:val="Normal"/>
    <w:link w:val="Heading1Char"/>
    <w:qFormat/>
    <w:rsid w:val="009E56B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E56B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E56B2"/>
    <w:pPr>
      <w:outlineLvl w:val="2"/>
    </w:pPr>
    <w:rPr>
      <w:sz w:val="40"/>
    </w:rPr>
  </w:style>
  <w:style w:type="paragraph" w:styleId="Heading4">
    <w:name w:val="heading 4"/>
    <w:basedOn w:val="Heading3"/>
    <w:next w:val="Normal"/>
    <w:link w:val="Heading4Char"/>
    <w:qFormat/>
    <w:rsid w:val="009E56B2"/>
    <w:pPr>
      <w:numPr>
        <w:ilvl w:val="3"/>
      </w:numPr>
      <w:outlineLvl w:val="3"/>
    </w:pPr>
    <w:rPr>
      <w:sz w:val="32"/>
    </w:rPr>
  </w:style>
  <w:style w:type="paragraph" w:styleId="Heading5">
    <w:name w:val="heading 5"/>
    <w:basedOn w:val="Heading4"/>
    <w:next w:val="Normal"/>
    <w:link w:val="Heading5Char"/>
    <w:qFormat/>
    <w:rsid w:val="009E56B2"/>
    <w:pPr>
      <w:numPr>
        <w:ilvl w:val="4"/>
      </w:numPr>
      <w:outlineLvl w:val="4"/>
    </w:pPr>
    <w:rPr>
      <w:sz w:val="28"/>
    </w:rPr>
  </w:style>
  <w:style w:type="paragraph" w:styleId="Heading6">
    <w:name w:val="heading 6"/>
    <w:basedOn w:val="Heading5"/>
    <w:next w:val="Normal"/>
    <w:link w:val="Heading6Char"/>
    <w:qFormat/>
    <w:rsid w:val="009E56B2"/>
    <w:pPr>
      <w:numPr>
        <w:ilvl w:val="5"/>
      </w:numPr>
      <w:outlineLvl w:val="5"/>
    </w:pPr>
    <w:rPr>
      <w:bCs/>
      <w:sz w:val="24"/>
      <w:szCs w:val="24"/>
      <w:u w:val="single"/>
    </w:rPr>
  </w:style>
  <w:style w:type="paragraph" w:styleId="Heading7">
    <w:name w:val="heading 7"/>
    <w:basedOn w:val="Heading6"/>
    <w:next w:val="Normal"/>
    <w:link w:val="Heading7Char"/>
    <w:qFormat/>
    <w:rsid w:val="009E56B2"/>
    <w:pPr>
      <w:keepNext w:val="0"/>
      <w:numPr>
        <w:ilvl w:val="0"/>
        <w:numId w:val="0"/>
      </w:numPr>
      <w:outlineLvl w:val="6"/>
    </w:pPr>
    <w:rPr>
      <w:b w:val="0"/>
      <w:kern w:val="0"/>
    </w:rPr>
  </w:style>
  <w:style w:type="paragraph" w:styleId="Heading8">
    <w:name w:val="heading 8"/>
    <w:basedOn w:val="Heading6"/>
    <w:next w:val="Normal"/>
    <w:link w:val="Heading8Char"/>
    <w:qFormat/>
    <w:rsid w:val="009E56B2"/>
    <w:pPr>
      <w:outlineLvl w:val="7"/>
    </w:pPr>
    <w:rPr>
      <w:i/>
      <w:iCs/>
      <w:u w:val="none"/>
    </w:rPr>
  </w:style>
  <w:style w:type="paragraph" w:styleId="Heading9">
    <w:name w:val="heading 9"/>
    <w:basedOn w:val="Heading8"/>
    <w:next w:val="Normal"/>
    <w:link w:val="Heading9Char"/>
    <w:qFormat/>
    <w:rsid w:val="009E56B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customStyle="1" w:styleId="FootnoteCharacters">
    <w:name w:val="Footnote Characters"/>
  </w:style>
  <w:style w:type="character" w:styleId="FootnoteReference">
    <w:name w:val="footnote reference"/>
    <w:semiHidden/>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styleId="EndnoteReference">
    <w:name w:val="endnote reference"/>
    <w:semiHidden/>
    <w:rPr>
      <w:vertAlign w:val="superscript"/>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9E56B2"/>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FootnoteText">
    <w:name w:val="footnote text"/>
    <w:basedOn w:val="Normal"/>
    <w:semiHidden/>
    <w:pPr>
      <w:suppressLineNumbers/>
      <w:ind w:left="283" w:hanging="283"/>
    </w:pPr>
    <w:rPr>
      <w:sz w:val="20"/>
    </w:rPr>
  </w:style>
  <w:style w:type="paragraph" w:customStyle="1" w:styleId="Subheading1">
    <w:name w:val="Subheading 1"/>
    <w:basedOn w:val="Heading1"/>
    <w:next w:val="Normal"/>
    <w:link w:val="Subheading1Char"/>
    <w:qFormat/>
    <w:rsid w:val="009E56B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E56B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E56B2"/>
    <w:rPr>
      <w:rFonts w:eastAsia="Times New Roman" w:cstheme="minorHAnsi"/>
      <w:b/>
      <w:kern w:val="28"/>
      <w:sz w:val="56"/>
      <w:szCs w:val="28"/>
    </w:rPr>
  </w:style>
  <w:style w:type="paragraph" w:customStyle="1" w:styleId="Subheading2">
    <w:name w:val="Subheading 2"/>
    <w:basedOn w:val="Subheading1"/>
    <w:next w:val="Normal"/>
    <w:link w:val="Subheading2Char"/>
    <w:qFormat/>
    <w:rsid w:val="009E56B2"/>
  </w:style>
  <w:style w:type="character" w:customStyle="1" w:styleId="Subheading2Char">
    <w:name w:val="Subheading 2 Char"/>
    <w:link w:val="Subheading2"/>
    <w:rsid w:val="009E56B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E56B2"/>
    <w:rPr>
      <w:sz w:val="40"/>
      <w:szCs w:val="40"/>
    </w:rPr>
  </w:style>
  <w:style w:type="character" w:customStyle="1" w:styleId="Subheading3Char">
    <w:name w:val="Subheading 3 Char"/>
    <w:link w:val="Subheading3"/>
    <w:rsid w:val="009E56B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E56B2"/>
    <w:pPr>
      <w:spacing w:before="240" w:line="240" w:lineRule="auto"/>
    </w:pPr>
    <w:rPr>
      <w:vertAlign w:val="subscript"/>
    </w:rPr>
  </w:style>
  <w:style w:type="character" w:customStyle="1" w:styleId="SuptitleChar">
    <w:name w:val="Suptitle Char"/>
    <w:link w:val="Suptitle"/>
    <w:rsid w:val="009E56B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E56B2"/>
    <w:rPr>
      <w:b w:val="0"/>
      <w:bCs w:val="0"/>
      <w:color w:val="7F7F7F"/>
      <w:vertAlign w:val="superscript"/>
    </w:rPr>
  </w:style>
  <w:style w:type="character" w:customStyle="1" w:styleId="SubtitleChar">
    <w:name w:val="Subtitle Char"/>
    <w:link w:val="Subtitle"/>
    <w:uiPriority w:val="11"/>
    <w:rsid w:val="009E56B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E56B2"/>
    <w:pPr>
      <w:spacing w:after="0"/>
    </w:pPr>
  </w:style>
  <w:style w:type="character" w:customStyle="1" w:styleId="Heading2Char">
    <w:name w:val="Heading 2 Char"/>
    <w:link w:val="Heading2"/>
    <w:rsid w:val="009E56B2"/>
    <w:rPr>
      <w:rFonts w:ascii="Montserrat" w:eastAsia="Times New Roman" w:hAnsi="Montserrat" w:cstheme="minorHAnsi"/>
      <w:b/>
      <w:kern w:val="28"/>
      <w:sz w:val="48"/>
      <w:szCs w:val="48"/>
    </w:rPr>
  </w:style>
  <w:style w:type="character" w:customStyle="1" w:styleId="Heading3Char">
    <w:name w:val="Heading 3 Char"/>
    <w:link w:val="Heading3"/>
    <w:rsid w:val="009E56B2"/>
    <w:rPr>
      <w:rFonts w:ascii="Montserrat" w:eastAsia="Times New Roman" w:hAnsi="Montserrat" w:cstheme="minorHAnsi"/>
      <w:b/>
      <w:kern w:val="28"/>
      <w:sz w:val="40"/>
      <w:szCs w:val="48"/>
    </w:rPr>
  </w:style>
  <w:style w:type="character" w:customStyle="1" w:styleId="Heading4Char">
    <w:name w:val="Heading 4 Char"/>
    <w:link w:val="Heading4"/>
    <w:rsid w:val="009E56B2"/>
    <w:rPr>
      <w:rFonts w:ascii="Montserrat" w:eastAsia="Times New Roman" w:hAnsi="Montserrat" w:cstheme="minorHAnsi"/>
      <w:b/>
      <w:kern w:val="28"/>
      <w:sz w:val="32"/>
      <w:szCs w:val="48"/>
    </w:rPr>
  </w:style>
  <w:style w:type="character" w:customStyle="1" w:styleId="Heading5Char">
    <w:name w:val="Heading 5 Char"/>
    <w:link w:val="Heading5"/>
    <w:rsid w:val="009E56B2"/>
    <w:rPr>
      <w:rFonts w:ascii="Montserrat" w:eastAsia="Times New Roman" w:hAnsi="Montserrat" w:cstheme="minorHAnsi"/>
      <w:b/>
      <w:kern w:val="28"/>
      <w:sz w:val="28"/>
      <w:szCs w:val="48"/>
    </w:rPr>
  </w:style>
  <w:style w:type="character" w:customStyle="1" w:styleId="Heading6Char">
    <w:name w:val="Heading 6 Char"/>
    <w:link w:val="Heading6"/>
    <w:rsid w:val="009E56B2"/>
    <w:rPr>
      <w:rFonts w:ascii="Montserrat" w:eastAsia="Times New Roman" w:hAnsi="Montserrat" w:cstheme="minorHAnsi"/>
      <w:b/>
      <w:bCs/>
      <w:kern w:val="28"/>
      <w:sz w:val="24"/>
      <w:szCs w:val="24"/>
      <w:u w:val="single"/>
    </w:rPr>
  </w:style>
  <w:style w:type="character" w:customStyle="1" w:styleId="Heading7Char">
    <w:name w:val="Heading 7 Char"/>
    <w:link w:val="Heading7"/>
    <w:rsid w:val="009E56B2"/>
    <w:rPr>
      <w:rFonts w:ascii="Montserrat" w:eastAsia="Times New Roman" w:hAnsi="Montserrat" w:cstheme="minorHAnsi"/>
      <w:bCs/>
      <w:sz w:val="24"/>
      <w:szCs w:val="24"/>
      <w:u w:val="single"/>
    </w:rPr>
  </w:style>
  <w:style w:type="character" w:customStyle="1" w:styleId="Heading8Char">
    <w:name w:val="Heading 8 Char"/>
    <w:link w:val="Heading8"/>
    <w:rsid w:val="009E56B2"/>
    <w:rPr>
      <w:rFonts w:ascii="Montserrat" w:eastAsia="Times New Roman" w:hAnsi="Montserrat" w:cstheme="minorHAnsi"/>
      <w:b/>
      <w:bCs/>
      <w:i/>
      <w:iCs/>
      <w:kern w:val="28"/>
      <w:sz w:val="24"/>
      <w:szCs w:val="24"/>
    </w:rPr>
  </w:style>
  <w:style w:type="character" w:customStyle="1" w:styleId="Heading9Char">
    <w:name w:val="Heading 9 Char"/>
    <w:link w:val="Heading9"/>
    <w:rsid w:val="009E56B2"/>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9E56B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E56B2"/>
    <w:rPr>
      <w:rFonts w:ascii="Montserrat" w:eastAsia="Times New Roman" w:hAnsi="Montserrat" w:cs="Times New Roman"/>
      <w:b/>
      <w:bCs/>
      <w:spacing w:val="-10"/>
      <w:kern w:val="28"/>
      <w:sz w:val="72"/>
      <w:szCs w:val="72"/>
    </w:rPr>
  </w:style>
  <w:style w:type="character" w:styleId="Strong">
    <w:name w:val="Strong"/>
    <w:uiPriority w:val="22"/>
    <w:qFormat/>
    <w:rsid w:val="009E56B2"/>
    <w:rPr>
      <w:b/>
      <w:bCs/>
    </w:rPr>
  </w:style>
  <w:style w:type="character" w:styleId="Emphasis">
    <w:name w:val="Emphasis"/>
    <w:uiPriority w:val="20"/>
    <w:qFormat/>
    <w:rsid w:val="009E56B2"/>
    <w:rPr>
      <w:rFonts w:asciiTheme="minorHAnsi" w:hAnsiTheme="minorHAnsi" w:cstheme="minorHAnsi"/>
      <w:i/>
      <w:iCs/>
      <w:sz w:val="28"/>
      <w:szCs w:val="28"/>
    </w:rPr>
  </w:style>
  <w:style w:type="paragraph" w:styleId="ListParagraph">
    <w:name w:val="List Paragraph"/>
    <w:basedOn w:val="Normal"/>
    <w:uiPriority w:val="34"/>
    <w:qFormat/>
    <w:rsid w:val="009E56B2"/>
    <w:pPr>
      <w:ind w:left="720"/>
      <w:contextualSpacing/>
    </w:pPr>
    <w:rPr>
      <w:rFonts w:eastAsia="Times New Roman"/>
    </w:rPr>
  </w:style>
  <w:style w:type="paragraph" w:styleId="Quote">
    <w:name w:val="Quote"/>
    <w:basedOn w:val="Normal"/>
    <w:next w:val="Normal"/>
    <w:link w:val="QuoteChar"/>
    <w:uiPriority w:val="29"/>
    <w:qFormat/>
    <w:rsid w:val="009E56B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E56B2"/>
    <w:rPr>
      <w:rFonts w:cstheme="minorHAnsi"/>
      <w:sz w:val="28"/>
      <w:szCs w:val="28"/>
    </w:rPr>
  </w:style>
  <w:style w:type="paragraph" w:styleId="IntenseQuote">
    <w:name w:val="Intense Quote"/>
    <w:basedOn w:val="Quote"/>
    <w:next w:val="Normal"/>
    <w:link w:val="IntenseQuoteChar"/>
    <w:uiPriority w:val="30"/>
    <w:qFormat/>
    <w:rsid w:val="009E56B2"/>
    <w:pPr>
      <w:pBdr>
        <w:left w:val="single" w:sz="18" w:space="7" w:color="auto"/>
      </w:pBdr>
    </w:pPr>
    <w:rPr>
      <w:b/>
      <w:bCs/>
    </w:rPr>
  </w:style>
  <w:style w:type="character" w:customStyle="1" w:styleId="IntenseQuoteChar">
    <w:name w:val="Intense Quote Char"/>
    <w:link w:val="IntenseQuote"/>
    <w:uiPriority w:val="30"/>
    <w:rsid w:val="009E56B2"/>
    <w:rPr>
      <w:rFonts w:cstheme="minorHAnsi"/>
      <w:b/>
      <w:bCs/>
      <w:sz w:val="28"/>
      <w:szCs w:val="28"/>
    </w:rPr>
  </w:style>
  <w:style w:type="character" w:styleId="SubtleEmphasis">
    <w:name w:val="Subtle Emphasis"/>
    <w:uiPriority w:val="19"/>
    <w:qFormat/>
    <w:rsid w:val="009E56B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E56B2"/>
    <w:rPr>
      <w:rFonts w:asciiTheme="minorHAnsi" w:hAnsiTheme="minorHAnsi" w:cstheme="minorHAnsi"/>
      <w:b/>
      <w:bCs/>
      <w:i/>
      <w:iCs/>
      <w:sz w:val="28"/>
      <w:szCs w:val="28"/>
    </w:rPr>
  </w:style>
  <w:style w:type="character" w:styleId="SubtleReference">
    <w:name w:val="Subtle Reference"/>
    <w:uiPriority w:val="31"/>
    <w:qFormat/>
    <w:rsid w:val="009E56B2"/>
    <w:rPr>
      <w:caps/>
      <w:color w:val="7F7F7F" w:themeColor="text1" w:themeTint="80"/>
      <w:sz w:val="22"/>
      <w:szCs w:val="22"/>
    </w:rPr>
  </w:style>
  <w:style w:type="character" w:styleId="IntenseReference">
    <w:name w:val="Intense Reference"/>
    <w:uiPriority w:val="32"/>
    <w:qFormat/>
    <w:rsid w:val="009E56B2"/>
    <w:rPr>
      <w:b/>
      <w:bCs/>
      <w:caps/>
      <w:color w:val="7F7F7F" w:themeColor="text1" w:themeTint="80"/>
      <w:sz w:val="22"/>
      <w:szCs w:val="22"/>
    </w:rPr>
  </w:style>
  <w:style w:type="character" w:styleId="BookTitle">
    <w:name w:val="Book Title"/>
    <w:uiPriority w:val="33"/>
    <w:qFormat/>
    <w:rsid w:val="009E56B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141371</Words>
  <Characters>660204</Characters>
  <Application>Microsoft Office Word</Application>
  <DocSecurity>0</DocSecurity>
  <Lines>15004</Lines>
  <Paragraphs>1587</Paragraphs>
  <ScaleCrop>false</ScaleCrop>
  <Company/>
  <LinksUpToDate>false</LinksUpToDate>
  <CharactersWithSpaces>799988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AV-0000-D-DaughterSelves</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