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77B3" w:rsidRPr="001D1D80" w:rsidRDefault="002377B3">
      <w:pPr>
        <w:spacing w:line="360" w:lineRule="auto"/>
        <w:jc w:val="both"/>
        <w:rPr>
          <w:rFonts w:ascii="Montserrat" w:hAnsi="Montserrat"/>
          <w:sz w:val="24"/>
        </w:rPr>
      </w:pPr>
      <w:r w:rsidRPr="001D1D80">
        <w:rPr>
          <w:rFonts w:ascii="Montserrat" w:hAnsi="Montserrat"/>
          <w:sz w:val="24"/>
        </w:rPr>
        <w:t>AV-0000-D-DaughterSelves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Placement: Can be used prior to or after her "abduction" and prior to her meeting with the directors about the disclosure.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01</w:t>
      </w: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2377B3" w:rsidRPr="001D1D80" w:rsidRDefault="002377B3">
      <w:pPr>
        <w:spacing w:line="360" w:lineRule="auto"/>
        <w:jc w:val="both"/>
        <w:rPr>
          <w:rFonts w:ascii="Montserrat" w:hAnsi="Montserrat"/>
          <w:sz w:val="24"/>
        </w:rPr>
      </w:pPr>
      <w:r w:rsidRPr="001D1D80">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2377B3" w:rsidRPr="001D1D80" w:rsidRDefault="002377B3">
      <w:pPr>
        <w:spacing w:line="360" w:lineRule="auto"/>
        <w:jc w:val="both"/>
        <w:rPr>
          <w:rFonts w:ascii="Montserrat" w:hAnsi="Montserrat"/>
          <w:sz w:val="24"/>
        </w:rPr>
      </w:pPr>
      <w:r w:rsidRPr="001D1D80">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2377B3" w:rsidRPr="001D1D80" w:rsidRDefault="002377B3">
      <w:pPr>
        <w:spacing w:line="360" w:lineRule="auto"/>
        <w:jc w:val="both"/>
        <w:rPr>
          <w:rFonts w:ascii="Montserrat" w:hAnsi="Montserrat"/>
          <w:sz w:val="24"/>
        </w:rPr>
      </w:pPr>
      <w:r w:rsidRPr="001D1D80">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Her father coughed, almost choking on his tea. Kevin Zhan understood the little comment far better than he should have. She blushed as she realized it.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stared at him hard and asked, "I suppose you heard about that little scandal?"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used words like 'termination' euphemistically. She got that message with perfect clarity.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Her thoughts must have appeared on her face. He clearly picked up on them.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wondered why it continued to bother her so much. </w:t>
      </w:r>
    </w:p>
    <w:p w:rsidR="002377B3" w:rsidRPr="001D1D80" w:rsidRDefault="002377B3">
      <w:pPr>
        <w:spacing w:line="360" w:lineRule="auto"/>
        <w:jc w:val="both"/>
        <w:rPr>
          <w:rFonts w:ascii="Montserrat" w:hAnsi="Montserrat"/>
          <w:sz w:val="24"/>
        </w:rPr>
      </w:pPr>
      <w:r w:rsidRPr="001D1D80">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2377B3" w:rsidRPr="001D1D80" w:rsidRDefault="002377B3">
      <w:pPr>
        <w:spacing w:line="360" w:lineRule="auto"/>
        <w:jc w:val="both"/>
        <w:rPr>
          <w:rFonts w:ascii="Montserrat" w:hAnsi="Montserrat"/>
          <w:sz w:val="24"/>
        </w:rPr>
      </w:pPr>
      <w:r w:rsidRPr="001D1D80">
        <w:rPr>
          <w:rFonts w:ascii="Montserrat" w:hAnsi="Montserrat"/>
          <w:sz w:val="24"/>
        </w:rPr>
        <w:tab/>
        <w:t>She could accept that. At least it was the truth. It was being lied to that she could not stand.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2377B3" w:rsidRPr="001D1D80" w:rsidRDefault="002377B3">
      <w:pPr>
        <w:spacing w:line="360" w:lineRule="auto"/>
        <w:jc w:val="both"/>
        <w:rPr>
          <w:rFonts w:ascii="Montserrat" w:hAnsi="Montserrat"/>
          <w:sz w:val="24"/>
        </w:rPr>
      </w:pPr>
      <w:r w:rsidRPr="001D1D80">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2377B3" w:rsidRPr="001D1D80" w:rsidRDefault="002377B3">
      <w:pPr>
        <w:spacing w:line="360" w:lineRule="auto"/>
        <w:jc w:val="both"/>
        <w:rPr>
          <w:rFonts w:ascii="Montserrat" w:hAnsi="Montserrat"/>
          <w:sz w:val="24"/>
        </w:rPr>
      </w:pPr>
      <w:r w:rsidRPr="001D1D80">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rsidR="002377B3" w:rsidRPr="001D1D80" w:rsidRDefault="002377B3">
      <w:pPr>
        <w:spacing w:line="360" w:lineRule="auto"/>
        <w:jc w:val="both"/>
        <w:rPr>
          <w:rFonts w:ascii="Montserrat" w:hAnsi="Montserrat"/>
          <w:sz w:val="24"/>
        </w:rPr>
      </w:pPr>
      <w:r w:rsidRPr="001D1D80">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2377B3" w:rsidRPr="001D1D80" w:rsidRDefault="002377B3">
      <w:pPr>
        <w:spacing w:line="360" w:lineRule="auto"/>
        <w:jc w:val="both"/>
        <w:rPr>
          <w:rFonts w:ascii="Montserrat" w:hAnsi="Montserrat"/>
          <w:sz w:val="24"/>
        </w:rPr>
      </w:pPr>
      <w:r w:rsidRPr="001D1D80">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always hated it when you did that." </w:t>
      </w:r>
    </w:p>
    <w:p w:rsidR="002377B3" w:rsidRPr="001D1D80" w:rsidRDefault="002377B3">
      <w:pPr>
        <w:spacing w:line="360" w:lineRule="auto"/>
        <w:jc w:val="both"/>
        <w:rPr>
          <w:rFonts w:ascii="Montserrat" w:hAnsi="Montserrat"/>
          <w:sz w:val="24"/>
        </w:rPr>
      </w:pPr>
      <w:r w:rsidRPr="001D1D80">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2377B3" w:rsidRPr="001D1D80" w:rsidRDefault="002377B3">
      <w:pPr>
        <w:spacing w:line="360" w:lineRule="auto"/>
        <w:jc w:val="both"/>
        <w:rPr>
          <w:rFonts w:ascii="Montserrat" w:hAnsi="Montserrat"/>
          <w:sz w:val="24"/>
        </w:rPr>
      </w:pPr>
      <w:r w:rsidRPr="001D1D80">
        <w:rPr>
          <w:rFonts w:ascii="Montserrat" w:hAnsi="Montserrat"/>
          <w:sz w:val="24"/>
        </w:rPr>
        <w:tab/>
        <w:t>"I hope some of them hit," she growled.</w:t>
      </w:r>
    </w:p>
    <w:p w:rsidR="002377B3" w:rsidRPr="001D1D80" w:rsidRDefault="002377B3">
      <w:pPr>
        <w:spacing w:line="360" w:lineRule="auto"/>
        <w:jc w:val="both"/>
        <w:rPr>
          <w:rFonts w:ascii="Montserrat" w:hAnsi="Montserrat"/>
          <w:sz w:val="24"/>
        </w:rPr>
      </w:pPr>
      <w:r w:rsidRPr="001D1D80">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Note: The wounded psionic can remain a significant reason for Morgan being tapped for the project.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1D1D80">
        <w:rPr>
          <w:rFonts w:ascii="Montserrat" w:hAnsi="Montserrat"/>
          <w:i/>
          <w:sz w:val="24"/>
        </w:rPr>
        <w:t xml:space="preserve">she </w:t>
      </w:r>
      <w:r w:rsidRPr="001D1D80">
        <w:rPr>
          <w:rFonts w:ascii="Montserrat" w:hAnsi="Montserrat"/>
          <w:sz w:val="24"/>
        </w:rPr>
        <w:t>had seen, to herself.</w:t>
      </w:r>
    </w:p>
    <w:p w:rsidR="002377B3" w:rsidRPr="001D1D80" w:rsidRDefault="002377B3">
      <w:pPr>
        <w:spacing w:line="360" w:lineRule="auto"/>
        <w:jc w:val="both"/>
        <w:rPr>
          <w:rFonts w:ascii="Montserrat" w:hAnsi="Montserrat"/>
          <w:sz w:val="24"/>
        </w:rPr>
      </w:pPr>
      <w:r w:rsidRPr="001D1D80">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2377B3" w:rsidRPr="001D1D80" w:rsidRDefault="002377B3">
      <w:pPr>
        <w:spacing w:line="360" w:lineRule="auto"/>
        <w:jc w:val="both"/>
        <w:rPr>
          <w:rFonts w:ascii="Montserrat" w:hAnsi="Montserrat"/>
          <w:sz w:val="24"/>
        </w:rPr>
      </w:pPr>
      <w:r w:rsidRPr="001D1D80">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2377B3" w:rsidRPr="001D1D80" w:rsidRDefault="002377B3">
      <w:pPr>
        <w:spacing w:line="360" w:lineRule="auto"/>
        <w:jc w:val="both"/>
        <w:rPr>
          <w:rFonts w:ascii="Montserrat" w:hAnsi="Montserrat"/>
          <w:sz w:val="24"/>
        </w:rPr>
      </w:pPr>
      <w:r w:rsidRPr="001D1D80">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shrugged, "Well, I assume that this is the pilot from the </w:t>
      </w:r>
      <w:r w:rsidRPr="001D1D80">
        <w:rPr>
          <w:rFonts w:ascii="Montserrat" w:hAnsi="Montserrat"/>
          <w:i/>
          <w:sz w:val="24"/>
        </w:rPr>
        <w:t xml:space="preserve">Intrepid," </w:t>
      </w:r>
      <w:r w:rsidRPr="001D1D80">
        <w:rPr>
          <w:rFonts w:ascii="Montserrat" w:hAnsi="Montserrat"/>
          <w:sz w:val="24"/>
        </w:rPr>
        <w:t>she aired with irony. Arthur looked at her with a grin, and rubbed the back of his head.</w:t>
      </w:r>
    </w:p>
    <w:p w:rsidR="002377B3" w:rsidRPr="001D1D80" w:rsidRDefault="002377B3">
      <w:pPr>
        <w:spacing w:line="360" w:lineRule="auto"/>
        <w:jc w:val="both"/>
        <w:rPr>
          <w:rFonts w:ascii="Montserrat" w:hAnsi="Montserrat"/>
          <w:sz w:val="24"/>
        </w:rPr>
      </w:pPr>
      <w:r w:rsidRPr="001D1D80">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2377B3" w:rsidRPr="001D1D80" w:rsidRDefault="002377B3">
      <w:pPr>
        <w:spacing w:line="360" w:lineRule="auto"/>
        <w:jc w:val="both"/>
        <w:rPr>
          <w:rFonts w:ascii="Montserrat" w:hAnsi="Montserrat"/>
          <w:sz w:val="24"/>
        </w:rPr>
      </w:pPr>
      <w:r w:rsidRPr="001D1D80">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leaned close to her patient and said cheerfully, "Well, Naomi, you are a wreck. I hope you want to get better real quick, because I need someone to talk to too."</w:t>
      </w:r>
      <w:r w:rsidRPr="001D1D80">
        <w:rPr>
          <w:rFonts w:ascii="Montserrat" w:hAnsi="Montserrat"/>
          <w:sz w:val="24"/>
        </w:rPr>
        <w:br w:type="page"/>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 xml:space="preserve"> culled material </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p>
    <w:p w:rsidR="002377B3" w:rsidRPr="001D1D80" w:rsidRDefault="002377B3">
      <w:pPr>
        <w:spacing w:line="360" w:lineRule="auto"/>
        <w:jc w:val="both"/>
        <w:rPr>
          <w:rFonts w:ascii="Montserrat" w:hAnsi="Montserrat"/>
          <w:sz w:val="24"/>
        </w:rPr>
      </w:pPr>
      <w:r w:rsidRPr="001D1D80">
        <w:rPr>
          <w:rFonts w:ascii="Montserrat" w:hAnsi="Montserrat"/>
          <w:i/>
          <w:sz w:val="24"/>
        </w:rPr>
        <w:t xml:space="preserve">Am I ready for that? </w:t>
      </w:r>
      <w:r w:rsidRPr="001D1D80">
        <w:rPr>
          <w:rFonts w:ascii="Montserrat" w:hAnsi="Montserrat"/>
          <w:sz w:val="24"/>
        </w:rPr>
        <w:t xml:space="preserve">It had been a long time since she had been exposed to vacuum.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Beyond them, a brilliant, blue curve of sky beckoned, and her body ached with a need to be cast at that horizon.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had been picked up by the pair of ASIA agents and escorted off the island reservation with out explanation.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As if they would give her this much time to think if they intended to kill her. They knew her well enough to know that she was far from helpless without her psi.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If she went back, would the memories still be waiting? Her mother died in the service when she was barely eleven years old.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2377B3" w:rsidRPr="001D1D80" w:rsidRDefault="002377B3">
      <w:pPr>
        <w:spacing w:line="360" w:lineRule="auto"/>
        <w:jc w:val="both"/>
        <w:rPr>
          <w:rFonts w:ascii="Montserrat" w:hAnsi="Montserrat"/>
          <w:sz w:val="24"/>
        </w:rPr>
      </w:pPr>
      <w:r w:rsidRPr="001D1D80">
        <w:rPr>
          <w:rFonts w:ascii="Montserrat" w:hAnsi="Montserrat"/>
          <w:sz w:val="24"/>
        </w:rPr>
        <w:tab/>
        <w:t>At least until her fever had forced her to withdraw.</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1D1D80">
        <w:rPr>
          <w:rFonts w:ascii="Montserrat" w:hAnsi="Montserrat"/>
          <w:i/>
          <w:sz w:val="24"/>
        </w:rPr>
        <w:t>They wouldn't.</w:t>
      </w:r>
      <w:r w:rsidRPr="001D1D80">
        <w:rPr>
          <w:rFonts w:ascii="Montserrat" w:hAnsi="Montserrat"/>
          <w:sz w:val="24"/>
        </w:rPr>
        <w:t xml:space="preserve"> Which meant that it was the Project, not Control, jerking it's hand on her leash. </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i/>
          <w:sz w:val="24"/>
        </w:rPr>
        <w:t>Thank God.</w:t>
      </w:r>
      <w:r w:rsidRPr="001D1D80">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 xml:space="preserve"> culled material </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p>
    <w:p w:rsidR="002377B3" w:rsidRPr="001D1D80" w:rsidRDefault="002377B3">
      <w:pPr>
        <w:spacing w:line="360" w:lineRule="auto"/>
        <w:jc w:val="both"/>
        <w:rPr>
          <w:rFonts w:ascii="Montserrat" w:hAnsi="Montserrat"/>
          <w:color w:val="0000FF"/>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daughter selves – av-0000-ad</w:t>
      </w:r>
      <w:r w:rsidRPr="001D1D80">
        <w:rPr>
          <w:rFonts w:ascii="Montserrat" w:hAnsi="Montserrat"/>
          <w:sz w:val="24"/>
        </w:rPr>
        <w:tab/>
        <w:t>A. V. MORGAN</w:t>
      </w:r>
    </w:p>
    <w:p w:rsidR="002377B3" w:rsidRPr="001D1D80" w:rsidRDefault="002377B3">
      <w:pPr>
        <w:spacing w:line="360" w:lineRule="auto"/>
        <w:jc w:val="both"/>
        <w:rPr>
          <w:rFonts w:ascii="Montserrat" w:hAnsi="Montserrat"/>
          <w:spacing w:val="-2"/>
          <w:sz w:val="24"/>
        </w:rPr>
      </w:pPr>
      <w:r w:rsidRPr="001D1D80">
        <w:rPr>
          <w:rFonts w:ascii="Montserrat" w:hAnsi="Montserrat"/>
          <w:spacing w:val="-2"/>
          <w:sz w:val="24"/>
        </w:rPr>
        <w:t>David Bryan Roberson</w:t>
      </w:r>
      <w:r w:rsidRPr="001D1D80">
        <w:rPr>
          <w:rFonts w:ascii="Montserrat" w:hAnsi="Montserrat"/>
          <w:sz w:val="24"/>
        </w:rPr>
        <w:t xml:space="preserve"> • 554-87-4964</w:t>
      </w:r>
      <w:r w:rsidRPr="001D1D80">
        <w:rPr>
          <w:rFonts w:ascii="Montserrat" w:hAnsi="Montserrat"/>
          <w:sz w:val="24"/>
        </w:rPr>
        <w:tab/>
      </w:r>
      <w:r w:rsidRPr="001D1D80">
        <w:rPr>
          <w:rFonts w:ascii="Montserrat" w:hAnsi="Montserrat"/>
          <w:spacing w:val="-2"/>
          <w:sz w:val="24"/>
        </w:rPr>
        <w:t>200,000-225,000 Words</w:t>
      </w:r>
    </w:p>
    <w:p w:rsidR="002377B3" w:rsidRPr="001D1D80" w:rsidRDefault="002377B3">
      <w:pPr>
        <w:spacing w:line="360" w:lineRule="auto"/>
        <w:jc w:val="both"/>
        <w:rPr>
          <w:rFonts w:ascii="Montserrat" w:hAnsi="Montserrat"/>
          <w:sz w:val="24"/>
        </w:rPr>
      </w:pPr>
      <w:r w:rsidRPr="001D1D80">
        <w:rPr>
          <w:rFonts w:ascii="Montserrat" w:hAnsi="Montserrat"/>
          <w:spacing w:val="-2"/>
          <w:sz w:val="24"/>
        </w:rPr>
        <w:t>2101 Candlewood Pl, Riverbank, Ca 95</w:t>
      </w:r>
      <w:r w:rsidRPr="001D1D80">
        <w:rPr>
          <w:rFonts w:ascii="Montserrat" w:hAnsi="Montserrat"/>
          <w:sz w:val="24"/>
        </w:rPr>
        <w:t>367-2134</w:t>
      </w:r>
      <w:r w:rsidRPr="001D1D80">
        <w:rPr>
          <w:rFonts w:ascii="Montserrat" w:hAnsi="Montserrat"/>
          <w:sz w:val="24"/>
        </w:rPr>
        <w:tab/>
        <w:t>© 1999 D. Roberson</w:t>
      </w:r>
    </w:p>
    <w:p w:rsidR="002377B3" w:rsidRPr="001D1D80" w:rsidRDefault="002377B3">
      <w:pPr>
        <w:spacing w:line="360" w:lineRule="auto"/>
        <w:jc w:val="both"/>
        <w:rPr>
          <w:rFonts w:ascii="Montserrat" w:hAnsi="Montserrat"/>
          <w:sz w:val="24"/>
        </w:rPr>
      </w:pPr>
      <w:r w:rsidRPr="001D1D80">
        <w:rPr>
          <w:rFonts w:ascii="Montserrat" w:hAnsi="Montserrat"/>
          <w:sz w:val="24"/>
        </w:rPr>
        <w:t>(209)869-4001</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elements of the following work were </w:t>
      </w:r>
      <w:r w:rsidRPr="001D1D80">
        <w:rPr>
          <w:rFonts w:ascii="Montserrat" w:hAnsi="Montserrat"/>
          <w:color w:val="0000FF"/>
          <w:sz w:val="24"/>
        </w:rPr>
        <w:t>selected</w:t>
      </w:r>
      <w:r w:rsidRPr="001D1D80">
        <w:rPr>
          <w:rFonts w:ascii="Montserrat" w:hAnsi="Montserrat"/>
          <w:sz w:val="24"/>
        </w:rPr>
        <w:t xml:space="preserve"> for use in the revised manuscript draft—</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u w:val="single"/>
        </w:rPr>
      </w:pPr>
      <w:r w:rsidRPr="001D1D80">
        <w:rPr>
          <w:rFonts w:ascii="Montserrat" w:hAnsi="Montserrat"/>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ONE</w:t>
      </w: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color w:val="0000FF"/>
          <w:sz w:val="24"/>
        </w:rPr>
        <w:t xml:space="preserve">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w:t>
      </w:r>
      <w:r w:rsidRPr="001D1D80">
        <w:rPr>
          <w:rFonts w:ascii="Montserrat" w:hAnsi="Montserrat"/>
          <w:sz w:val="24"/>
        </w:rPr>
        <w:t xml:space="preserve">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1D1D80">
        <w:rPr>
          <w:rFonts w:ascii="Montserrat" w:hAnsi="Montserrat"/>
          <w:i/>
          <w:sz w:val="24"/>
        </w:rPr>
        <w:t xml:space="preserve">was </w:t>
      </w:r>
      <w:r w:rsidRPr="001D1D80">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w:t>
      </w:r>
      <w:r w:rsidRPr="001D1D80">
        <w:rPr>
          <w:rFonts w:ascii="Montserrat" w:hAnsi="Montserrat"/>
          <w:color w:val="0000FF"/>
          <w:sz w:val="24"/>
        </w:rPr>
        <w:t>girl's</w:t>
      </w:r>
      <w:r w:rsidRPr="001D1D80">
        <w:rPr>
          <w:rFonts w:ascii="Montserrat" w:hAnsi="Montserrat"/>
          <w:sz w:val="24"/>
        </w:rPr>
        <w:t xml:space="preserve">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2377B3" w:rsidRPr="001D1D80" w:rsidRDefault="002377B3">
      <w:pPr>
        <w:spacing w:line="360" w:lineRule="auto"/>
        <w:jc w:val="both"/>
        <w:rPr>
          <w:rFonts w:ascii="Montserrat" w:hAnsi="Montserrat"/>
          <w:sz w:val="24"/>
        </w:rPr>
      </w:pPr>
      <w:r w:rsidRPr="001D1D80">
        <w:rPr>
          <w:rFonts w:ascii="Montserrat" w:hAnsi="Montserrat"/>
          <w:sz w:val="24"/>
        </w:rPr>
        <w:tab/>
        <w:t>She turned her gaze back to the racing scenery.</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The morning after her graduation, Phoenix had been picked up by the pair of ASIA agents and escorted off the reservation with out explanation. She did not think she had done anything wrong, but since when did that matter? </w:t>
      </w:r>
      <w:r w:rsidRPr="001D1D80">
        <w:rPr>
          <w:rFonts w:ascii="Montserrat" w:hAnsi="Montserrat"/>
          <w:sz w:val="24"/>
        </w:rPr>
        <w:t xml:space="preserve">One of the men looked at her in the rearview mirror and said, in a flat voice, </w:t>
      </w:r>
      <w:r w:rsidRPr="001D1D80">
        <w:rPr>
          <w:rFonts w:ascii="Montserrat" w:hAnsi="Montserrat"/>
          <w:color w:val="0000FF"/>
          <w:sz w:val="24"/>
        </w:rPr>
        <w:t>"We</w:t>
      </w:r>
      <w:r w:rsidRPr="001D1D80">
        <w:rPr>
          <w:rFonts w:ascii="Montserrat" w:hAnsi="Montserrat"/>
          <w:sz w:val="24"/>
        </w:rPr>
        <w:t xml:space="preserve"> are almost there. Fifteen minutes in this </w:t>
      </w:r>
      <w:r w:rsidRPr="001D1D80">
        <w:rPr>
          <w:rFonts w:ascii="Montserrat" w:hAnsi="Montserrat"/>
          <w:color w:val="0000FF"/>
          <w:sz w:val="24"/>
        </w:rPr>
        <w:t>traffic."</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Phoenix's</w:t>
      </w:r>
      <w:r w:rsidRPr="001D1D80">
        <w:rPr>
          <w:rFonts w:ascii="Montserrat" w:hAnsi="Montserrat"/>
          <w:sz w:val="24"/>
        </w:rPr>
        <w:t xml:space="preserve"> eyes flicked up to meet his in the mirror. How odd that one of them should volunteer that kind of information. Vague as it was, the hint allowed her to guess where she was going. Looking away from him, Phoenix pressed for more information, "Why take me to </w:t>
      </w:r>
      <w:r w:rsidRPr="001D1D80">
        <w:rPr>
          <w:rFonts w:ascii="Montserrat" w:hAnsi="Montserrat"/>
          <w:i/>
          <w:sz w:val="24"/>
        </w:rPr>
        <w:t xml:space="preserve">this </w:t>
      </w:r>
      <w:r w:rsidRPr="001D1D80">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2377B3" w:rsidRPr="001D1D80" w:rsidRDefault="002377B3">
      <w:pPr>
        <w:spacing w:line="360" w:lineRule="auto"/>
        <w:jc w:val="both"/>
        <w:rPr>
          <w:rFonts w:ascii="Montserrat" w:hAnsi="Montserrat"/>
          <w:sz w:val="24"/>
        </w:rPr>
      </w:pPr>
      <w:r w:rsidRPr="001D1D80">
        <w:rPr>
          <w:rFonts w:ascii="Montserrat" w:hAnsi="Montserrat"/>
          <w:sz w:val="24"/>
        </w:rPr>
        <w:tab/>
        <w:t>"I'm afraid I couldn't say," he repeated himself for the hundredth time.</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i/>
          <w:sz w:val="24"/>
        </w:rPr>
        <w:t xml:space="preserve">Damn the man. He's too good, </w:t>
      </w:r>
      <w:r w:rsidRPr="001D1D80">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2377B3" w:rsidRPr="001D1D80" w:rsidRDefault="002377B3">
      <w:pPr>
        <w:spacing w:line="360" w:lineRule="auto"/>
        <w:jc w:val="both"/>
        <w:rPr>
          <w:rFonts w:ascii="Montserrat" w:hAnsi="Montserrat"/>
          <w:sz w:val="24"/>
        </w:rPr>
      </w:pPr>
      <w:r w:rsidRPr="001D1D80">
        <w:rPr>
          <w:rFonts w:ascii="Montserrat" w:hAnsi="Montserrat"/>
          <w:i/>
          <w:sz w:val="24"/>
        </w:rPr>
        <w:tab/>
      </w:r>
      <w:r w:rsidRPr="001D1D80">
        <w:rPr>
          <w:rFonts w:ascii="Montserrat" w:hAnsi="Montserrat"/>
          <w:sz w:val="24"/>
        </w:rPr>
        <w:t xml:space="preserve">Now that she thought about it, that had been the occasion of her last little joyride. </w:t>
      </w:r>
      <w:r w:rsidRPr="001D1D80">
        <w:rPr>
          <w:rFonts w:ascii="Montserrat" w:hAnsi="Montserrat"/>
          <w:i/>
          <w:sz w:val="24"/>
        </w:rPr>
        <w:t>Just once</w:t>
      </w:r>
      <w:r w:rsidRPr="001D1D80">
        <w:rPr>
          <w:rFonts w:ascii="Montserrat" w:hAnsi="Montserrat"/>
          <w:sz w:val="24"/>
        </w:rPr>
        <w:t xml:space="preserve">, she thought, </w:t>
      </w:r>
      <w:r w:rsidRPr="001D1D80">
        <w:rPr>
          <w:rFonts w:ascii="Montserrat" w:hAnsi="Montserrat"/>
          <w:i/>
          <w:sz w:val="24"/>
        </w:rPr>
        <w:t>I'd like to go somewhere without having to be bagged, tagged and dragged around by these goons. It would almost be worth being blind, to be able to go where I want—and do what I want!</w:t>
      </w:r>
      <w:r w:rsidRPr="001D1D80">
        <w:rPr>
          <w:rFonts w:ascii="Montserrat" w:hAnsi="Montserrat"/>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Phoenix perked up as she realized that the car had made the turn off for the international space port. </w:t>
      </w:r>
      <w:r w:rsidRPr="001D1D80">
        <w:rPr>
          <w:rFonts w:ascii="Montserrat" w:hAnsi="Montserrat"/>
          <w:i/>
          <w:sz w:val="24"/>
        </w:rPr>
        <w:t xml:space="preserve">Well, I made it this far, </w:t>
      </w:r>
      <w:r w:rsidRPr="001D1D80">
        <w:rPr>
          <w:rFonts w:ascii="Montserrat" w:hAnsi="Montserrat"/>
          <w:sz w:val="24"/>
        </w:rPr>
        <w:t xml:space="preserve">she thought. </w:t>
      </w:r>
      <w:r w:rsidRPr="001D1D80">
        <w:rPr>
          <w:rFonts w:ascii="Montserrat" w:hAnsi="Montserrat"/>
          <w:i/>
          <w:sz w:val="24"/>
        </w:rPr>
        <w:t>That doesn't mean that this is really my destination. Gods, what if they really do want to take me off planet? Accidents are so easy to arrange in space…</w:t>
      </w:r>
    </w:p>
    <w:p w:rsidR="002377B3" w:rsidRPr="001D1D80" w:rsidRDefault="002377B3">
      <w:pPr>
        <w:spacing w:line="360" w:lineRule="auto"/>
        <w:jc w:val="both"/>
        <w:rPr>
          <w:rFonts w:ascii="Montserrat" w:hAnsi="Montserrat"/>
          <w:sz w:val="24"/>
        </w:rPr>
      </w:pPr>
      <w:r w:rsidRPr="001D1D80">
        <w:rPr>
          <w:rFonts w:ascii="Montserrat" w:hAnsi="Montserrat"/>
          <w:sz w:val="24"/>
        </w:rPr>
        <w:tab/>
        <w:t>She bit her lip. Her apprehension was getting out of control. With an effort, she calmed herself.</w:t>
      </w:r>
    </w:p>
    <w:p w:rsidR="002377B3" w:rsidRPr="001D1D80" w:rsidRDefault="002377B3">
      <w:pPr>
        <w:spacing w:line="360" w:lineRule="auto"/>
        <w:jc w:val="both"/>
        <w:rPr>
          <w:rFonts w:ascii="Montserrat" w:hAnsi="Montserrat"/>
          <w:sz w:val="24"/>
        </w:rPr>
      </w:pPr>
      <w:r w:rsidRPr="001D1D80">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i/>
          <w:sz w:val="24"/>
        </w:rPr>
        <w:t xml:space="preserve">With my luck this will turn out to be a prank, </w:t>
      </w:r>
      <w:r w:rsidRPr="001D1D80">
        <w:rPr>
          <w:rFonts w:ascii="Montserrat" w:hAnsi="Montserrat"/>
          <w:sz w:val="24"/>
        </w:rPr>
        <w:t xml:space="preserve">Phoenix mused as the man waved them through.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2377B3" w:rsidRPr="001D1D80" w:rsidRDefault="002377B3">
      <w:pPr>
        <w:spacing w:line="360" w:lineRule="auto"/>
        <w:jc w:val="both"/>
        <w:rPr>
          <w:rFonts w:ascii="Montserrat" w:hAnsi="Montserrat"/>
          <w:sz w:val="24"/>
        </w:rPr>
      </w:pPr>
      <w:r w:rsidRPr="001D1D80">
        <w:rPr>
          <w:rFonts w:ascii="Montserrat" w:hAnsi="Montserrat"/>
          <w:sz w:val="24"/>
        </w:rPr>
        <w:tab/>
        <w:t>It felt like the first breath of fresh air after days spent suffocating in a box.</w:t>
      </w:r>
    </w:p>
    <w:p w:rsidR="002377B3" w:rsidRPr="001D1D80" w:rsidRDefault="002377B3">
      <w:pPr>
        <w:spacing w:line="360" w:lineRule="auto"/>
        <w:jc w:val="both"/>
        <w:rPr>
          <w:rFonts w:ascii="Montserrat" w:hAnsi="Montserrat"/>
          <w:sz w:val="24"/>
        </w:rPr>
      </w:pPr>
      <w:r w:rsidRPr="001D1D80">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1D1D80">
        <w:rPr>
          <w:rFonts w:ascii="Montserrat" w:hAnsi="Montserrat"/>
          <w:i/>
          <w:sz w:val="24"/>
        </w:rPr>
        <w:t xml:space="preserve">God, it's been such a long time! I had forgotten what a shock it is to get through class three shielding. </w:t>
      </w:r>
      <w:r w:rsidRPr="001D1D80">
        <w:rPr>
          <w:rFonts w:ascii="Montserrat" w:hAnsi="Montserrat"/>
          <w:sz w:val="24"/>
        </w:rPr>
        <w:t xml:space="preserve">She geared down her thoughts, dimming the force and density of her attention until her awareness fit comfortably within its new limits.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1D1D80">
        <w:rPr>
          <w:rFonts w:ascii="Montserrat" w:hAnsi="Montserrat"/>
          <w:i/>
          <w:sz w:val="24"/>
        </w:rPr>
        <w:t xml:space="preserve">see </w:t>
      </w:r>
      <w:r w:rsidRPr="001D1D80">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2377B3" w:rsidRPr="001D1D80" w:rsidRDefault="002377B3">
      <w:pPr>
        <w:spacing w:line="360" w:lineRule="auto"/>
        <w:jc w:val="both"/>
        <w:rPr>
          <w:rFonts w:ascii="Montserrat" w:hAnsi="Montserrat"/>
          <w:sz w:val="24"/>
        </w:rPr>
      </w:pPr>
      <w:bookmarkStart w:id="0" w:name="WorkInProgressStart"/>
      <w:bookmarkStart w:id="1" w:name="WorkInProgressEnd"/>
      <w:r w:rsidRPr="001D1D80">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2377B3" w:rsidRPr="001D1D80" w:rsidRDefault="002377B3">
      <w:pPr>
        <w:spacing w:line="360" w:lineRule="auto"/>
        <w:jc w:val="both"/>
        <w:rPr>
          <w:rFonts w:ascii="Montserrat" w:hAnsi="Montserrat"/>
          <w:sz w:val="24"/>
        </w:rPr>
      </w:pPr>
      <w:r w:rsidRPr="001D1D80">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2377B3" w:rsidRPr="001D1D80" w:rsidRDefault="002377B3">
      <w:pPr>
        <w:spacing w:line="360" w:lineRule="auto"/>
        <w:jc w:val="both"/>
        <w:rPr>
          <w:rFonts w:ascii="Montserrat" w:hAnsi="Montserrat"/>
          <w:sz w:val="24"/>
        </w:rPr>
      </w:pPr>
      <w:r w:rsidRPr="001D1D80">
        <w:rPr>
          <w:rFonts w:ascii="Montserrat" w:hAnsi="Montserrat"/>
          <w:sz w:val="24"/>
        </w:rPr>
        <w:tab/>
        <w:t>She hid her reaction and greeted each of them in turn. Dreyfus gestured for her to take a seat.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"It's been a long time Miss Nin," spoke Director Powers.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2377B3" w:rsidRPr="001D1D80" w:rsidRDefault="002377B3">
      <w:pPr>
        <w:spacing w:line="360" w:lineRule="auto"/>
        <w:jc w:val="both"/>
        <w:rPr>
          <w:rFonts w:ascii="Montserrat" w:hAnsi="Montserrat"/>
          <w:sz w:val="24"/>
        </w:rPr>
      </w:pPr>
      <w:r w:rsidRPr="001D1D80">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"Your mother," he began, "performed a number of important functions as part of her contract with the Aegis. The most sensitive of which most people remained totally unaware of."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 xml:space="preserve"> work in progress </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"Your doctor says you've made remarkable progress," he said slowly, examining the smoldering cherry, "For years, mind you, you've been making </w:t>
      </w:r>
      <w:r w:rsidRPr="001D1D80">
        <w:rPr>
          <w:rFonts w:ascii="Montserrat" w:hAnsi="Montserrat"/>
          <w:i/>
          <w:sz w:val="24"/>
        </w:rPr>
        <w:t>remarkable progress</w:t>
      </w:r>
      <w:r w:rsidRPr="001D1D80">
        <w:rPr>
          <w:rFonts w:ascii="Montserrat" w:hAnsi="Montserrat"/>
          <w:sz w:val="24"/>
        </w:rPr>
        <w:t>, even considering what we've invested in rehabilitating you." He looked at the two other men, adding, "I truly do hope you have yourself put back together. We cannot wait any longer, I'm afraid."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2377B3" w:rsidRPr="001D1D80" w:rsidRDefault="002377B3">
      <w:pPr>
        <w:spacing w:line="360" w:lineRule="auto"/>
        <w:jc w:val="both"/>
        <w:rPr>
          <w:rFonts w:ascii="Montserrat" w:hAnsi="Montserrat"/>
          <w:strike/>
          <w:color w:val="0000FF"/>
          <w:sz w:val="24"/>
        </w:rPr>
      </w:pP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2377B3" w:rsidRPr="001D1D80" w:rsidRDefault="002377B3">
      <w:pPr>
        <w:spacing w:line="360" w:lineRule="auto"/>
        <w:jc w:val="both"/>
        <w:rPr>
          <w:rFonts w:ascii="Montserrat" w:hAnsi="Montserrat"/>
          <w:strike/>
          <w:color w:val="0000FF"/>
          <w:sz w:val="24"/>
        </w:rPr>
      </w:pP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r w:rsidRPr="001D1D80">
        <w:rPr>
          <w:rFonts w:ascii="Montserrat" w:hAnsi="Montserrat"/>
          <w:strike/>
          <w:color w:val="0000FF"/>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took a deep breath. The sensation of space constricting around her, as the damping field pulled apart the edges of her attention, numbed her thoughts.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w:t>
      </w:r>
      <w:r w:rsidRPr="001D1D80">
        <w:rPr>
          <w:rFonts w:ascii="Montserrat" w:hAnsi="Montserrat"/>
          <w:color w:val="0000FF"/>
          <w:sz w:val="24"/>
        </w:rPr>
        <w:t>strong..."</w:t>
      </w:r>
      <w:r w:rsidRPr="001D1D80">
        <w:rPr>
          <w:rFonts w:ascii="Montserrat" w:hAnsi="Montserrat"/>
          <w:sz w:val="24"/>
        </w:rPr>
        <w:t xml:space="preserve"> her voice trembled for a moment, before she got it back under control. </w:t>
      </w:r>
      <w:r w:rsidRPr="001D1D80">
        <w:rPr>
          <w:rFonts w:ascii="Montserrat" w:hAnsi="Montserrat"/>
          <w:color w:val="0000FF"/>
          <w:sz w:val="24"/>
        </w:rPr>
        <w:t>"I'm</w:t>
      </w:r>
      <w:r w:rsidRPr="001D1D80">
        <w:rPr>
          <w:rFonts w:ascii="Montserrat" w:hAnsi="Montserrat"/>
          <w:sz w:val="24"/>
        </w:rPr>
        <w:t xml:space="preserve"> sorry. Going back to ISP is not going to let me get over </w:t>
      </w:r>
      <w:r w:rsidRPr="001D1D80">
        <w:rPr>
          <w:rFonts w:ascii="Montserrat" w:hAnsi="Montserrat"/>
          <w:color w:val="0000FF"/>
          <w:sz w:val="24"/>
        </w:rPr>
        <w:t>it."</w:t>
      </w:r>
      <w:r w:rsidRPr="001D1D80">
        <w:rPr>
          <w:rFonts w:ascii="Montserrat" w:hAnsi="Montserrat"/>
          <w:sz w:val="24"/>
        </w:rPr>
        <w:t xml:space="preserve"> She put a finger to the inner corner of her eye.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2377B3" w:rsidRPr="001D1D80" w:rsidRDefault="002377B3">
      <w:pPr>
        <w:spacing w:line="360" w:lineRule="auto"/>
        <w:jc w:val="both"/>
        <w:rPr>
          <w:rFonts w:ascii="Montserrat" w:hAnsi="Montserrat"/>
          <w:sz w:val="24"/>
        </w:rPr>
      </w:pPr>
      <w:r w:rsidRPr="001D1D80">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"But, you didn't</w:t>
      </w:r>
      <w:r w:rsidRPr="001D1D80">
        <w:rPr>
          <w:rFonts w:ascii="Montserrat" w:hAnsi="Montserrat"/>
          <w:sz w:val="24"/>
        </w:rPr>
        <w:t xml:space="preserve"> bring me here to ask me to come back to ISP, Director </w:t>
      </w:r>
      <w:r w:rsidRPr="001D1D80">
        <w:rPr>
          <w:rFonts w:ascii="Montserrat" w:hAnsi="Montserrat"/>
          <w:color w:val="0000FF"/>
          <w:sz w:val="24"/>
        </w:rPr>
        <w:t>Craig,"</w:t>
      </w:r>
      <w:r w:rsidRPr="001D1D80">
        <w:rPr>
          <w:rFonts w:ascii="Montserrat" w:hAnsi="Montserrat"/>
          <w:sz w:val="24"/>
        </w:rPr>
        <w:t xml:space="preserve"> she said to him. </w:t>
      </w:r>
      <w:r w:rsidRPr="001D1D80">
        <w:rPr>
          <w:rFonts w:ascii="Montserrat" w:hAnsi="Montserrat"/>
          <w:i/>
          <w:sz w:val="24"/>
        </w:rPr>
        <w:t xml:space="preserve">Good Lord in Heaven! </w:t>
      </w:r>
      <w:r w:rsidRPr="001D1D80">
        <w:rPr>
          <w:rFonts w:ascii="Montserrat" w:hAnsi="Montserrat"/>
          <w:sz w:val="24"/>
        </w:rPr>
        <w:t xml:space="preserve">he thought before choking off all surface thought. Her next words suggested that perhaps she had not been eavesdropping. </w:t>
      </w:r>
      <w:r w:rsidRPr="001D1D80">
        <w:rPr>
          <w:rFonts w:ascii="Montserrat" w:hAnsi="Montserrat"/>
          <w:color w:val="0000FF"/>
          <w:sz w:val="24"/>
        </w:rPr>
        <w:t>"You</w:t>
      </w:r>
      <w:r w:rsidRPr="001D1D80">
        <w:rPr>
          <w:rFonts w:ascii="Montserrat" w:hAnsi="Montserrat"/>
          <w:sz w:val="24"/>
        </w:rPr>
        <w:t xml:space="preserve"> could have asked that when I saw you in Oregon. Why am I here? I am not a child any longer, I understand that these are dangerous times, filled with dangerous minds. What is it </w:t>
      </w:r>
      <w:r w:rsidRPr="001D1D80">
        <w:rPr>
          <w:rFonts w:ascii="Montserrat" w:hAnsi="Montserrat"/>
          <w:color w:val="0000FF"/>
          <w:sz w:val="24"/>
        </w:rPr>
        <w:t>you're</w:t>
      </w:r>
      <w:r w:rsidRPr="001D1D80">
        <w:rPr>
          <w:rFonts w:ascii="Montserrat" w:hAnsi="Montserrat"/>
          <w:sz w:val="24"/>
        </w:rPr>
        <w:t xml:space="preserve"> asking me to </w:t>
      </w:r>
      <w:r w:rsidRPr="001D1D80">
        <w:rPr>
          <w:rFonts w:ascii="Montserrat" w:hAnsi="Montserrat"/>
          <w:color w:val="0000FF"/>
          <w:sz w:val="24"/>
        </w:rPr>
        <w:t>do?"</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"Perhaps</w:t>
      </w:r>
      <w:r w:rsidRPr="001D1D80">
        <w:rPr>
          <w:rFonts w:ascii="Montserrat" w:hAnsi="Montserrat"/>
          <w:sz w:val="24"/>
        </w:rPr>
        <w:t xml:space="preserve"> the situation should be explained to you </w:t>
      </w:r>
      <w:r w:rsidRPr="001D1D80">
        <w:rPr>
          <w:rFonts w:ascii="Montserrat" w:hAnsi="Montserrat"/>
          <w:color w:val="0000FF"/>
          <w:sz w:val="24"/>
        </w:rPr>
        <w:t>first,"</w:t>
      </w:r>
      <w:r w:rsidRPr="001D1D80">
        <w:rPr>
          <w:rFonts w:ascii="Montserrat" w:hAnsi="Montserrat"/>
          <w:sz w:val="24"/>
        </w:rPr>
        <w:t xml:space="preserve"> Dreyfus said, cutting off </w:t>
      </w:r>
      <w:r w:rsidRPr="001D1D80">
        <w:rPr>
          <w:rFonts w:ascii="Montserrat" w:hAnsi="Montserrat"/>
          <w:color w:val="0000FF"/>
          <w:sz w:val="24"/>
        </w:rPr>
        <w:t>Craig's</w:t>
      </w:r>
      <w:r w:rsidRPr="001D1D80">
        <w:rPr>
          <w:rFonts w:ascii="Montserrat" w:hAnsi="Montserrat"/>
          <w:sz w:val="24"/>
        </w:rPr>
        <w:t xml:space="preserve"> undoubtedly hasty response. He cleared his throat and settled himself to face her more comfortably. </w:t>
      </w:r>
      <w:r w:rsidRPr="001D1D80">
        <w:rPr>
          <w:rFonts w:ascii="Montserrat" w:hAnsi="Montserrat"/>
          <w:color w:val="0000FF"/>
          <w:sz w:val="24"/>
        </w:rPr>
        <w:t>"Phoenix,</w:t>
      </w:r>
      <w:r w:rsidRPr="001D1D80">
        <w:rPr>
          <w:rFonts w:ascii="Montserrat" w:hAnsi="Montserrat"/>
          <w:sz w:val="24"/>
        </w:rPr>
        <w:t xml:space="preserve">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"For</w:t>
      </w:r>
      <w:r w:rsidRPr="001D1D80">
        <w:rPr>
          <w:rFonts w:ascii="Montserrat" w:hAnsi="Montserrat"/>
          <w:sz w:val="24"/>
        </w:rPr>
        <w:t xml:space="preserve"> the past six years you have been out of the </w:t>
      </w:r>
      <w:r w:rsidRPr="001D1D80">
        <w:rPr>
          <w:rFonts w:ascii="Montserrat" w:hAnsi="Montserrat"/>
          <w:color w:val="0000FF"/>
          <w:sz w:val="24"/>
        </w:rPr>
        <w:t>loop,"</w:t>
      </w:r>
      <w:r w:rsidRPr="001D1D80">
        <w:rPr>
          <w:rFonts w:ascii="Montserrat" w:hAnsi="Montserrat"/>
          <w:sz w:val="24"/>
        </w:rPr>
        <w:t xml:space="preserve"> he pointed out. </w:t>
      </w:r>
      <w:r w:rsidRPr="001D1D80">
        <w:rPr>
          <w:rFonts w:ascii="Montserrat" w:hAnsi="Montserrat"/>
          <w:color w:val="0000FF"/>
          <w:sz w:val="24"/>
        </w:rPr>
        <w:t>"We</w:t>
      </w:r>
      <w:r w:rsidRPr="001D1D80">
        <w:rPr>
          <w:rFonts w:ascii="Montserrat" w:hAnsi="Montserrat"/>
          <w:sz w:val="24"/>
        </w:rPr>
        <w:t xml:space="preserve"> saw no reason to trouble you with this information. Keeping you abreast of developments following the disaster which forced your breakdown would have been distressing and cruel to </w:t>
      </w:r>
      <w:r w:rsidRPr="001D1D80">
        <w:rPr>
          <w:rFonts w:ascii="Montserrat" w:hAnsi="Montserrat"/>
          <w:color w:val="0000FF"/>
          <w:sz w:val="24"/>
        </w:rPr>
        <w:t>you."</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was biting her lip, trying not to jump to any conclusions. Willing herself not to read the worst into this careful infusion of information. Drayfus cleared his throat and went on, </w:t>
      </w:r>
      <w:r w:rsidRPr="001D1D80">
        <w:rPr>
          <w:rFonts w:ascii="Montserrat" w:hAnsi="Montserrat"/>
          <w:color w:val="0000FF"/>
          <w:sz w:val="24"/>
        </w:rPr>
        <w:t>"Shortly</w:t>
      </w:r>
      <w:r w:rsidRPr="001D1D80">
        <w:rPr>
          <w:rFonts w:ascii="Montserrat" w:hAnsi="Montserrat"/>
          <w:sz w:val="24"/>
        </w:rPr>
        <w:t xml:space="preserve"> after you first told us what happened to the </w:t>
      </w:r>
      <w:r w:rsidRPr="001D1D80">
        <w:rPr>
          <w:rFonts w:ascii="Montserrat" w:hAnsi="Montserrat"/>
          <w:i/>
          <w:sz w:val="24"/>
        </w:rPr>
        <w:t xml:space="preserve">Adventure, </w:t>
      </w:r>
      <w:r w:rsidRPr="001D1D80">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1D1D80">
        <w:rPr>
          <w:rFonts w:ascii="Montserrat" w:hAnsi="Montserrat"/>
          <w:i/>
          <w:sz w:val="24"/>
        </w:rPr>
        <w:t xml:space="preserve">Intrepid. </w:t>
      </w:r>
      <w:r w:rsidRPr="001D1D80">
        <w:rPr>
          <w:rFonts w:ascii="Montserrat" w:hAnsi="Montserrat"/>
          <w:sz w:val="24"/>
        </w:rPr>
        <w:t xml:space="preserve">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t>
      </w:r>
      <w:r w:rsidRPr="001D1D80">
        <w:rPr>
          <w:rFonts w:ascii="Montserrat" w:hAnsi="Montserrat"/>
          <w:color w:val="0000FF"/>
          <w:sz w:val="24"/>
        </w:rPr>
        <w:t>that</w:t>
      </w:r>
      <w:r w:rsidRPr="001D1D80">
        <w:rPr>
          <w:rFonts w:ascii="Montserrat" w:hAnsi="Montserrat"/>
          <w:sz w:val="24"/>
        </w:rPr>
        <w:t xml:space="preserve"> she saw vaporize her ship.</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"Phoenix,"</w:t>
      </w:r>
      <w:r w:rsidRPr="001D1D80">
        <w:rPr>
          <w:rFonts w:ascii="Montserrat" w:hAnsi="Montserrat"/>
          <w:sz w:val="24"/>
        </w:rPr>
        <w:t xml:space="preserve"> he caught her eyes and held them, </w:t>
      </w:r>
      <w:r w:rsidRPr="001D1D80">
        <w:rPr>
          <w:rFonts w:ascii="Montserrat" w:hAnsi="Montserrat"/>
          <w:color w:val="0000FF"/>
          <w:sz w:val="24"/>
        </w:rPr>
        <w:t>"we</w:t>
      </w:r>
      <w:r w:rsidRPr="001D1D80">
        <w:rPr>
          <w:rFonts w:ascii="Montserrat" w:hAnsi="Montserrat"/>
          <w:sz w:val="24"/>
        </w:rPr>
        <w:t xml:space="preserve"> have been able to compare the course data filed on each of the missing ships. Accounting for their intended positions in time and space, and checked against a stretch of space approaching the core systems of the Aegis from the vicinity where </w:t>
      </w:r>
      <w:r w:rsidRPr="001D1D80">
        <w:rPr>
          <w:rFonts w:ascii="Montserrat" w:hAnsi="Montserrat"/>
          <w:i/>
          <w:sz w:val="24"/>
        </w:rPr>
        <w:t xml:space="preserve">Adventure </w:t>
      </w:r>
      <w:r w:rsidRPr="001D1D80">
        <w:rPr>
          <w:rFonts w:ascii="Montserrat" w:hAnsi="Montserrat"/>
          <w:sz w:val="24"/>
        </w:rPr>
        <w:t xml:space="preserve">was destroyed, there is a window of opportunity in each case where interception by the contact was </w:t>
      </w:r>
      <w:r w:rsidRPr="001D1D80">
        <w:rPr>
          <w:rFonts w:ascii="Montserrat" w:hAnsi="Montserrat"/>
          <w:color w:val="0000FF"/>
          <w:sz w:val="24"/>
        </w:rPr>
        <w:t>possible."</w:t>
      </w:r>
      <w:r w:rsidRPr="001D1D80">
        <w:rPr>
          <w:rFonts w:ascii="Montserrat" w:hAnsi="Montserrat"/>
          <w:sz w:val="24"/>
        </w:rPr>
        <w:t xml:space="preserve"> There was a moment of silence before he asked, </w:t>
      </w:r>
      <w:r w:rsidRPr="001D1D80">
        <w:rPr>
          <w:rFonts w:ascii="Montserrat" w:hAnsi="Montserrat"/>
          <w:color w:val="0000FF"/>
          <w:sz w:val="24"/>
        </w:rPr>
        <w:t>"You</w:t>
      </w:r>
      <w:r w:rsidRPr="001D1D80">
        <w:rPr>
          <w:rFonts w:ascii="Montserrat" w:hAnsi="Montserrat"/>
          <w:sz w:val="24"/>
        </w:rPr>
        <w:t xml:space="preserve"> do understand what this means, </w:t>
      </w:r>
      <w:r w:rsidRPr="001D1D80">
        <w:rPr>
          <w:rFonts w:ascii="Montserrat" w:hAnsi="Montserrat"/>
          <w:color w:val="0000FF"/>
          <w:sz w:val="24"/>
        </w:rPr>
        <w:t>don't you?"</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Phoenix's</w:t>
      </w:r>
      <w:r w:rsidRPr="001D1D80">
        <w:rPr>
          <w:rFonts w:ascii="Montserrat" w:hAnsi="Montserrat"/>
          <w:sz w:val="24"/>
        </w:rPr>
        <w:t xml:space="preserve"> hand had risen to her mouth, and pain pulled at the corner of her eyes. There was a fevered light in her face as the implications roared through her mind. </w:t>
      </w:r>
      <w:r w:rsidRPr="001D1D80">
        <w:rPr>
          <w:rFonts w:ascii="Montserrat" w:hAnsi="Montserrat"/>
          <w:color w:val="0000FF"/>
          <w:sz w:val="24"/>
        </w:rPr>
        <w:t>"It's</w:t>
      </w:r>
      <w:r w:rsidRPr="001D1D80">
        <w:rPr>
          <w:rFonts w:ascii="Montserrat" w:hAnsi="Montserrat"/>
          <w:sz w:val="24"/>
        </w:rPr>
        <w:t xml:space="preserve"> back-tracking. </w:t>
      </w:r>
      <w:r w:rsidRPr="001D1D80">
        <w:rPr>
          <w:rFonts w:ascii="Montserrat" w:hAnsi="Montserrat"/>
          <w:color w:val="0000FF"/>
          <w:sz w:val="24"/>
        </w:rPr>
        <w:t>It's</w:t>
      </w:r>
      <w:r w:rsidRPr="001D1D80">
        <w:rPr>
          <w:rFonts w:ascii="Montserrat" w:hAnsi="Montserrat"/>
          <w:sz w:val="24"/>
        </w:rPr>
        <w:t xml:space="preserve"> looking for </w:t>
      </w:r>
      <w:r w:rsidRPr="001D1D80">
        <w:rPr>
          <w:rFonts w:ascii="Montserrat" w:hAnsi="Montserrat"/>
          <w:color w:val="0000FF"/>
          <w:sz w:val="24"/>
        </w:rPr>
        <w:t>us,"</w:t>
      </w:r>
      <w:r w:rsidRPr="001D1D80">
        <w:rPr>
          <w:rFonts w:ascii="Montserrat" w:hAnsi="Montserrat"/>
          <w:sz w:val="24"/>
        </w:rPr>
        <w:t xml:space="preserve"> she said in a stricken whisper.</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"The</w:t>
      </w:r>
      <w:r w:rsidRPr="001D1D80">
        <w:rPr>
          <w:rFonts w:ascii="Montserrat" w:hAnsi="Montserrat"/>
          <w:sz w:val="24"/>
        </w:rPr>
        <w:t xml:space="preserve"> young woman who was recovered has gone into shock and withdrawal from her </w:t>
      </w:r>
      <w:r w:rsidRPr="001D1D80">
        <w:rPr>
          <w:rFonts w:ascii="Montserrat" w:hAnsi="Montserrat"/>
          <w:color w:val="0000FF"/>
          <w:sz w:val="24"/>
        </w:rPr>
        <w:t>ordeal,"</w:t>
      </w:r>
      <w:r w:rsidRPr="001D1D80">
        <w:rPr>
          <w:rFonts w:ascii="Montserrat" w:hAnsi="Montserrat"/>
          <w:sz w:val="24"/>
        </w:rPr>
        <w:t xml:space="preserve"> Powers, announced, catching her attention. </w:t>
      </w:r>
      <w:r w:rsidRPr="001D1D80">
        <w:rPr>
          <w:rFonts w:ascii="Montserrat" w:hAnsi="Montserrat"/>
          <w:color w:val="0000FF"/>
          <w:sz w:val="24"/>
        </w:rPr>
        <w:t>"We</w:t>
      </w:r>
      <w:r w:rsidRPr="001D1D80">
        <w:rPr>
          <w:rFonts w:ascii="Montserrat" w:hAnsi="Montserrat"/>
          <w:sz w:val="24"/>
        </w:rPr>
        <w:t xml:space="preserv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w:t>
      </w:r>
      <w:r w:rsidRPr="001D1D80">
        <w:rPr>
          <w:rFonts w:ascii="Montserrat" w:hAnsi="Montserrat"/>
          <w:color w:val="0000FF"/>
          <w:sz w:val="24"/>
        </w:rPr>
        <w:t>rehabilitation."</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t xml:space="preserve">Phoenix looked at them all and said firmly, </w:t>
      </w:r>
      <w:r w:rsidRPr="001D1D80">
        <w:rPr>
          <w:rFonts w:ascii="Montserrat" w:hAnsi="Montserrat"/>
          <w:color w:val="0000FF"/>
          <w:sz w:val="24"/>
        </w:rPr>
        <w:t>"You</w:t>
      </w:r>
      <w:r w:rsidRPr="001D1D80">
        <w:rPr>
          <w:rFonts w:ascii="Montserrat" w:hAnsi="Montserrat"/>
          <w:sz w:val="24"/>
        </w:rPr>
        <w:t xml:space="preserve"> can count on </w:t>
      </w:r>
      <w:r w:rsidRPr="001D1D80">
        <w:rPr>
          <w:rFonts w:ascii="Montserrat" w:hAnsi="Montserrat"/>
          <w:color w:val="0000FF"/>
          <w:sz w:val="24"/>
        </w:rPr>
        <w:t>me."</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"Thank you,"</w:t>
      </w:r>
      <w:r w:rsidRPr="001D1D80">
        <w:rPr>
          <w:rFonts w:ascii="Montserrat" w:hAnsi="Montserrat"/>
          <w:sz w:val="24"/>
        </w:rPr>
        <w:t xml:space="preserve"> Dreyfus said emphatically, and then he took a deep breath. </w:t>
      </w:r>
      <w:r w:rsidRPr="001D1D80">
        <w:rPr>
          <w:rFonts w:ascii="Montserrat" w:hAnsi="Montserrat"/>
          <w:color w:val="0000FF"/>
          <w:sz w:val="24"/>
        </w:rPr>
        <w:t>"However,</w:t>
      </w:r>
      <w:r w:rsidRPr="001D1D80">
        <w:rPr>
          <w:rFonts w:ascii="Montserrat" w:hAnsi="Montserrat"/>
          <w:sz w:val="24"/>
        </w:rPr>
        <w:t xml:space="preserve"> there is another thing we must </w:t>
      </w:r>
      <w:r w:rsidRPr="001D1D80">
        <w:rPr>
          <w:rFonts w:ascii="Montserrat" w:hAnsi="Montserrat"/>
          <w:color w:val="0000FF"/>
          <w:sz w:val="24"/>
        </w:rPr>
        <w:t>stress,"</w:t>
      </w:r>
      <w:r w:rsidRPr="001D1D80">
        <w:rPr>
          <w:rFonts w:ascii="Montserrat" w:hAnsi="Montserrat"/>
          <w:sz w:val="24"/>
        </w:rPr>
        <w:t xml:space="preserve"> he pointed out. Phoenix raised an eyebrow questioningly. </w:t>
      </w:r>
      <w:r w:rsidRPr="001D1D80">
        <w:rPr>
          <w:rFonts w:ascii="Montserrat" w:hAnsi="Montserrat"/>
          <w:color w:val="0000FF"/>
          <w:sz w:val="24"/>
        </w:rPr>
        <w:t>"Without</w:t>
      </w:r>
      <w:r w:rsidRPr="001D1D80">
        <w:rPr>
          <w:rFonts w:ascii="Montserrat" w:hAnsi="Montserrat"/>
          <w:sz w:val="24"/>
        </w:rPr>
        <w:t xml:space="preserve">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w:t>
      </w:r>
      <w:r w:rsidRPr="001D1D80">
        <w:rPr>
          <w:rFonts w:ascii="Montserrat" w:hAnsi="Montserrat"/>
          <w:color w:val="0000FF"/>
          <w:sz w:val="24"/>
        </w:rPr>
        <w:t>race."</w:t>
      </w:r>
      <w:r w:rsidRPr="001D1D80">
        <w:rPr>
          <w:rFonts w:ascii="Montserrat" w:hAnsi="Montserrat"/>
          <w:sz w:val="24"/>
        </w:rPr>
        <w:t xml:space="preserve"> Phoenix nodded. It only made sense. </w:t>
      </w:r>
      <w:r w:rsidRPr="001D1D80">
        <w:rPr>
          <w:rFonts w:ascii="Montserrat" w:hAnsi="Montserrat"/>
          <w:color w:val="0000FF"/>
          <w:sz w:val="24"/>
        </w:rPr>
        <w:t>"That</w:t>
      </w:r>
      <w:r w:rsidRPr="001D1D80">
        <w:rPr>
          <w:rFonts w:ascii="Montserrat" w:hAnsi="Montserrat"/>
          <w:sz w:val="24"/>
        </w:rPr>
        <w:t xml:space="preserve"> is why </w:t>
      </w:r>
      <w:r w:rsidRPr="001D1D80">
        <w:rPr>
          <w:rFonts w:ascii="Montserrat" w:hAnsi="Montserrat"/>
          <w:i/>
          <w:sz w:val="24"/>
        </w:rPr>
        <w:t xml:space="preserve">you </w:t>
      </w:r>
      <w:r w:rsidRPr="001D1D80">
        <w:rPr>
          <w:rFonts w:ascii="Montserrat" w:hAnsi="Montserrat"/>
          <w:sz w:val="24"/>
        </w:rPr>
        <w:t xml:space="preserve">had to be brought here </w:t>
      </w:r>
      <w:r w:rsidRPr="001D1D80">
        <w:rPr>
          <w:rFonts w:ascii="Montserrat" w:hAnsi="Montserrat"/>
          <w:color w:val="0000FF"/>
          <w:sz w:val="24"/>
        </w:rPr>
        <w:t>today,"</w:t>
      </w:r>
      <w:r w:rsidRPr="001D1D80">
        <w:rPr>
          <w:rFonts w:ascii="Montserrat" w:hAnsi="Montserrat"/>
          <w:sz w:val="24"/>
        </w:rPr>
        <w:t xml:space="preserve"> he finished. He handed her a binder. </w:t>
      </w:r>
      <w:r w:rsidRPr="001D1D80">
        <w:rPr>
          <w:rFonts w:ascii="Montserrat" w:hAnsi="Montserrat"/>
          <w:color w:val="0000FF"/>
          <w:sz w:val="24"/>
        </w:rPr>
        <w:t>"This</w:t>
      </w:r>
      <w:r w:rsidRPr="001D1D80">
        <w:rPr>
          <w:rFonts w:ascii="Montserrat" w:hAnsi="Montserrat"/>
          <w:sz w:val="24"/>
        </w:rPr>
        <w:t xml:space="preserve"> contains the details of the presentation we want you to make to the </w:t>
      </w:r>
      <w:r w:rsidRPr="001D1D80">
        <w:rPr>
          <w:rFonts w:ascii="Montserrat" w:hAnsi="Montserrat"/>
          <w:color w:val="0000FF"/>
          <w:sz w:val="24"/>
        </w:rPr>
        <w:t>media,"</w:t>
      </w:r>
      <w:r w:rsidRPr="001D1D80">
        <w:rPr>
          <w:rFonts w:ascii="Montserrat" w:hAnsi="Montserrat"/>
          <w:sz w:val="24"/>
        </w:rPr>
        <w:t xml:space="preserve"> he explained.</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"Me?!"</w:t>
      </w:r>
      <w:r w:rsidRPr="001D1D80">
        <w:rPr>
          <w:rFonts w:ascii="Montserrat" w:hAnsi="Montserrat"/>
          <w:sz w:val="24"/>
        </w:rPr>
        <w:t xml:space="preserve"> she retorted. She flipped the binder open and scanned the pages within, hand at her throat. As she saw the gist of it, her throat clenched strangling her words, </w:t>
      </w:r>
      <w:r w:rsidRPr="001D1D80">
        <w:rPr>
          <w:rFonts w:ascii="Montserrat" w:hAnsi="Montserrat"/>
          <w:color w:val="0000FF"/>
          <w:sz w:val="24"/>
        </w:rPr>
        <w:t>"No.</w:t>
      </w:r>
      <w:r w:rsidRPr="001D1D80">
        <w:rPr>
          <w:rFonts w:ascii="Montserrat" w:hAnsi="Montserrat"/>
          <w:sz w:val="24"/>
        </w:rPr>
        <w:t xml:space="preserve"> No, no, no. I </w:t>
      </w:r>
      <w:r w:rsidRPr="001D1D80">
        <w:rPr>
          <w:rFonts w:ascii="Montserrat" w:hAnsi="Montserrat"/>
          <w:color w:val="0000FF"/>
          <w:sz w:val="24"/>
        </w:rPr>
        <w:t>can't do this."</w:t>
      </w:r>
      <w:r w:rsidRPr="001D1D80">
        <w:rPr>
          <w:rFonts w:ascii="Montserrat" w:hAnsi="Montserrat"/>
          <w:sz w:val="24"/>
        </w:rPr>
        <w:t xml:space="preserve"> She tried to give the binder back.</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"Phoenix,</w:t>
      </w:r>
      <w:r w:rsidRPr="001D1D80">
        <w:rPr>
          <w:rFonts w:ascii="Montserrat" w:hAnsi="Montserrat"/>
          <w:sz w:val="24"/>
        </w:rPr>
        <w:t xml:space="preserve"> please. Who else? You are the only </w:t>
      </w:r>
      <w:r w:rsidRPr="001D1D80">
        <w:rPr>
          <w:rFonts w:ascii="Montserrat" w:hAnsi="Montserrat"/>
          <w:color w:val="0000FF"/>
          <w:sz w:val="24"/>
        </w:rPr>
        <w:t>'eye witness'</w:t>
      </w:r>
      <w:r w:rsidRPr="001D1D80">
        <w:rPr>
          <w:rFonts w:ascii="Montserrat" w:hAnsi="Montserrat"/>
          <w:sz w:val="24"/>
        </w:rPr>
        <w:t xml:space="preserve"> available. You are the obvious choice. You are the only </w:t>
      </w:r>
      <w:r w:rsidRPr="001D1D80">
        <w:rPr>
          <w:rFonts w:ascii="Montserrat" w:hAnsi="Montserrat"/>
          <w:color w:val="0000FF"/>
          <w:sz w:val="24"/>
        </w:rPr>
        <w:t>choice,"</w:t>
      </w:r>
      <w:r w:rsidRPr="001D1D80">
        <w:rPr>
          <w:rFonts w:ascii="Montserrat" w:hAnsi="Montserrat"/>
          <w:sz w:val="24"/>
        </w:rPr>
        <w:t xml:space="preserve"> he stressed, refusing to take the document back. He sighed heavily as she stared at him full of fear and anger. </w:t>
      </w:r>
      <w:r w:rsidRPr="001D1D80">
        <w:rPr>
          <w:rFonts w:ascii="Montserrat" w:hAnsi="Montserrat"/>
          <w:color w:val="0000FF"/>
          <w:sz w:val="24"/>
        </w:rPr>
        <w:t>"Do</w:t>
      </w:r>
      <w:r w:rsidRPr="001D1D80">
        <w:rPr>
          <w:rFonts w:ascii="Montserrat" w:hAnsi="Montserrat"/>
          <w:sz w:val="24"/>
        </w:rPr>
        <w:t xml:space="preserve"> you think this was an easy decision for us? Anyone can say that this horrible thing has happened, but only you can make them understand what this horrible thing is! Only you can tell them what really </w:t>
      </w:r>
      <w:r w:rsidRPr="001D1D80">
        <w:rPr>
          <w:rFonts w:ascii="Montserrat" w:hAnsi="Montserrat"/>
          <w:color w:val="0000FF"/>
          <w:sz w:val="24"/>
        </w:rPr>
        <w:t>happened!"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In another room down the hall, there had been a moment's warning as the sound of her cry penetrated the barrier her mind could not. The two men charged with the protection and restraint of the young psionic leapt to the control panels. Arthur barked at once, </w:t>
      </w:r>
      <w:r w:rsidRPr="001D1D80">
        <w:rPr>
          <w:rFonts w:ascii="Montserrat" w:hAnsi="Montserrat"/>
          <w:color w:val="0000FF"/>
          <w:sz w:val="24"/>
        </w:rPr>
        <w:t>"Block her damn it!"</w:t>
      </w:r>
      <w:r w:rsidRPr="001D1D80">
        <w:rPr>
          <w:rFonts w:ascii="Montserrat" w:hAnsi="Montserrat"/>
          <w:sz w:val="24"/>
        </w:rPr>
        <w:t xml:space="preserve"> His younger partner slammed his hand down on the panic button, forcing the damping field to fill in and flood the interior of the office with its mind deadening effect.</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"She's going to rabbit,"</w:t>
      </w:r>
      <w:r w:rsidRPr="001D1D80">
        <w:rPr>
          <w:rFonts w:ascii="Montserrat" w:hAnsi="Montserrat"/>
          <w:sz w:val="24"/>
        </w:rPr>
        <w:t xml:space="preserve">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t xml:space="preserve">He breathed a sigh of relief as he saw her body congealing, twisting together out of thin air. With the combined images of the field model and the live feed from the office, it looked for all the world as if </w:t>
      </w:r>
      <w:r w:rsidRPr="001D1D80">
        <w:rPr>
          <w:rFonts w:ascii="Montserrat" w:hAnsi="Montserrat"/>
          <w:color w:val="0000FF"/>
          <w:sz w:val="24"/>
        </w:rPr>
        <w:t>Phoenix's</w:t>
      </w:r>
      <w:r w:rsidRPr="001D1D80">
        <w:rPr>
          <w:rFonts w:ascii="Montserrat" w:hAnsi="Montserrat"/>
          <w:sz w:val="24"/>
        </w:rPr>
        <w:t xml:space="preserve"> body was being squeezed out of nowhere by the closing fist of the damping field. He quickly announced, </w:t>
      </w:r>
      <w:r w:rsidRPr="001D1D80">
        <w:rPr>
          <w:rFonts w:ascii="Montserrat" w:hAnsi="Montserrat"/>
          <w:color w:val="0000FF"/>
          <w:sz w:val="24"/>
        </w:rPr>
        <w:t>"I've got her."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Arthur glanced at the screens while speaking into his sleeve cuff, </w:t>
      </w:r>
      <w:r w:rsidRPr="001D1D80">
        <w:rPr>
          <w:rFonts w:ascii="Montserrat" w:hAnsi="Montserrat"/>
          <w:color w:val="0000FF"/>
          <w:sz w:val="24"/>
        </w:rPr>
        <w:t>"OK,</w:t>
      </w:r>
      <w:r w:rsidRPr="001D1D80">
        <w:rPr>
          <w:rFonts w:ascii="Montserrat" w:hAnsi="Montserrat"/>
          <w:sz w:val="24"/>
        </w:rPr>
        <w:t xml:space="preserve"> the genie is back in the bottle, tell </w:t>
      </w:r>
      <w:r w:rsidRPr="001D1D80">
        <w:rPr>
          <w:rFonts w:ascii="Montserrat" w:hAnsi="Montserrat"/>
          <w:color w:val="0000FF"/>
          <w:sz w:val="24"/>
        </w:rPr>
        <w:t>Control."</w:t>
      </w:r>
      <w:r w:rsidRPr="001D1D80">
        <w:rPr>
          <w:rFonts w:ascii="Montserrat" w:hAnsi="Montserrat"/>
          <w:sz w:val="24"/>
        </w:rPr>
        <w:t xml:space="preserve"> Arthur stepped to the door as security rushed up in response to the panic button alarm. While Arthur conferred with the resident security and control agents, Malthus was staring at the status readouts on the field.</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"Damn,"</w:t>
      </w:r>
      <w:r w:rsidRPr="001D1D80">
        <w:rPr>
          <w:rFonts w:ascii="Montserrat" w:hAnsi="Montserrat"/>
          <w:sz w:val="24"/>
        </w:rPr>
        <w:t xml:space="preserve"> he breathed, watching the numbers flicker on the screen. </w:t>
      </w:r>
      <w:r w:rsidRPr="001D1D80">
        <w:rPr>
          <w:rFonts w:ascii="Montserrat" w:hAnsi="Montserrat"/>
          <w:color w:val="0000FF"/>
          <w:sz w:val="24"/>
        </w:rPr>
        <w:t>"Look at this reading,"</w:t>
      </w:r>
      <w:r w:rsidRPr="001D1D80">
        <w:rPr>
          <w:rFonts w:ascii="Montserrat" w:hAnsi="Montserrat"/>
          <w:sz w:val="24"/>
        </w:rPr>
        <w:t xml:space="preserve"> he said in a louder voice, aimed at his partner. He saw the numbers rising as the field array reported the absorbed power readings. His eyes dropped from the power conversion in kilowatts to the force conversion in newtons. To himself he silently prayed, </w:t>
      </w:r>
      <w:r w:rsidRPr="001D1D80">
        <w:rPr>
          <w:rFonts w:ascii="Montserrat" w:hAnsi="Montserrat"/>
          <w:color w:val="0000FF"/>
          <w:sz w:val="24"/>
        </w:rPr>
        <w:t>"God,</w:t>
      </w:r>
      <w:r w:rsidRPr="001D1D80">
        <w:rPr>
          <w:rFonts w:ascii="Montserrat" w:hAnsi="Montserrat"/>
          <w:sz w:val="24"/>
        </w:rPr>
        <w:t xml:space="preserve"> this better </w:t>
      </w:r>
      <w:r w:rsidRPr="001D1D80">
        <w:rPr>
          <w:rFonts w:ascii="Montserrat" w:hAnsi="Montserrat"/>
          <w:color w:val="0000FF"/>
          <w:sz w:val="24"/>
        </w:rPr>
        <w:t>hold."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Arthur came back from the door and laid a hand on his shoulder. </w:t>
      </w:r>
      <w:r w:rsidRPr="001D1D80">
        <w:rPr>
          <w:rFonts w:ascii="Montserrat" w:hAnsi="Montserrat"/>
          <w:color w:val="0000FF"/>
          <w:sz w:val="24"/>
        </w:rPr>
        <w:t>"We've</w:t>
      </w:r>
      <w:r w:rsidRPr="001D1D80">
        <w:rPr>
          <w:rFonts w:ascii="Montserrat" w:hAnsi="Montserrat"/>
          <w:sz w:val="24"/>
        </w:rPr>
        <w:t xml:space="preserve"> got a second perimeter around the </w:t>
      </w:r>
      <w:r w:rsidRPr="001D1D80">
        <w:rPr>
          <w:rFonts w:ascii="Montserrat" w:hAnsi="Montserrat"/>
          <w:color w:val="0000FF"/>
          <w:sz w:val="24"/>
        </w:rPr>
        <w:t>building,"</w:t>
      </w:r>
      <w:r w:rsidRPr="001D1D80">
        <w:rPr>
          <w:rFonts w:ascii="Montserrat" w:hAnsi="Montserrat"/>
          <w:sz w:val="24"/>
        </w:rPr>
        <w:t xml:space="preserve"> he reminded Malthus, having overheard the younger </w:t>
      </w:r>
      <w:r w:rsidRPr="001D1D80">
        <w:rPr>
          <w:rFonts w:ascii="Montserrat" w:hAnsi="Montserrat"/>
          <w:color w:val="0000FF"/>
          <w:sz w:val="24"/>
        </w:rPr>
        <w:t>man's</w:t>
      </w:r>
      <w:r w:rsidRPr="001D1D80">
        <w:rPr>
          <w:rFonts w:ascii="Montserrat" w:hAnsi="Montserrat"/>
          <w:sz w:val="24"/>
        </w:rPr>
        <w:t xml:space="preserve"> last remark.</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Malthus gave a nod. His eyes were glued to the flickering numbers. They were still climbing, all of a sudden the count blanked and then came back in a different display format. </w:t>
      </w:r>
      <w:r w:rsidRPr="001D1D80">
        <w:rPr>
          <w:rFonts w:ascii="Montserrat" w:hAnsi="Montserrat"/>
          <w:color w:val="0000FF"/>
          <w:sz w:val="24"/>
        </w:rPr>
        <w:t>"God damn!"</w:t>
      </w:r>
      <w:r w:rsidRPr="001D1D80">
        <w:rPr>
          <w:rFonts w:ascii="Montserrat" w:hAnsi="Montserrat"/>
          <w:sz w:val="24"/>
        </w:rPr>
        <w:t xml:space="preserve"> he exclaimed as he recognized the new scale. Geometric growth. His jaw went slack. </w:t>
      </w:r>
      <w:r w:rsidRPr="001D1D80">
        <w:rPr>
          <w:rFonts w:ascii="Montserrat" w:hAnsi="Montserrat"/>
          <w:color w:val="0000FF"/>
          <w:sz w:val="24"/>
        </w:rPr>
        <w:t>"Look</w:t>
      </w:r>
      <w:r w:rsidRPr="001D1D80">
        <w:rPr>
          <w:rFonts w:ascii="Montserrat" w:hAnsi="Montserrat"/>
          <w:sz w:val="24"/>
        </w:rPr>
        <w:t xml:space="preserve"> at this </w:t>
      </w:r>
      <w:r w:rsidRPr="001D1D80">
        <w:rPr>
          <w:rFonts w:ascii="Montserrat" w:hAnsi="Montserrat"/>
          <w:color w:val="0000FF"/>
          <w:sz w:val="24"/>
        </w:rPr>
        <w:t>reading!"</w:t>
      </w:r>
      <w:r w:rsidRPr="001D1D80">
        <w:rPr>
          <w:rFonts w:ascii="Montserrat" w:hAnsi="Montserrat"/>
          <w:sz w:val="24"/>
        </w:rPr>
        <w:t xml:space="preserve">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t xml:space="preserve">Arthur squeezed his shoulder, saying gently and firmly, </w:t>
      </w:r>
      <w:r w:rsidRPr="001D1D80">
        <w:rPr>
          <w:rFonts w:ascii="Montserrat" w:hAnsi="Montserrat"/>
          <w:color w:val="0000FF"/>
          <w:sz w:val="24"/>
        </w:rPr>
        <w:t>"Just</w:t>
      </w:r>
      <w:r w:rsidRPr="001D1D80">
        <w:rPr>
          <w:rFonts w:ascii="Montserrat" w:hAnsi="Montserrat"/>
          <w:sz w:val="24"/>
        </w:rPr>
        <w:t xml:space="preserve"> do your job, </w:t>
      </w:r>
      <w:r w:rsidRPr="001D1D80">
        <w:rPr>
          <w:rFonts w:ascii="Montserrat" w:hAnsi="Montserrat"/>
          <w:color w:val="0000FF"/>
          <w:sz w:val="24"/>
        </w:rPr>
        <w:t>Sam."</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t xml:space="preserve">Malthus could not take his eyes from the screen, wiping a faint sheen of sweat with the back of his hand while his mind reeled. He </w:t>
      </w:r>
      <w:r w:rsidRPr="001D1D80">
        <w:rPr>
          <w:rFonts w:ascii="Montserrat" w:hAnsi="Montserrat"/>
          <w:color w:val="0000FF"/>
          <w:sz w:val="24"/>
        </w:rPr>
        <w:t>couldn't</w:t>
      </w:r>
      <w:r w:rsidRPr="001D1D80">
        <w:rPr>
          <w:rFonts w:ascii="Montserrat" w:hAnsi="Montserrat"/>
          <w:sz w:val="24"/>
        </w:rPr>
        <w:t xml:space="preserve"> even conceive of the power that was being siphoned away from her mind. In a desperate and pained voice he cried, </w:t>
      </w:r>
      <w:r w:rsidRPr="001D1D80">
        <w:rPr>
          <w:rFonts w:ascii="Montserrat" w:hAnsi="Montserrat"/>
          <w:color w:val="0000FF"/>
          <w:sz w:val="24"/>
        </w:rPr>
        <w:t>"Jesus</w:t>
      </w:r>
      <w:r w:rsidRPr="001D1D80">
        <w:rPr>
          <w:rFonts w:ascii="Montserrat" w:hAnsi="Montserrat"/>
          <w:sz w:val="24"/>
        </w:rPr>
        <w:t xml:space="preserve"> H. Christ, </w:t>
      </w:r>
      <w:r w:rsidRPr="001D1D80">
        <w:rPr>
          <w:rFonts w:ascii="Montserrat" w:hAnsi="Montserrat"/>
          <w:color w:val="0000FF"/>
          <w:sz w:val="24"/>
        </w:rPr>
        <w:t>she's</w:t>
      </w:r>
      <w:r w:rsidRPr="001D1D80">
        <w:rPr>
          <w:rFonts w:ascii="Montserrat" w:hAnsi="Montserrat"/>
          <w:sz w:val="24"/>
        </w:rPr>
        <w:t xml:space="preserve"> just a </w:t>
      </w:r>
      <w:r w:rsidRPr="001D1D80">
        <w:rPr>
          <w:rFonts w:ascii="Montserrat" w:hAnsi="Montserrat"/>
          <w:color w:val="0000FF"/>
          <w:sz w:val="24"/>
        </w:rPr>
        <w:t>kid!"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Arthur Remington moved his hand to grasp the back of </w:t>
      </w:r>
      <w:r w:rsidRPr="001D1D80">
        <w:rPr>
          <w:rFonts w:ascii="Montserrat" w:hAnsi="Montserrat"/>
          <w:color w:val="0000FF"/>
          <w:sz w:val="24"/>
        </w:rPr>
        <w:t>Malthus's neck. "Just stow it, Sam,"</w:t>
      </w:r>
      <w:r w:rsidRPr="001D1D80">
        <w:rPr>
          <w:rFonts w:ascii="Montserrat" w:hAnsi="Montserrat"/>
          <w:sz w:val="24"/>
        </w:rPr>
        <w:t xml:space="preserve">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w:t>
      </w:r>
      <w:r w:rsidRPr="001D1D80">
        <w:rPr>
          <w:rFonts w:ascii="Montserrat" w:hAnsi="Montserrat"/>
          <w:color w:val="0000FF"/>
          <w:sz w:val="24"/>
        </w:rPr>
        <w:t>one-newton</w:t>
      </w:r>
      <w:r w:rsidRPr="001D1D80">
        <w:rPr>
          <w:rFonts w:ascii="Montserrat" w:hAnsi="Montserrat"/>
          <w:sz w:val="24"/>
        </w:rPr>
        <w:t xml:space="preserve"> grain of rice.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 xml:space="preserve">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w:t>
      </w:r>
      <w:r w:rsidRPr="001D1D80">
        <w:rPr>
          <w:rFonts w:ascii="Montserrat" w:hAnsi="Montserrat"/>
          <w:color w:val="0000FF"/>
          <w:sz w:val="24"/>
        </w:rPr>
        <w:t>"You</w:t>
      </w:r>
      <w:r w:rsidRPr="001D1D80">
        <w:rPr>
          <w:rFonts w:ascii="Montserrat" w:hAnsi="Montserrat"/>
          <w:sz w:val="24"/>
        </w:rPr>
        <w:t xml:space="preserve"> have no idea what you are asking me to </w:t>
      </w:r>
      <w:r w:rsidRPr="001D1D80">
        <w:rPr>
          <w:rFonts w:ascii="Montserrat" w:hAnsi="Montserrat"/>
          <w:color w:val="0000FF"/>
          <w:sz w:val="24"/>
        </w:rPr>
        <w:t>do,"</w:t>
      </w:r>
      <w:r w:rsidRPr="001D1D80">
        <w:rPr>
          <w:rFonts w:ascii="Montserrat" w:hAnsi="Montserrat"/>
          <w:sz w:val="24"/>
        </w:rPr>
        <w:t xml:space="preserve"> she panted. Her hands fisted as she tried to master the shaking that still tortured her body. </w:t>
      </w:r>
      <w:r w:rsidRPr="001D1D80">
        <w:rPr>
          <w:rFonts w:ascii="Montserrat" w:hAnsi="Montserrat"/>
          <w:color w:val="0000FF"/>
          <w:sz w:val="24"/>
        </w:rPr>
        <w:t>"I can't do it."</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"You</w:t>
      </w:r>
      <w:r w:rsidRPr="001D1D80">
        <w:rPr>
          <w:rFonts w:ascii="Montserrat" w:hAnsi="Montserrat"/>
          <w:sz w:val="24"/>
        </w:rPr>
        <w:t xml:space="preserve"> have to. Do you think this is easy for any of </w:t>
      </w:r>
      <w:r w:rsidRPr="001D1D80">
        <w:rPr>
          <w:rFonts w:ascii="Montserrat" w:hAnsi="Montserrat"/>
          <w:color w:val="0000FF"/>
          <w:sz w:val="24"/>
        </w:rPr>
        <w:t>us?"</w:t>
      </w:r>
      <w:r w:rsidRPr="001D1D80">
        <w:rPr>
          <w:rFonts w:ascii="Montserrat" w:hAnsi="Montserrat"/>
          <w:sz w:val="24"/>
        </w:rPr>
        <w:t xml:space="preserve"> Powers demanded. </w:t>
      </w:r>
      <w:r w:rsidRPr="001D1D80">
        <w:rPr>
          <w:rFonts w:ascii="Montserrat" w:hAnsi="Montserrat"/>
          <w:color w:val="0000FF"/>
          <w:sz w:val="24"/>
        </w:rPr>
        <w:t>"Do</w:t>
      </w:r>
      <w:r w:rsidRPr="001D1D80">
        <w:rPr>
          <w:rFonts w:ascii="Montserrat" w:hAnsi="Montserrat"/>
          <w:sz w:val="24"/>
        </w:rPr>
        <w:t xml:space="preserve"> you realize the risk we face? For almost a thousand years, we have denied the existence of active psionics while using psionic actives to build everything our future as a species depends on! Everything was fine when we simply evaded the truth. Do you think we </w:t>
      </w:r>
      <w:r w:rsidRPr="001D1D80">
        <w:rPr>
          <w:rFonts w:ascii="Montserrat" w:hAnsi="Montserrat"/>
          <w:i/>
          <w:sz w:val="24"/>
        </w:rPr>
        <w:t xml:space="preserve">want </w:t>
      </w:r>
      <w:r w:rsidRPr="001D1D80">
        <w:rPr>
          <w:rFonts w:ascii="Montserrat" w:hAnsi="Montserrat"/>
          <w:sz w:val="24"/>
        </w:rPr>
        <w:t xml:space="preserve">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w:t>
      </w:r>
      <w:r w:rsidRPr="001D1D80">
        <w:rPr>
          <w:rFonts w:ascii="Montserrat" w:hAnsi="Montserrat"/>
          <w:color w:val="0000FF"/>
          <w:sz w:val="24"/>
        </w:rPr>
        <w:t>do?"</w:t>
      </w:r>
      <w:r w:rsidRPr="001D1D80">
        <w:rPr>
          <w:rFonts w:ascii="Montserrat" w:hAnsi="Montserrat"/>
          <w:sz w:val="24"/>
        </w:rPr>
        <w:t xml:space="preserve"> he challenged fiercely.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looked at him and her mouth worked as she tried to find a response.</w:t>
      </w:r>
    </w:p>
    <w:p w:rsidR="002377B3" w:rsidRPr="001D1D80" w:rsidRDefault="002377B3">
      <w:pPr>
        <w:spacing w:line="360" w:lineRule="auto"/>
        <w:jc w:val="both"/>
        <w:rPr>
          <w:rFonts w:ascii="Montserrat" w:hAnsi="Montserrat"/>
          <w:i/>
          <w:color w:val="0000FF"/>
          <w:sz w:val="24"/>
        </w:rPr>
      </w:pPr>
      <w:r w:rsidRPr="001D1D80">
        <w:rPr>
          <w:rFonts w:ascii="Montserrat" w:hAnsi="Montserrat"/>
          <w:sz w:val="24"/>
        </w:rPr>
        <w:tab/>
        <w:t xml:space="preserve">Craig interrupted her before she could, declaring, </w:t>
      </w:r>
      <w:r w:rsidRPr="001D1D80">
        <w:rPr>
          <w:rFonts w:ascii="Montserrat" w:hAnsi="Montserrat"/>
          <w:color w:val="0000FF"/>
          <w:sz w:val="24"/>
        </w:rPr>
        <w:t>"Of</w:t>
      </w:r>
      <w:r w:rsidRPr="001D1D80">
        <w:rPr>
          <w:rFonts w:ascii="Montserrat" w:hAnsi="Montserrat"/>
          <w:sz w:val="24"/>
        </w:rPr>
        <w:t xml:space="preserve"> course you </w:t>
      </w:r>
      <w:r w:rsidRPr="001D1D80">
        <w:rPr>
          <w:rFonts w:ascii="Montserrat" w:hAnsi="Montserrat"/>
          <w:color w:val="0000FF"/>
          <w:sz w:val="24"/>
        </w:rPr>
        <w:t>don't</w:t>
      </w:r>
      <w:r w:rsidRPr="001D1D80">
        <w:rPr>
          <w:rFonts w:ascii="Montserrat" w:hAnsi="Montserrat"/>
          <w:sz w:val="24"/>
        </w:rPr>
        <w:t xml:space="preserve"> understand! You are so caught up in your personal feelings that you </w:t>
      </w:r>
      <w:r w:rsidRPr="001D1D80">
        <w:rPr>
          <w:rFonts w:ascii="Montserrat" w:hAnsi="Montserrat"/>
          <w:color w:val="0000FF"/>
          <w:sz w:val="24"/>
        </w:rPr>
        <w:t>haven't</w:t>
      </w:r>
      <w:r w:rsidRPr="001D1D80">
        <w:rPr>
          <w:rFonts w:ascii="Montserrat" w:hAnsi="Montserrat"/>
          <w:sz w:val="24"/>
        </w:rPr>
        <w:t xml:space="preserve"> even thought of it! How do we know about the </w:t>
      </w:r>
      <w:r w:rsidRPr="001D1D80">
        <w:rPr>
          <w:rFonts w:ascii="Montserrat" w:hAnsi="Montserrat"/>
          <w:color w:val="0000FF"/>
          <w:sz w:val="24"/>
        </w:rPr>
        <w:t>aliens?"</w:t>
      </w:r>
      <w:r w:rsidRPr="001D1D80">
        <w:rPr>
          <w:rFonts w:ascii="Montserrat" w:hAnsi="Montserrat"/>
          <w:sz w:val="24"/>
        </w:rPr>
        <w:t xml:space="preserve"> he challenged her. </w:t>
      </w:r>
      <w:r w:rsidRPr="001D1D80">
        <w:rPr>
          <w:rFonts w:ascii="Montserrat" w:hAnsi="Montserrat"/>
          <w:color w:val="0000FF"/>
          <w:sz w:val="24"/>
        </w:rPr>
        <w:t>"Do</w:t>
      </w:r>
      <w:r w:rsidRPr="001D1D80">
        <w:rPr>
          <w:rFonts w:ascii="Montserrat" w:hAnsi="Montserrat"/>
          <w:sz w:val="24"/>
        </w:rPr>
        <w:t xml:space="preserve">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1D1D80">
        <w:rPr>
          <w:rFonts w:ascii="Montserrat" w:hAnsi="Montserrat"/>
          <w:i/>
          <w:sz w:val="24"/>
        </w:rPr>
        <w:t xml:space="preserve">are </w:t>
      </w:r>
      <w:r w:rsidRPr="001D1D80">
        <w:rPr>
          <w:rFonts w:ascii="Montserrat" w:hAnsi="Montserrat"/>
          <w:sz w:val="24"/>
        </w:rPr>
        <w:t xml:space="preserve">the evidence. Not just what you know, but what you </w:t>
      </w:r>
      <w:r w:rsidRPr="001D1D80">
        <w:rPr>
          <w:rFonts w:ascii="Montserrat" w:hAnsi="Montserrat"/>
          <w:i/>
          <w:color w:val="0000FF"/>
          <w:sz w:val="24"/>
        </w:rPr>
        <w:t>are!"</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"Phoenix,"</w:t>
      </w:r>
      <w:r w:rsidRPr="001D1D80">
        <w:rPr>
          <w:rFonts w:ascii="Montserrat" w:hAnsi="Montserrat"/>
          <w:sz w:val="24"/>
        </w:rPr>
        <w:t xml:space="preserve"> Dreyfus stood and came up to her, taking her hands in his. </w:t>
      </w:r>
      <w:r w:rsidRPr="001D1D80">
        <w:rPr>
          <w:rFonts w:ascii="Montserrat" w:hAnsi="Montserrat"/>
          <w:color w:val="0000FF"/>
          <w:sz w:val="24"/>
        </w:rPr>
        <w:t>"The</w:t>
      </w:r>
      <w:r w:rsidRPr="001D1D80">
        <w:rPr>
          <w:rFonts w:ascii="Montserrat" w:hAnsi="Montserrat"/>
          <w:sz w:val="24"/>
        </w:rPr>
        <w:t xml:space="preserve"> problem we face is not as simple as it sounds. Yes, the world has to be told. Yes, something has to be done. But we have no hope if we </w:t>
      </w:r>
      <w:r w:rsidRPr="001D1D80">
        <w:rPr>
          <w:rFonts w:ascii="Montserrat" w:hAnsi="Montserrat"/>
          <w:color w:val="0000FF"/>
          <w:sz w:val="24"/>
        </w:rPr>
        <w:t>can't</w:t>
      </w:r>
      <w:r w:rsidRPr="001D1D80">
        <w:rPr>
          <w:rFonts w:ascii="Montserrat" w:hAnsi="Montserrat"/>
          <w:sz w:val="24"/>
        </w:rPr>
        <w:t xml:space="preserve"> make the people </w:t>
      </w:r>
      <w:r w:rsidRPr="001D1D80">
        <w:rPr>
          <w:rFonts w:ascii="Montserrat" w:hAnsi="Montserrat"/>
          <w:i/>
          <w:sz w:val="24"/>
        </w:rPr>
        <w:t xml:space="preserve">believe </w:t>
      </w:r>
      <w:r w:rsidRPr="001D1D80">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w:t>
      </w:r>
      <w:r w:rsidRPr="001D1D80">
        <w:rPr>
          <w:rFonts w:ascii="Montserrat" w:hAnsi="Montserrat"/>
          <w:color w:val="0000FF"/>
          <w:sz w:val="24"/>
        </w:rPr>
        <w:t>there."</w:t>
      </w:r>
      <w:r w:rsidRPr="001D1D80">
        <w:rPr>
          <w:rFonts w:ascii="Montserrat" w:hAnsi="Montserrat"/>
          <w:sz w:val="24"/>
        </w:rPr>
        <w:t xml:space="preserve"> </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"But</w:t>
      </w:r>
      <w:r w:rsidRPr="001D1D80">
        <w:rPr>
          <w:rFonts w:ascii="Montserrat" w:hAnsi="Montserrat"/>
          <w:sz w:val="24"/>
        </w:rPr>
        <w:t xml:space="preserve"> why does it have to be </w:t>
      </w:r>
      <w:r w:rsidRPr="001D1D80">
        <w:rPr>
          <w:rFonts w:ascii="Montserrat" w:hAnsi="Montserrat"/>
          <w:color w:val="0000FF"/>
          <w:sz w:val="24"/>
        </w:rPr>
        <w:t>me?"</w:t>
      </w:r>
      <w:r w:rsidRPr="001D1D80">
        <w:rPr>
          <w:rFonts w:ascii="Montserrat" w:hAnsi="Montserrat"/>
          <w:sz w:val="24"/>
        </w:rPr>
        <w:t xml:space="preserve"> she demanded. </w:t>
      </w:r>
      <w:r w:rsidRPr="001D1D80">
        <w:rPr>
          <w:rFonts w:ascii="Montserrat" w:hAnsi="Montserrat"/>
          <w:color w:val="0000FF"/>
          <w:sz w:val="24"/>
        </w:rPr>
        <w:t>"God,</w:t>
      </w:r>
      <w:r w:rsidRPr="001D1D80">
        <w:rPr>
          <w:rFonts w:ascii="Montserrat" w:hAnsi="Montserrat"/>
          <w:sz w:val="24"/>
        </w:rPr>
        <w:t xml:space="preserve"> there has to be at least a dozen people who went into me and dug out that memory! There are thousands of people who can prove that telepathy is real. Why ask me to tear myself apart over this just when I can finally make it through a day without falling </w:t>
      </w:r>
      <w:r w:rsidRPr="001D1D80">
        <w:rPr>
          <w:rFonts w:ascii="Montserrat" w:hAnsi="Montserrat"/>
          <w:color w:val="0000FF"/>
          <w:sz w:val="24"/>
        </w:rPr>
        <w:t>apart?"</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"I</w:t>
      </w:r>
      <w:r w:rsidRPr="001D1D80">
        <w:rPr>
          <w:rFonts w:ascii="Montserrat" w:hAnsi="Montserrat"/>
          <w:sz w:val="24"/>
        </w:rPr>
        <w:t xml:space="preserve"> understand that this is going to be hard for you, but listen to me, </w:t>
      </w:r>
      <w:r w:rsidRPr="001D1D80">
        <w:rPr>
          <w:rFonts w:ascii="Montserrat" w:hAnsi="Montserrat"/>
          <w:color w:val="0000FF"/>
          <w:sz w:val="24"/>
        </w:rPr>
        <w:t>Phoenix,"</w:t>
      </w:r>
      <w:r w:rsidRPr="001D1D80">
        <w:rPr>
          <w:rFonts w:ascii="Montserrat" w:hAnsi="Montserrat"/>
          <w:sz w:val="24"/>
        </w:rPr>
        <w:t xml:space="preserve"> Dreyfus pleaded, while Powers and Craig scowled at her. </w:t>
      </w:r>
      <w:r w:rsidRPr="001D1D80">
        <w:rPr>
          <w:rFonts w:ascii="Montserrat" w:hAnsi="Montserrat"/>
          <w:color w:val="0000FF"/>
          <w:sz w:val="24"/>
        </w:rPr>
        <w:t>"We</w:t>
      </w:r>
      <w:r w:rsidRPr="001D1D80">
        <w:rPr>
          <w:rFonts w:ascii="Montserrat" w:hAnsi="Montserrat"/>
          <w:sz w:val="24"/>
        </w:rPr>
        <w:t xml:space="preserv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w:t>
      </w:r>
      <w:r w:rsidRPr="001D1D80">
        <w:rPr>
          <w:rFonts w:ascii="Montserrat" w:hAnsi="Montserrat"/>
          <w:color w:val="0000FF"/>
          <w:sz w:val="24"/>
        </w:rPr>
        <w:t>manage."</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color w:val="0000FF"/>
          <w:sz w:val="24"/>
        </w:rPr>
        <w:t>"But I don't</w:t>
      </w:r>
      <w:r w:rsidRPr="001D1D80">
        <w:rPr>
          <w:rFonts w:ascii="Montserrat" w:hAnsi="Montserrat"/>
          <w:sz w:val="24"/>
        </w:rPr>
        <w:t xml:space="preserve"> want to be exposed! God, all </w:t>
      </w:r>
      <w:r w:rsidRPr="001D1D80">
        <w:rPr>
          <w:rFonts w:ascii="Montserrat" w:hAnsi="Montserrat"/>
          <w:color w:val="0000FF"/>
          <w:sz w:val="24"/>
        </w:rPr>
        <w:t>I've</w:t>
      </w:r>
      <w:r w:rsidRPr="001D1D80">
        <w:rPr>
          <w:rFonts w:ascii="Montserrat" w:hAnsi="Montserrat"/>
          <w:sz w:val="24"/>
        </w:rPr>
        <w:t xml:space="preserve"> ever wanted was to be able to go through life like any normal person! You </w:t>
      </w:r>
      <w:r w:rsidRPr="001D1D80">
        <w:rPr>
          <w:rFonts w:ascii="Montserrat" w:hAnsi="Montserrat"/>
          <w:color w:val="0000FF"/>
          <w:sz w:val="24"/>
        </w:rPr>
        <w:t>can't do this to me!"</w:t>
      </w:r>
      <w:r w:rsidRPr="001D1D80">
        <w:rPr>
          <w:rFonts w:ascii="Montserrat" w:hAnsi="Montserrat"/>
          <w:sz w:val="24"/>
        </w:rPr>
        <w:t xml:space="preserve"> she cried.</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"Phoenix, you've got to face this down," Dreyfus said. "You</w:t>
      </w:r>
      <w:r w:rsidRPr="001D1D80">
        <w:rPr>
          <w:rFonts w:ascii="Montserrat" w:hAnsi="Montserrat"/>
          <w:sz w:val="24"/>
        </w:rPr>
        <w:t xml:space="preserve"> have to be strong enough to look it in the eye. If you </w:t>
      </w:r>
      <w:r w:rsidRPr="001D1D80">
        <w:rPr>
          <w:rFonts w:ascii="Montserrat" w:hAnsi="Montserrat"/>
          <w:color w:val="0000FF"/>
          <w:sz w:val="24"/>
        </w:rPr>
        <w:t>can't</w:t>
      </w:r>
      <w:r w:rsidRPr="001D1D80">
        <w:rPr>
          <w:rFonts w:ascii="Montserrat" w:hAnsi="Montserrat"/>
          <w:sz w:val="24"/>
        </w:rPr>
        <w:t xml:space="preserve"> face it without breaking down, you will never stop being broken. You will remain crippled for the rest of your life! Stop running away from </w:t>
      </w:r>
      <w:r w:rsidRPr="001D1D80">
        <w:rPr>
          <w:rFonts w:ascii="Montserrat" w:hAnsi="Montserrat"/>
          <w:color w:val="0000FF"/>
          <w:sz w:val="24"/>
        </w:rPr>
        <w:t>yourself!"</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"You</w:t>
      </w:r>
      <w:r w:rsidRPr="001D1D80">
        <w:rPr>
          <w:rFonts w:ascii="Montserrat" w:hAnsi="Montserrat"/>
          <w:sz w:val="24"/>
        </w:rPr>
        <w:t xml:space="preserve"> are not giving me any </w:t>
      </w:r>
      <w:r w:rsidRPr="001D1D80">
        <w:rPr>
          <w:rFonts w:ascii="Montserrat" w:hAnsi="Montserrat"/>
          <w:color w:val="0000FF"/>
          <w:sz w:val="24"/>
        </w:rPr>
        <w:t>choice!"</w:t>
      </w:r>
      <w:r w:rsidRPr="001D1D80">
        <w:rPr>
          <w:rFonts w:ascii="Montserrat" w:hAnsi="Montserrat"/>
          <w:sz w:val="24"/>
        </w:rPr>
        <w:t xml:space="preserve"> she accused. </w:t>
      </w:r>
      <w:r w:rsidRPr="001D1D80">
        <w:rPr>
          <w:rFonts w:ascii="Montserrat" w:hAnsi="Montserrat"/>
          <w:color w:val="0000FF"/>
          <w:sz w:val="24"/>
        </w:rPr>
        <w:t>"Let</w:t>
      </w:r>
      <w:r w:rsidRPr="001D1D80">
        <w:rPr>
          <w:rFonts w:ascii="Montserrat" w:hAnsi="Montserrat"/>
          <w:sz w:val="24"/>
        </w:rPr>
        <w:t xml:space="preserve"> me face it on my own, in my own way. You </w:t>
      </w:r>
      <w:r w:rsidRPr="001D1D80">
        <w:rPr>
          <w:rFonts w:ascii="Montserrat" w:hAnsi="Montserrat"/>
          <w:color w:val="0000FF"/>
          <w:sz w:val="24"/>
        </w:rPr>
        <w:t>just..."</w:t>
      </w:r>
      <w:r w:rsidRPr="001D1D80">
        <w:rPr>
          <w:rFonts w:ascii="Montserrat" w:hAnsi="Montserrat"/>
          <w:sz w:val="24"/>
        </w:rPr>
        <w:t xml:space="preserve"> she choked, </w:t>
      </w:r>
      <w:r w:rsidRPr="001D1D80">
        <w:rPr>
          <w:rFonts w:ascii="Montserrat" w:hAnsi="Montserrat"/>
          <w:color w:val="0000FF"/>
          <w:sz w:val="24"/>
        </w:rPr>
        <w:t>"you just don't</w:t>
      </w:r>
      <w:r w:rsidRPr="001D1D80">
        <w:rPr>
          <w:rFonts w:ascii="Montserrat" w:hAnsi="Montserrat"/>
          <w:sz w:val="24"/>
        </w:rPr>
        <w:t xml:space="preserve"> have any idea what you are asking </w:t>
      </w:r>
      <w:r w:rsidRPr="001D1D80">
        <w:rPr>
          <w:rFonts w:ascii="Montserrat" w:hAnsi="Montserrat"/>
          <w:color w:val="0000FF"/>
          <w:sz w:val="24"/>
        </w:rPr>
        <w:t>me."</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r>
      <w:r w:rsidRPr="001D1D80">
        <w:rPr>
          <w:rFonts w:ascii="Montserrat" w:hAnsi="Montserrat"/>
          <w:color w:val="0000FF"/>
          <w:sz w:val="24"/>
        </w:rPr>
        <w:t>"You</w:t>
      </w:r>
      <w:r w:rsidRPr="001D1D80">
        <w:rPr>
          <w:rFonts w:ascii="Montserrat" w:hAnsi="Montserrat"/>
          <w:sz w:val="24"/>
        </w:rPr>
        <w:t xml:space="preserve"> are right, </w:t>
      </w:r>
      <w:r w:rsidRPr="001D1D80">
        <w:rPr>
          <w:rFonts w:ascii="Montserrat" w:hAnsi="Montserrat"/>
          <w:color w:val="0000FF"/>
          <w:sz w:val="24"/>
        </w:rPr>
        <w:t>Phoenix,"</w:t>
      </w:r>
      <w:r w:rsidRPr="001D1D80">
        <w:rPr>
          <w:rFonts w:ascii="Montserrat" w:hAnsi="Montserrat"/>
          <w:sz w:val="24"/>
        </w:rPr>
        <w:t xml:space="preserve"> Craig said suddenly, </w:t>
      </w:r>
      <w:r w:rsidRPr="001D1D80">
        <w:rPr>
          <w:rFonts w:ascii="Montserrat" w:hAnsi="Montserrat"/>
          <w:color w:val="0000FF"/>
          <w:sz w:val="24"/>
        </w:rPr>
        <w:t>"You don't</w:t>
      </w:r>
      <w:r w:rsidRPr="001D1D80">
        <w:rPr>
          <w:rFonts w:ascii="Montserrat" w:hAnsi="Montserrat"/>
          <w:sz w:val="24"/>
        </w:rPr>
        <w:t xml:space="preserve">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1D1D80">
        <w:rPr>
          <w:rFonts w:ascii="Montserrat" w:hAnsi="Montserrat"/>
          <w:i/>
          <w:sz w:val="24"/>
        </w:rPr>
        <w:t>test</w:t>
      </w:r>
      <w:r w:rsidRPr="001D1D80">
        <w:rPr>
          <w:rFonts w:ascii="Montserrat" w:hAnsi="Montserrat"/>
          <w:sz w:val="24"/>
        </w:rPr>
        <w:t xml:space="preserve"> of your resolve, and the proof of your </w:t>
      </w:r>
      <w:r w:rsidRPr="001D1D80">
        <w:rPr>
          <w:rFonts w:ascii="Montserrat" w:hAnsi="Montserrat"/>
          <w:color w:val="0000FF"/>
          <w:sz w:val="24"/>
        </w:rPr>
        <w:t>rehabilitation."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suddenly stopped trembling. She looked away from Dreyfus to study Craig and Powers. She </w:t>
      </w:r>
      <w:r w:rsidRPr="001D1D80">
        <w:rPr>
          <w:rFonts w:ascii="Montserrat" w:hAnsi="Montserrat"/>
          <w:color w:val="0000FF"/>
          <w:sz w:val="24"/>
        </w:rPr>
        <w:t>didn't</w:t>
      </w:r>
      <w:r w:rsidRPr="001D1D80">
        <w:rPr>
          <w:rFonts w:ascii="Montserrat" w:hAnsi="Montserrat"/>
          <w:sz w:val="24"/>
        </w:rPr>
        <w:t xml:space="preserve"> need to read their minds to recognize the threat behind those words. There was a kind of approval for </w:t>
      </w:r>
      <w:r w:rsidRPr="001D1D80">
        <w:rPr>
          <w:rFonts w:ascii="Montserrat" w:hAnsi="Montserrat"/>
          <w:color w:val="0000FF"/>
          <w:sz w:val="24"/>
        </w:rPr>
        <w:t>Craig's</w:t>
      </w:r>
      <w:r w:rsidRPr="001D1D80">
        <w:rPr>
          <w:rFonts w:ascii="Montserrat" w:hAnsi="Montserrat"/>
          <w:sz w:val="24"/>
        </w:rPr>
        <w:t xml:space="preserve"> declaration in </w:t>
      </w:r>
      <w:r w:rsidRPr="001D1D80">
        <w:rPr>
          <w:rFonts w:ascii="Montserrat" w:hAnsi="Montserrat"/>
          <w:color w:val="0000FF"/>
          <w:sz w:val="24"/>
        </w:rPr>
        <w:t>Powers'</w:t>
      </w:r>
      <w:r w:rsidRPr="001D1D80">
        <w:rPr>
          <w:rFonts w:ascii="Montserrat" w:hAnsi="Montserrat"/>
          <w:sz w:val="24"/>
        </w:rPr>
        <w:t xml:space="preserve"> face. Phoenix was well aware of the fate of an unstable psi. The defeated look in </w:t>
      </w:r>
      <w:r w:rsidRPr="001D1D80">
        <w:rPr>
          <w:rFonts w:ascii="Montserrat" w:hAnsi="Montserrat"/>
          <w:color w:val="0000FF"/>
          <w:sz w:val="24"/>
        </w:rPr>
        <w:t>Dreyfus's</w:t>
      </w:r>
      <w:r w:rsidRPr="001D1D80">
        <w:rPr>
          <w:rFonts w:ascii="Montserrat" w:hAnsi="Montserrat"/>
          <w:sz w:val="24"/>
        </w:rPr>
        <w:t xml:space="preserve">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2377B3" w:rsidRPr="001D1D80" w:rsidRDefault="002377B3">
      <w:pPr>
        <w:spacing w:line="360" w:lineRule="auto"/>
        <w:jc w:val="both"/>
        <w:rPr>
          <w:rFonts w:ascii="Montserrat" w:hAnsi="Montserrat"/>
          <w:sz w:val="24"/>
        </w:rPr>
      </w:pPr>
      <w:r w:rsidRPr="001D1D80">
        <w:rPr>
          <w:rFonts w:ascii="Montserrat" w:hAnsi="Montserrat"/>
          <w:sz w:val="24"/>
        </w:rPr>
        <w:tab/>
        <w:t>"What's the status on that thing?" he asked the young woman.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2377B3" w:rsidRPr="001D1D80" w:rsidRDefault="002377B3">
      <w:pPr>
        <w:spacing w:line="360" w:lineRule="auto"/>
        <w:jc w:val="both"/>
        <w:rPr>
          <w:rFonts w:ascii="Montserrat" w:hAnsi="Montserrat"/>
          <w:sz w:val="24"/>
        </w:rPr>
      </w:pPr>
      <w:r w:rsidRPr="001D1D80">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u w:val="single"/>
        </w:rPr>
      </w:pPr>
      <w:r w:rsidRPr="001D1D80">
        <w:rPr>
          <w:rFonts w:ascii="Montserrat" w:hAnsi="Montserrat"/>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TWO</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2377B3" w:rsidRPr="001D1D80" w:rsidRDefault="002377B3">
      <w:pPr>
        <w:spacing w:line="360" w:lineRule="auto"/>
        <w:jc w:val="both"/>
        <w:rPr>
          <w:rFonts w:ascii="Montserrat" w:hAnsi="Montserrat"/>
          <w:sz w:val="24"/>
        </w:rPr>
      </w:pPr>
      <w:r w:rsidRPr="001D1D80">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2377B3" w:rsidRPr="001D1D80" w:rsidRDefault="002377B3">
      <w:pPr>
        <w:spacing w:line="360" w:lineRule="auto"/>
        <w:jc w:val="both"/>
        <w:rPr>
          <w:rFonts w:ascii="Montserrat" w:hAnsi="Montserrat"/>
          <w:sz w:val="24"/>
        </w:rPr>
      </w:pPr>
      <w:r w:rsidRPr="001D1D80">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1D1D80">
        <w:rPr>
          <w:rFonts w:ascii="Montserrat" w:hAnsi="Montserrat"/>
          <w:i/>
          <w:sz w:val="24"/>
        </w:rPr>
        <w:t xml:space="preserve">I don't want to be here. </w:t>
      </w:r>
      <w:r w:rsidRPr="001D1D80">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1D1D80">
        <w:rPr>
          <w:rFonts w:ascii="Montserrat" w:hAnsi="Montserrat"/>
          <w:i/>
          <w:sz w:val="24"/>
        </w:rPr>
        <w:t xml:space="preserve">take </w:t>
      </w:r>
      <w:r w:rsidRPr="001D1D80">
        <w:rPr>
          <w:rFonts w:ascii="Montserrat" w:hAnsi="Montserrat"/>
          <w:sz w:val="24"/>
        </w:rPr>
        <w:t>what she wanted—to do what was right for herself. Such insubordination would never be tolerated. Self-interest was a luxury a person like her could not afford.</w:t>
      </w:r>
    </w:p>
    <w:p w:rsidR="002377B3" w:rsidRPr="001D1D80" w:rsidRDefault="002377B3">
      <w:pPr>
        <w:spacing w:line="360" w:lineRule="auto"/>
        <w:jc w:val="both"/>
        <w:rPr>
          <w:rFonts w:ascii="Montserrat" w:hAnsi="Montserrat"/>
          <w:sz w:val="24"/>
        </w:rPr>
      </w:pPr>
      <w:r w:rsidRPr="001D1D80">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2377B3" w:rsidRPr="001D1D80" w:rsidRDefault="002377B3">
      <w:pPr>
        <w:spacing w:line="360" w:lineRule="auto"/>
        <w:jc w:val="both"/>
        <w:rPr>
          <w:rFonts w:ascii="Montserrat" w:hAnsi="Montserrat"/>
          <w:sz w:val="24"/>
        </w:rPr>
      </w:pPr>
      <w:r w:rsidRPr="001D1D80">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1D1D80">
        <w:rPr>
          <w:rFonts w:ascii="Montserrat" w:hAnsi="Montserrat"/>
          <w:i/>
          <w:sz w:val="24"/>
        </w:rPr>
        <w:t xml:space="preserve">looked </w:t>
      </w:r>
      <w:r w:rsidRPr="001D1D80">
        <w:rPr>
          <w:rFonts w:ascii="Montserrat" w:hAnsi="Montserrat"/>
          <w:sz w:val="24"/>
        </w:rPr>
        <w:t xml:space="preserve">at her had triggered it violently. </w:t>
      </w:r>
      <w:r w:rsidRPr="001D1D80">
        <w:rPr>
          <w:rFonts w:ascii="Montserrat" w:hAnsi="Montserrat"/>
          <w:i/>
          <w:sz w:val="24"/>
        </w:rPr>
        <w:t xml:space="preserve">It kinda takes the fun out of being a teenager! </w:t>
      </w:r>
      <w:r w:rsidRPr="001D1D80">
        <w:rPr>
          <w:rFonts w:ascii="Montserrat" w:hAnsi="Montserrat"/>
          <w:sz w:val="24"/>
        </w:rPr>
        <w:t>She thought sardonically. Having made it through the worst part, Phoenix was able to surrender herself to the woman's ministrations.</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1D1D80">
        <w:rPr>
          <w:rFonts w:ascii="Montserrat" w:hAnsi="Montserrat"/>
          <w:i/>
          <w:sz w:val="24"/>
        </w:rPr>
        <w:t xml:space="preserve">other. </w:t>
      </w:r>
      <w:r w:rsidRPr="001D1D80">
        <w:rPr>
          <w:rFonts w:ascii="Montserrat" w:hAnsi="Montserrat"/>
          <w:sz w:val="24"/>
        </w:rPr>
        <w:t>A suggestion of something as powerful and innate to life as sex, and yet something she knew almost nothing about.</w:t>
      </w:r>
      <w:r w:rsidRPr="001D1D80">
        <w:rPr>
          <w:rFonts w:ascii="Montserrat" w:hAnsi="Montserrat"/>
          <w:i/>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Trying to figure out what it was almost distracted her.</w:t>
      </w:r>
    </w:p>
    <w:p w:rsidR="002377B3" w:rsidRPr="001D1D80" w:rsidRDefault="002377B3">
      <w:pPr>
        <w:spacing w:line="360" w:lineRule="auto"/>
        <w:jc w:val="both"/>
        <w:rPr>
          <w:rFonts w:ascii="Montserrat" w:hAnsi="Montserrat"/>
          <w:sz w:val="24"/>
        </w:rPr>
      </w:pPr>
      <w:r w:rsidRPr="001D1D80">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2377B3" w:rsidRPr="001D1D80" w:rsidRDefault="002377B3">
      <w:pPr>
        <w:spacing w:line="360" w:lineRule="auto"/>
        <w:jc w:val="both"/>
        <w:rPr>
          <w:rFonts w:ascii="Montserrat" w:hAnsi="Montserrat"/>
          <w:sz w:val="24"/>
        </w:rPr>
      </w:pPr>
      <w:r w:rsidRPr="001D1D80">
        <w:rPr>
          <w:rFonts w:ascii="Montserrat" w:hAnsi="Montserrat"/>
          <w:sz w:val="24"/>
        </w:rPr>
        <w:tab/>
        <w:t>"Now what is that supposed to mean?" Powers growled looking up from his reports.</w:t>
      </w:r>
    </w:p>
    <w:p w:rsidR="002377B3" w:rsidRPr="001D1D80" w:rsidRDefault="002377B3">
      <w:pPr>
        <w:spacing w:line="360" w:lineRule="auto"/>
        <w:jc w:val="both"/>
        <w:rPr>
          <w:rFonts w:ascii="Montserrat" w:hAnsi="Montserrat"/>
          <w:sz w:val="24"/>
        </w:rPr>
      </w:pPr>
      <w:r w:rsidRPr="001D1D80">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2377B3" w:rsidRPr="001D1D80" w:rsidRDefault="002377B3">
      <w:pPr>
        <w:spacing w:line="360" w:lineRule="auto"/>
        <w:jc w:val="both"/>
        <w:rPr>
          <w:rFonts w:ascii="Montserrat" w:hAnsi="Montserrat"/>
          <w:sz w:val="24"/>
        </w:rPr>
      </w:pPr>
      <w:r w:rsidRPr="001D1D80">
        <w:rPr>
          <w:rFonts w:ascii="Montserrat" w:hAnsi="Montserrat"/>
          <w:sz w:val="24"/>
        </w:rPr>
        <w:tab/>
        <w:t>"Nonsense," powers retorted, "Nobody threatened her."</w:t>
      </w:r>
    </w:p>
    <w:p w:rsidR="002377B3" w:rsidRPr="001D1D80" w:rsidRDefault="002377B3">
      <w:pPr>
        <w:spacing w:line="360" w:lineRule="auto"/>
        <w:jc w:val="both"/>
        <w:rPr>
          <w:rFonts w:ascii="Montserrat" w:hAnsi="Montserrat"/>
          <w:sz w:val="24"/>
        </w:rPr>
      </w:pPr>
      <w:r w:rsidRPr="001D1D80">
        <w:rPr>
          <w:rFonts w:ascii="Montserrat" w:hAnsi="Montserrat"/>
          <w:sz w:val="24"/>
        </w:rPr>
        <w:tab/>
        <w:t>"Chad, a fool and an idiot should not have lasted as long, in your position, as you have managed. Please tell me, what is your secret?"</w:t>
      </w:r>
    </w:p>
    <w:p w:rsidR="002377B3" w:rsidRPr="001D1D80" w:rsidRDefault="002377B3">
      <w:pPr>
        <w:spacing w:line="360" w:lineRule="auto"/>
        <w:jc w:val="both"/>
        <w:rPr>
          <w:rFonts w:ascii="Montserrat" w:hAnsi="Montserrat"/>
          <w:sz w:val="24"/>
        </w:rPr>
      </w:pPr>
      <w:r w:rsidRPr="001D1D80">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i/>
          <w:sz w:val="24"/>
        </w:rPr>
        <w:t xml:space="preserve">"Regardless of what she perceived," </w:t>
      </w:r>
      <w:r w:rsidRPr="001D1D80">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1D1D80">
        <w:rPr>
          <w:rFonts w:ascii="Montserrat" w:hAnsi="Montserrat"/>
          <w:i/>
          <w:sz w:val="24"/>
        </w:rPr>
        <w:t>means</w:t>
      </w:r>
      <w:r w:rsidRPr="001D1D80">
        <w:rPr>
          <w:rFonts w:ascii="Montserrat" w:hAnsi="Montserrat"/>
          <w:sz w:val="24"/>
        </w:rPr>
        <w:t xml:space="preserve"> to deal with dangerous actives. </w:t>
      </w:r>
      <w:r w:rsidRPr="001D1D80">
        <w:rPr>
          <w:rFonts w:ascii="Montserrat" w:hAnsi="Montserrat"/>
          <w:i/>
          <w:sz w:val="24"/>
        </w:rPr>
        <w:t>No</w:t>
      </w:r>
      <w:r w:rsidRPr="001D1D80">
        <w:rPr>
          <w:rFonts w:ascii="Montserrat" w:hAnsi="Montserrat"/>
          <w:sz w:val="24"/>
        </w:rPr>
        <w:t xml:space="preserve"> active is ever supposed to know that he or </w:t>
      </w:r>
      <w:r w:rsidRPr="001D1D80">
        <w:rPr>
          <w:rFonts w:ascii="Montserrat" w:hAnsi="Montserrat"/>
          <w:i/>
          <w:sz w:val="24"/>
        </w:rPr>
        <w:t xml:space="preserve">she </w:t>
      </w:r>
      <w:r w:rsidRPr="001D1D80">
        <w:rPr>
          <w:rFonts w:ascii="Montserrat" w:hAnsi="Montserrat"/>
          <w:sz w:val="24"/>
        </w:rPr>
        <w:t>is a</w:t>
      </w:r>
      <w:r w:rsidRPr="001D1D80">
        <w:rPr>
          <w:rFonts w:ascii="Montserrat" w:hAnsi="Montserrat"/>
          <w:i/>
          <w:sz w:val="24"/>
        </w:rPr>
        <w:t xml:space="preserve"> dangerous active!</w:t>
      </w:r>
      <w:r w:rsidRPr="001D1D80">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2377B3" w:rsidRPr="001D1D80" w:rsidRDefault="002377B3">
      <w:pPr>
        <w:spacing w:line="360" w:lineRule="auto"/>
        <w:jc w:val="both"/>
        <w:rPr>
          <w:rFonts w:ascii="Montserrat" w:hAnsi="Montserrat"/>
          <w:sz w:val="24"/>
        </w:rPr>
      </w:pPr>
      <w:r w:rsidRPr="001D1D80">
        <w:rPr>
          <w:rFonts w:ascii="Montserrat" w:hAnsi="Montserrat"/>
          <w:sz w:val="24"/>
        </w:rPr>
        <w:tab/>
        <w:t>"Mark, just what are you getting at?"</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2377B3" w:rsidRPr="001D1D80" w:rsidRDefault="002377B3">
      <w:pPr>
        <w:spacing w:line="360" w:lineRule="auto"/>
        <w:jc w:val="both"/>
        <w:rPr>
          <w:rFonts w:ascii="Montserrat" w:hAnsi="Montserrat"/>
          <w:sz w:val="24"/>
        </w:rPr>
      </w:pPr>
      <w:r w:rsidRPr="001D1D80">
        <w:rPr>
          <w:rFonts w:ascii="Montserrat" w:hAnsi="Montserrat"/>
          <w:sz w:val="24"/>
        </w:rPr>
        <w:tab/>
        <w:t>There was a knock on the door. Dreyfus's assistant opened the door and announced, "The Prime Minister of the Solar Authority is here. We go on the air in five."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2377B3" w:rsidRPr="001D1D80" w:rsidRDefault="002377B3">
      <w:pPr>
        <w:spacing w:line="360" w:lineRule="auto"/>
        <w:jc w:val="both"/>
        <w:rPr>
          <w:rFonts w:ascii="Montserrat" w:hAnsi="Montserrat"/>
          <w:sz w:val="24"/>
        </w:rPr>
      </w:pPr>
      <w:r w:rsidRPr="001D1D80">
        <w:rPr>
          <w:rFonts w:ascii="Montserrat" w:hAnsi="Montserrat"/>
          <w:sz w:val="24"/>
        </w:rPr>
        <w:tab/>
        <w:t>Another part of her said, do—or die.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2377B3" w:rsidRPr="001D1D80" w:rsidRDefault="002377B3">
      <w:pPr>
        <w:spacing w:line="360" w:lineRule="auto"/>
        <w:jc w:val="both"/>
        <w:rPr>
          <w:rFonts w:ascii="Montserrat" w:hAnsi="Montserrat"/>
          <w:sz w:val="24"/>
        </w:rPr>
      </w:pPr>
      <w:r w:rsidRPr="001D1D80">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2377B3" w:rsidRPr="001D1D80" w:rsidRDefault="002377B3">
      <w:pPr>
        <w:spacing w:line="360" w:lineRule="auto"/>
        <w:jc w:val="both"/>
        <w:rPr>
          <w:rFonts w:ascii="Montserrat" w:hAnsi="Montserrat"/>
          <w:sz w:val="24"/>
        </w:rPr>
      </w:pPr>
      <w:r w:rsidRPr="001D1D80">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2377B3" w:rsidRPr="001D1D80" w:rsidRDefault="002377B3">
      <w:pPr>
        <w:spacing w:line="360" w:lineRule="auto"/>
        <w:jc w:val="both"/>
        <w:rPr>
          <w:rFonts w:ascii="Montserrat" w:hAnsi="Montserrat"/>
          <w:sz w:val="24"/>
        </w:rPr>
      </w:pPr>
      <w:r w:rsidRPr="001D1D80">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1D1D80">
        <w:rPr>
          <w:rFonts w:ascii="Montserrat" w:hAnsi="Montserrat"/>
          <w:i/>
          <w:sz w:val="24"/>
        </w:rPr>
        <w:t xml:space="preserve">Intrepid. </w:t>
      </w:r>
      <w:r w:rsidRPr="001D1D80">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1D1D80">
        <w:rPr>
          <w:rFonts w:ascii="Montserrat" w:hAnsi="Montserrat"/>
          <w:i/>
          <w:sz w:val="24"/>
        </w:rPr>
        <w:t xml:space="preserve">Adventure </w:t>
      </w:r>
      <w:r w:rsidRPr="001D1D80">
        <w:rPr>
          <w:rFonts w:ascii="Montserrat" w:hAnsi="Montserrat"/>
          <w:sz w:val="24"/>
        </w:rPr>
        <w:t>was lost. The evidence, which could not be confirmed or denied at the time, and consisted entirely of information derived from a classified source, was suppressed for reasons of Aegis security.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1D1D80">
        <w:rPr>
          <w:rFonts w:ascii="Montserrat" w:hAnsi="Montserrat"/>
          <w:i/>
          <w:sz w:val="24"/>
        </w:rPr>
        <w:t xml:space="preserve">Adventure, </w:t>
      </w:r>
      <w:r w:rsidRPr="001D1D80">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held her breath.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1D1D80">
        <w:rPr>
          <w:rFonts w:ascii="Montserrat" w:hAnsi="Montserrat"/>
          <w:i/>
          <w:sz w:val="24"/>
        </w:rPr>
        <w:t xml:space="preserve">Adventure </w:t>
      </w:r>
      <w:r w:rsidRPr="001D1D80">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2377B3" w:rsidRPr="001D1D80" w:rsidRDefault="002377B3">
      <w:pPr>
        <w:spacing w:line="360" w:lineRule="auto"/>
        <w:jc w:val="both"/>
        <w:rPr>
          <w:rFonts w:ascii="Montserrat" w:hAnsi="Montserrat"/>
          <w:sz w:val="24"/>
        </w:rPr>
      </w:pPr>
      <w:r w:rsidRPr="001D1D80">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"Before I can tell you what happened, I have to explain a few things to establish the nature of my involvement in the final mission of the deep space explorer </w:t>
      </w:r>
      <w:r w:rsidRPr="001D1D80">
        <w:rPr>
          <w:rFonts w:ascii="Montserrat" w:hAnsi="Montserrat"/>
          <w:i/>
          <w:sz w:val="24"/>
        </w:rPr>
        <w:t xml:space="preserve">Adventure," </w:t>
      </w:r>
      <w:r w:rsidRPr="001D1D80">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1D1D80">
        <w:rPr>
          <w:rFonts w:ascii="Montserrat" w:hAnsi="Montserrat"/>
          <w:i/>
          <w:sz w:val="24"/>
        </w:rPr>
        <w:t>Adventure</w:t>
      </w:r>
      <w:r w:rsidRPr="001D1D80">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 the time that the </w:t>
      </w:r>
      <w:r w:rsidRPr="001D1D80">
        <w:rPr>
          <w:rFonts w:ascii="Montserrat" w:hAnsi="Montserrat"/>
          <w:i/>
          <w:sz w:val="24"/>
        </w:rPr>
        <w:t xml:space="preserve">Adventure </w:t>
      </w:r>
      <w:r w:rsidRPr="001D1D80">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Once again Phoenix found herself standing on the deck of the bridge of the </w:t>
      </w:r>
      <w:r w:rsidRPr="001D1D80">
        <w:rPr>
          <w:rFonts w:ascii="Montserrat" w:hAnsi="Montserrat"/>
          <w:i/>
          <w:sz w:val="24"/>
        </w:rPr>
        <w:t xml:space="preserve">Adventure </w:t>
      </w:r>
      <w:r w:rsidRPr="001D1D80">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2377B3" w:rsidRPr="001D1D80" w:rsidRDefault="002377B3">
      <w:pPr>
        <w:spacing w:line="360" w:lineRule="auto"/>
        <w:jc w:val="both"/>
        <w:rPr>
          <w:rFonts w:ascii="Montserrat" w:hAnsi="Montserrat"/>
          <w:sz w:val="24"/>
        </w:rPr>
      </w:pPr>
      <w:r w:rsidRPr="001D1D80">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2377B3" w:rsidRPr="001D1D80" w:rsidRDefault="002377B3">
      <w:pPr>
        <w:spacing w:line="360" w:lineRule="auto"/>
        <w:jc w:val="both"/>
        <w:rPr>
          <w:rFonts w:ascii="Montserrat" w:hAnsi="Montserrat"/>
          <w:sz w:val="24"/>
        </w:rPr>
      </w:pPr>
      <w:r w:rsidRPr="001D1D80">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2377B3" w:rsidRPr="001D1D80" w:rsidRDefault="002377B3">
      <w:pPr>
        <w:spacing w:line="360" w:lineRule="auto"/>
        <w:jc w:val="both"/>
        <w:rPr>
          <w:rFonts w:ascii="Montserrat" w:hAnsi="Montserrat"/>
          <w:sz w:val="24"/>
        </w:rPr>
      </w:pPr>
      <w:r w:rsidRPr="001D1D80">
        <w:rPr>
          <w:rFonts w:ascii="Montserrat" w:hAnsi="Montserrat"/>
          <w:sz w:val="24"/>
        </w:rPr>
        <w:tab/>
        <w:t>"Light wash? But that would mean..."</w:t>
      </w:r>
    </w:p>
    <w:p w:rsidR="002377B3" w:rsidRPr="001D1D80" w:rsidRDefault="002377B3">
      <w:pPr>
        <w:spacing w:line="360" w:lineRule="auto"/>
        <w:jc w:val="both"/>
        <w:rPr>
          <w:rFonts w:ascii="Montserrat" w:hAnsi="Montserrat"/>
          <w:sz w:val="24"/>
        </w:rPr>
      </w:pPr>
      <w:r w:rsidRPr="001D1D80">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2377B3" w:rsidRPr="001D1D80" w:rsidRDefault="002377B3">
      <w:pPr>
        <w:spacing w:line="360" w:lineRule="auto"/>
        <w:jc w:val="both"/>
        <w:rPr>
          <w:rFonts w:ascii="Montserrat" w:hAnsi="Montserrat"/>
          <w:sz w:val="24"/>
        </w:rPr>
      </w:pPr>
      <w:r w:rsidRPr="001D1D80">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2377B3" w:rsidRPr="001D1D80" w:rsidRDefault="002377B3">
      <w:pPr>
        <w:spacing w:line="360" w:lineRule="auto"/>
        <w:jc w:val="both"/>
        <w:rPr>
          <w:rFonts w:ascii="Montserrat" w:hAnsi="Montserrat"/>
          <w:sz w:val="24"/>
        </w:rPr>
      </w:pPr>
      <w:r w:rsidRPr="001D1D80">
        <w:rPr>
          <w:rFonts w:ascii="Montserrat" w:hAnsi="Montserrat"/>
          <w:sz w:val="24"/>
        </w:rPr>
        <w:tab/>
        <w:t>"My God!" Craig uttered with shock. "What do you make of it, Ember?"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don't know </w:t>
      </w:r>
      <w:r w:rsidRPr="001D1D80">
        <w:rPr>
          <w:rFonts w:ascii="Montserrat" w:hAnsi="Montserrat"/>
          <w:i/>
          <w:sz w:val="24"/>
        </w:rPr>
        <w:t xml:space="preserve">what </w:t>
      </w:r>
      <w:r w:rsidRPr="001D1D80">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1D1D80">
        <w:rPr>
          <w:rFonts w:ascii="Montserrat" w:hAnsi="Montserrat"/>
          <w:i/>
          <w:sz w:val="24"/>
        </w:rPr>
        <w:t xml:space="preserve">Adventure </w:t>
      </w:r>
      <w:r w:rsidRPr="001D1D80">
        <w:rPr>
          <w:rFonts w:ascii="Montserrat" w:hAnsi="Montserrat"/>
          <w:sz w:val="24"/>
        </w:rPr>
        <w:t>could jump from Sol to Alpha Centauri!" She exclaimed</w:t>
      </w:r>
    </w:p>
    <w:p w:rsidR="002377B3" w:rsidRPr="001D1D80" w:rsidRDefault="002377B3">
      <w:pPr>
        <w:spacing w:line="360" w:lineRule="auto"/>
        <w:jc w:val="both"/>
        <w:rPr>
          <w:rFonts w:ascii="Montserrat" w:hAnsi="Montserrat"/>
          <w:sz w:val="24"/>
        </w:rPr>
      </w:pPr>
      <w:r w:rsidRPr="001D1D80">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2377B3" w:rsidRPr="001D1D80" w:rsidRDefault="002377B3">
      <w:pPr>
        <w:spacing w:line="360" w:lineRule="auto"/>
        <w:jc w:val="both"/>
        <w:rPr>
          <w:rFonts w:ascii="Montserrat" w:hAnsi="Montserrat"/>
          <w:sz w:val="24"/>
        </w:rPr>
      </w:pPr>
      <w:r w:rsidRPr="001D1D80">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2377B3" w:rsidRPr="001D1D80" w:rsidRDefault="002377B3">
      <w:pPr>
        <w:spacing w:line="360" w:lineRule="auto"/>
        <w:jc w:val="both"/>
        <w:rPr>
          <w:rFonts w:ascii="Montserrat" w:hAnsi="Montserrat"/>
          <w:sz w:val="24"/>
        </w:rPr>
      </w:pPr>
      <w:r w:rsidRPr="001D1D80">
        <w:rPr>
          <w:rFonts w:ascii="Montserrat" w:hAnsi="Montserrat"/>
          <w:sz w:val="24"/>
        </w:rPr>
        <w:tab/>
        <w:t>"Wait, Ember!" Craig interrupted, "What do you mean hail them?! You don't have any idea how to communicate with them!"</w:t>
      </w:r>
    </w:p>
    <w:p w:rsidR="002377B3" w:rsidRPr="001D1D80" w:rsidRDefault="002377B3">
      <w:pPr>
        <w:spacing w:line="360" w:lineRule="auto"/>
        <w:jc w:val="both"/>
        <w:rPr>
          <w:rFonts w:ascii="Montserrat" w:hAnsi="Montserrat"/>
          <w:sz w:val="24"/>
        </w:rPr>
      </w:pPr>
      <w:r w:rsidRPr="001D1D80">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2377B3" w:rsidRPr="001D1D80" w:rsidRDefault="002377B3">
      <w:pPr>
        <w:spacing w:line="360" w:lineRule="auto"/>
        <w:jc w:val="both"/>
        <w:rPr>
          <w:rFonts w:ascii="Montserrat" w:hAnsi="Montserrat"/>
          <w:sz w:val="24"/>
        </w:rPr>
      </w:pPr>
      <w:r w:rsidRPr="001D1D80">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2377B3" w:rsidRPr="001D1D80" w:rsidRDefault="002377B3">
      <w:pPr>
        <w:spacing w:line="360" w:lineRule="auto"/>
        <w:jc w:val="both"/>
        <w:rPr>
          <w:rFonts w:ascii="Montserrat" w:hAnsi="Montserrat"/>
          <w:sz w:val="24"/>
        </w:rPr>
      </w:pPr>
      <w:r w:rsidRPr="001D1D80">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was the </w:t>
      </w:r>
      <w:r w:rsidRPr="001D1D80">
        <w:rPr>
          <w:rFonts w:ascii="Montserrat" w:hAnsi="Montserrat"/>
          <w:i/>
          <w:sz w:val="24"/>
        </w:rPr>
        <w:t xml:space="preserve">Adventure's </w:t>
      </w:r>
      <w:r w:rsidRPr="001D1D80">
        <w:rPr>
          <w:rFonts w:ascii="Montserrat" w:hAnsi="Montserrat"/>
          <w:sz w:val="24"/>
        </w:rPr>
        <w:t>only warning.</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1D1D80">
        <w:rPr>
          <w:rFonts w:ascii="Montserrat" w:hAnsi="Montserrat"/>
          <w:i/>
          <w:sz w:val="24"/>
        </w:rPr>
        <w:t xml:space="preserve">Adventure </w:t>
      </w:r>
      <w:r w:rsidRPr="001D1D80">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1D1D80">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2377B3" w:rsidRPr="001D1D80" w:rsidRDefault="002377B3">
      <w:pPr>
        <w:spacing w:line="360" w:lineRule="auto"/>
        <w:jc w:val="both"/>
        <w:rPr>
          <w:rFonts w:ascii="Montserrat" w:hAnsi="Montserrat"/>
          <w:sz w:val="24"/>
        </w:rPr>
      </w:pPr>
      <w:r w:rsidRPr="001D1D80">
        <w:rPr>
          <w:rFonts w:ascii="Montserrat" w:hAnsi="Montserrat"/>
          <w:i/>
          <w:sz w:val="24"/>
        </w:rPr>
        <w:tab/>
      </w:r>
      <w:r w:rsidRPr="001D1D80">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1D1D80">
        <w:rPr>
          <w:rFonts w:ascii="Montserrat" w:hAnsi="Montserrat"/>
          <w:i/>
          <w:sz w:val="24"/>
        </w:rPr>
        <w:t xml:space="preserve">Adventure </w:t>
      </w:r>
      <w:r w:rsidRPr="001D1D80">
        <w:rPr>
          <w:rFonts w:ascii="Montserrat" w:hAnsi="Montserrat"/>
          <w:sz w:val="24"/>
        </w:rPr>
        <w:t>was not prepared to execute.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1D1D80">
        <w:rPr>
          <w:rFonts w:ascii="Montserrat" w:hAnsi="Montserrat"/>
          <w:i/>
          <w:sz w:val="24"/>
        </w:rPr>
        <w:t xml:space="preserve">it </w:t>
      </w:r>
      <w:r w:rsidRPr="001D1D80">
        <w:rPr>
          <w:rFonts w:ascii="Montserrat" w:hAnsi="Montserrat"/>
          <w:sz w:val="24"/>
        </w:rPr>
        <w:t>would miss such an opening.</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1D1D80">
        <w:rPr>
          <w:rFonts w:ascii="Montserrat" w:hAnsi="Montserrat"/>
          <w:i/>
          <w:sz w:val="24"/>
        </w:rPr>
        <w:t xml:space="preserve">Adventure </w:t>
      </w:r>
      <w:r w:rsidRPr="001D1D80">
        <w:rPr>
          <w:rFonts w:ascii="Montserrat" w:hAnsi="Montserrat"/>
          <w:sz w:val="24"/>
        </w:rPr>
        <w:t xml:space="preserve">could easily lose herself.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1D1D80">
        <w:rPr>
          <w:rFonts w:ascii="Montserrat" w:hAnsi="Montserrat"/>
          <w:i/>
          <w:sz w:val="24"/>
        </w:rPr>
        <w:t>Adventure</w:t>
      </w:r>
      <w:r w:rsidRPr="001D1D80">
        <w:rPr>
          <w:rFonts w:ascii="Montserrat" w:hAnsi="Montserrat"/>
          <w:sz w:val="24"/>
        </w:rPr>
        <w:t>, while quietly dying her mother's death in her memory.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2377B3" w:rsidRPr="001D1D80" w:rsidRDefault="002377B3">
      <w:pPr>
        <w:spacing w:line="360" w:lineRule="auto"/>
        <w:jc w:val="both"/>
        <w:rPr>
          <w:rFonts w:ascii="Montserrat" w:hAnsi="Montserrat"/>
          <w:sz w:val="24"/>
        </w:rPr>
      </w:pPr>
      <w:r w:rsidRPr="001D1D80">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u w:val="single"/>
        </w:rPr>
      </w:pPr>
      <w:r w:rsidRPr="001D1D80">
        <w:rPr>
          <w:rFonts w:ascii="Montserrat" w:hAnsi="Montserrat"/>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THREE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2377B3" w:rsidRPr="001D1D80" w:rsidRDefault="002377B3">
      <w:pPr>
        <w:spacing w:line="360" w:lineRule="auto"/>
        <w:jc w:val="both"/>
        <w:rPr>
          <w:rFonts w:ascii="Montserrat" w:hAnsi="Montserrat"/>
          <w:sz w:val="24"/>
        </w:rPr>
      </w:pPr>
      <w:r w:rsidRPr="001D1D80">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was not aware that the word had been stolen from his lips.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 xml:space="preserve"> work in progress </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r w:rsidRPr="001D1D80">
        <w:rPr>
          <w:rFonts w:ascii="Montserrat" w:hAnsi="Montserrat"/>
          <w:color w:val="0000FF"/>
          <w:sz w:val="24"/>
        </w:rPr>
        <w:t></w:t>
      </w:r>
    </w:p>
    <w:bookmarkEnd w:id="1"/>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02</w:t>
      </w: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2377B3" w:rsidRPr="001D1D80" w:rsidRDefault="002377B3">
      <w:pPr>
        <w:spacing w:line="360" w:lineRule="auto"/>
        <w:jc w:val="both"/>
        <w:rPr>
          <w:rFonts w:ascii="Montserrat" w:hAnsi="Montserrat"/>
          <w:sz w:val="24"/>
        </w:rPr>
      </w:pPr>
      <w:r w:rsidRPr="001D1D80">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1D1D80">
        <w:rPr>
          <w:rFonts w:ascii="Montserrat" w:hAnsi="Montserrat"/>
          <w:caps/>
          <w:sz w:val="24"/>
        </w:rPr>
        <w:t>.</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Good advice. She </w:t>
      </w:r>
      <w:r w:rsidRPr="001D1D80">
        <w:rPr>
          <w:rFonts w:ascii="Montserrat" w:hAnsi="Montserrat"/>
          <w:color w:val="0000FF"/>
          <w:sz w:val="24"/>
        </w:rPr>
        <w:t>couldn't</w:t>
      </w:r>
      <w:r w:rsidRPr="001D1D80">
        <w:rPr>
          <w:rFonts w:ascii="Montserrat" w:hAnsi="Montserrat"/>
          <w:sz w:val="24"/>
        </w:rPr>
        <w:t xml:space="preserve"> just brush it all away, though.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Not while she maintained the lie by omission. Perhaps if she had ever been able to speak of it, it might have dislodged the clot in her soul. How many times has she told Dreyfus, Powers and Craig that they </w:t>
      </w:r>
      <w:r w:rsidRPr="001D1D80">
        <w:rPr>
          <w:rFonts w:ascii="Montserrat" w:hAnsi="Montserrat"/>
          <w:color w:val="0000FF"/>
          <w:sz w:val="24"/>
        </w:rPr>
        <w:t>didn't</w:t>
      </w:r>
      <w:r w:rsidRPr="001D1D80">
        <w:rPr>
          <w:rFonts w:ascii="Montserrat" w:hAnsi="Montserrat"/>
          <w:sz w:val="24"/>
        </w:rPr>
        <w:t xml:space="preserve"> know what they were asking? Of course they did not know! To reveal what that last instant had done to </w:t>
      </w:r>
      <w:r w:rsidRPr="001D1D80">
        <w:rPr>
          <w:rFonts w:ascii="Montserrat" w:hAnsi="Montserrat"/>
          <w:color w:val="0000FF"/>
          <w:sz w:val="24"/>
        </w:rPr>
        <w:t>her—or</w:t>
      </w:r>
      <w:r w:rsidRPr="001D1D80">
        <w:rPr>
          <w:rFonts w:ascii="Montserrat" w:hAnsi="Montserrat"/>
          <w:sz w:val="24"/>
        </w:rPr>
        <w:t xml:space="preserve"> what she had done at that last </w:t>
      </w:r>
      <w:r w:rsidRPr="001D1D80">
        <w:rPr>
          <w:rFonts w:ascii="Montserrat" w:hAnsi="Montserrat"/>
          <w:color w:val="0000FF"/>
          <w:sz w:val="24"/>
        </w:rPr>
        <w:t>moment—was</w:t>
      </w:r>
      <w:r w:rsidRPr="001D1D80">
        <w:rPr>
          <w:rFonts w:ascii="Montserrat" w:hAnsi="Montserrat"/>
          <w:sz w:val="24"/>
        </w:rPr>
        <w:t xml:space="preserve">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w:t>
      </w:r>
      <w:r w:rsidRPr="001D1D80">
        <w:rPr>
          <w:rFonts w:ascii="Montserrat" w:hAnsi="Montserrat"/>
          <w:color w:val="0000FF"/>
          <w:sz w:val="24"/>
        </w:rPr>
        <w:t>Phoenix's</w:t>
      </w:r>
      <w:r w:rsidRPr="001D1D80">
        <w:rPr>
          <w:rFonts w:ascii="Montserrat" w:hAnsi="Montserrat"/>
          <w:sz w:val="24"/>
        </w:rPr>
        <w:t xml:space="preserve"> head snapped up, as she suddenly thrust those thoughts out of her head. She was not as far out of the woods as she had thought. It was so easy to slide back. She tried not to think about it.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w:t>
      </w:r>
      <w:r w:rsidRPr="001D1D80">
        <w:rPr>
          <w:rFonts w:ascii="Montserrat" w:hAnsi="Montserrat"/>
          <w:color w:val="0000FF"/>
          <w:sz w:val="24"/>
        </w:rPr>
        <w:t>didn't</w:t>
      </w:r>
      <w:r w:rsidRPr="001D1D80">
        <w:rPr>
          <w:rFonts w:ascii="Montserrat" w:hAnsi="Montserrat"/>
          <w:sz w:val="24"/>
        </w:rPr>
        <w:t xml:space="preserve"> want to go through it all again.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her fingers nervously rubbed against each other, she noticed the stain of makeup her tears had made wet again. The </w:t>
      </w:r>
      <w:r w:rsidRPr="001D1D80">
        <w:rPr>
          <w:rFonts w:ascii="Montserrat" w:hAnsi="Montserrat"/>
          <w:color w:val="0000FF"/>
          <w:sz w:val="24"/>
        </w:rPr>
        <w:t>lady's</w:t>
      </w:r>
      <w:r w:rsidRPr="001D1D80">
        <w:rPr>
          <w:rFonts w:ascii="Montserrat" w:hAnsi="Montserrat"/>
          <w:sz w:val="24"/>
        </w:rPr>
        <w:t xml:space="preserve"> words suddenly came back to her, </w:t>
      </w:r>
      <w:r w:rsidRPr="001D1D80">
        <w:rPr>
          <w:rFonts w:ascii="Montserrat" w:hAnsi="Montserrat"/>
          <w:i/>
          <w:sz w:val="24"/>
        </w:rPr>
        <w:t xml:space="preserve">be sure to come back in here afterwards and get this crap cleaned off. It would be a shame to ruin your complexion by forgetting. </w:t>
      </w:r>
      <w:r w:rsidRPr="001D1D80">
        <w:rPr>
          <w:rFonts w:ascii="Montserrat" w:hAnsi="Montserrat"/>
          <w:color w:val="0000FF"/>
          <w:sz w:val="24"/>
        </w:rPr>
        <w:t>Phoenix's</w:t>
      </w:r>
      <w:r w:rsidRPr="001D1D80">
        <w:rPr>
          <w:rFonts w:ascii="Montserrat" w:hAnsi="Montserrat"/>
          <w:sz w:val="24"/>
        </w:rPr>
        <w:t xml:space="preserve"> lips gave a wry twist. She did not fear for her complexion, but there was no denying that she had forgotten. She wondered how long it had been on, but her sense of time was distorted. It </w:t>
      </w:r>
      <w:r w:rsidRPr="001D1D80">
        <w:rPr>
          <w:rFonts w:ascii="Montserrat" w:hAnsi="Montserrat"/>
          <w:color w:val="0000FF"/>
          <w:sz w:val="24"/>
        </w:rPr>
        <w:t>didn't</w:t>
      </w:r>
      <w:r w:rsidRPr="001D1D80">
        <w:rPr>
          <w:rFonts w:ascii="Montserrat" w:hAnsi="Montserrat"/>
          <w:sz w:val="24"/>
        </w:rPr>
        <w:t xml:space="preserve">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 xml:space="preserve">She buried her troubled thoughts in the pleasant sensations of heat, and the fluid rush over her flesh. The bathroom was a pleasant contrast to the bleached apartment. Its walls, floor, </w:t>
      </w:r>
      <w:r w:rsidRPr="001D1D80">
        <w:rPr>
          <w:rFonts w:ascii="Montserrat" w:hAnsi="Montserrat"/>
          <w:color w:val="0000FF"/>
          <w:sz w:val="24"/>
        </w:rPr>
        <w:t>washbasins—even the shower—carved</w:t>
      </w:r>
      <w:r w:rsidRPr="001D1D80">
        <w:rPr>
          <w:rFonts w:ascii="Montserrat" w:hAnsi="Montserrat"/>
          <w:sz w:val="24"/>
        </w:rPr>
        <w:t xml:space="preserve">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w:t>
      </w:r>
      <w:r w:rsidRPr="001D1D80">
        <w:rPr>
          <w:rFonts w:ascii="Montserrat" w:hAnsi="Montserrat"/>
          <w:color w:val="0000FF"/>
          <w:sz w:val="24"/>
        </w:rPr>
        <w:t>body's</w:t>
      </w:r>
      <w:r w:rsidRPr="001D1D80">
        <w:rPr>
          <w:rFonts w:ascii="Montserrat" w:hAnsi="Montserrat"/>
          <w:sz w:val="24"/>
        </w:rPr>
        <w:t xml:space="preserve">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t>
      </w:r>
      <w:r w:rsidRPr="001D1D80">
        <w:rPr>
          <w:rFonts w:ascii="Montserrat" w:hAnsi="Montserrat"/>
          <w:color w:val="0000FF"/>
          <w:sz w:val="24"/>
        </w:rPr>
        <w:t>within—the</w:t>
      </w:r>
      <w:r w:rsidRPr="001D1D80">
        <w:rPr>
          <w:rFonts w:ascii="Montserrat" w:hAnsi="Montserrat"/>
          <w:sz w:val="24"/>
        </w:rPr>
        <w:t xml:space="preserve"> sensation of touch was so intoxicatingly </w:t>
      </w:r>
      <w:r w:rsidRPr="001D1D80">
        <w:rPr>
          <w:rFonts w:ascii="Montserrat" w:hAnsi="Montserrat"/>
          <w:i/>
          <w:sz w:val="24"/>
        </w:rPr>
        <w:t>now</w:t>
      </w:r>
      <w:r w:rsidRPr="001D1D80">
        <w:rPr>
          <w:rFonts w:ascii="Montserrat" w:hAnsi="Montserrat"/>
          <w:sz w:val="24"/>
        </w:rPr>
        <w:t xml:space="preserve">. It had no sense of past. It was always new.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w:t>
      </w:r>
      <w:r w:rsidRPr="001D1D80">
        <w:rPr>
          <w:rFonts w:ascii="Montserrat" w:hAnsi="Montserrat"/>
          <w:color w:val="0000FF"/>
          <w:sz w:val="24"/>
        </w:rPr>
        <w:t>suffered—and</w:t>
      </w:r>
      <w:r w:rsidRPr="001D1D80">
        <w:rPr>
          <w:rFonts w:ascii="Montserrat" w:hAnsi="Montserrat"/>
          <w:sz w:val="24"/>
        </w:rPr>
        <w:t xml:space="preserve"> the maimed telepathic reflex it had </w:t>
      </w:r>
      <w:r w:rsidRPr="001D1D80">
        <w:rPr>
          <w:rFonts w:ascii="Montserrat" w:hAnsi="Montserrat"/>
          <w:color w:val="0000FF"/>
          <w:sz w:val="24"/>
        </w:rPr>
        <w:t>caused—made</w:t>
      </w:r>
      <w:r w:rsidRPr="001D1D80">
        <w:rPr>
          <w:rFonts w:ascii="Montserrat" w:hAnsi="Montserrat"/>
          <w:sz w:val="24"/>
        </w:rPr>
        <w:t xml:space="preserv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2377B3" w:rsidRPr="001D1D80" w:rsidRDefault="002377B3">
      <w:pPr>
        <w:spacing w:line="360" w:lineRule="auto"/>
        <w:jc w:val="both"/>
        <w:rPr>
          <w:rFonts w:ascii="Montserrat" w:hAnsi="Montserrat"/>
          <w:sz w:val="24"/>
        </w:rPr>
      </w:pPr>
      <w:r w:rsidRPr="001D1D80">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1D1D80">
        <w:rPr>
          <w:rFonts w:ascii="Montserrat" w:hAnsi="Montserrat"/>
          <w:caps/>
          <w:sz w:val="24"/>
        </w:rPr>
        <w:t xml:space="preserve"> </w:t>
      </w:r>
      <w:r w:rsidRPr="001D1D80">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w:t>
      </w:r>
      <w:r w:rsidRPr="001D1D80">
        <w:rPr>
          <w:rFonts w:ascii="Montserrat" w:hAnsi="Montserrat"/>
          <w:color w:val="0000FF"/>
          <w:sz w:val="24"/>
        </w:rPr>
        <w:t>grasp—that</w:t>
      </w:r>
      <w:r w:rsidRPr="001D1D80">
        <w:rPr>
          <w:rFonts w:ascii="Montserrat" w:hAnsi="Montserrat"/>
          <w:sz w:val="24"/>
        </w:rPr>
        <w:t xml:space="preserve"> was so easy to give herself in contrast the pain she had so ruthlessly inflicted on herself for so </w:t>
      </w:r>
      <w:r w:rsidRPr="001D1D80">
        <w:rPr>
          <w:rFonts w:ascii="Montserrat" w:hAnsi="Montserrat"/>
          <w:color w:val="0000FF"/>
          <w:sz w:val="24"/>
        </w:rPr>
        <w:t>long—Phoenix</w:t>
      </w:r>
      <w:r w:rsidRPr="001D1D80">
        <w:rPr>
          <w:rFonts w:ascii="Montserrat" w:hAnsi="Montserrat"/>
          <w:sz w:val="24"/>
        </w:rPr>
        <w:t xml:space="preserve"> had found a way out. Locked long into self hatred, suddenly she had release. The abandonment of passion. A kind of momentary selflessness. A remove from which she could finally see herself, hurt and bleeding.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In a moment of detachment, she felt compassion for that wounded soul. She recognized a need to </w:t>
      </w:r>
      <w:r w:rsidRPr="001D1D80">
        <w:rPr>
          <w:rFonts w:ascii="Montserrat" w:hAnsi="Montserrat"/>
          <w:color w:val="0000FF"/>
          <w:sz w:val="24"/>
        </w:rPr>
        <w:t>heal—to</w:t>
      </w:r>
      <w:r w:rsidRPr="001D1D80">
        <w:rPr>
          <w:rFonts w:ascii="Montserrat" w:hAnsi="Montserrat"/>
          <w:sz w:val="24"/>
        </w:rPr>
        <w:t xml:space="preserve"> be healed. What difference did it make that the person who needed her love and support was also herself? What good did it do to judge herself as she slowly taught herself how to make love to herself? </w:t>
      </w:r>
      <w:r w:rsidRPr="001D1D80">
        <w:rPr>
          <w:rFonts w:ascii="Montserrat" w:hAnsi="Montserrat"/>
          <w:color w:val="0000FF"/>
          <w:sz w:val="24"/>
        </w:rPr>
        <w:t>Wasn't</w:t>
      </w:r>
      <w:r w:rsidRPr="001D1D80">
        <w:rPr>
          <w:rFonts w:ascii="Montserrat" w:hAnsi="Montserrat"/>
          <w:sz w:val="24"/>
        </w:rPr>
        <w:t xml:space="preserve"> it worth it when she was finally able to respond to that compassion? Was it so strange to fall in love with oneself?</w:t>
      </w:r>
    </w:p>
    <w:p w:rsidR="002377B3" w:rsidRPr="001D1D80" w:rsidRDefault="002377B3">
      <w:pPr>
        <w:spacing w:line="360" w:lineRule="auto"/>
        <w:jc w:val="both"/>
        <w:rPr>
          <w:rFonts w:ascii="Montserrat" w:hAnsi="Montserrat"/>
          <w:sz w:val="24"/>
        </w:rPr>
      </w:pPr>
      <w:r w:rsidRPr="001D1D80">
        <w:rPr>
          <w:rFonts w:ascii="Montserrat" w:hAnsi="Montserrat"/>
          <w:sz w:val="24"/>
        </w:rPr>
        <w:tab/>
        <w:t>Did it make her more or less whole?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t>
      </w:r>
      <w:r w:rsidRPr="001D1D80">
        <w:rPr>
          <w:rFonts w:ascii="Montserrat" w:hAnsi="Montserrat"/>
          <w:color w:val="0000FF"/>
          <w:sz w:val="24"/>
        </w:rPr>
        <w:t>that</w:t>
      </w:r>
      <w:r w:rsidRPr="001D1D80">
        <w:rPr>
          <w:rFonts w:ascii="Montserrat" w:hAnsi="Montserrat"/>
          <w:sz w:val="24"/>
        </w:rPr>
        <w:t xml:space="preserve">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2377B3" w:rsidRPr="001D1D80" w:rsidRDefault="002377B3">
      <w:pPr>
        <w:spacing w:line="360" w:lineRule="auto"/>
        <w:jc w:val="both"/>
        <w:rPr>
          <w:rFonts w:ascii="Montserrat" w:hAnsi="Montserrat"/>
          <w:sz w:val="24"/>
        </w:rPr>
      </w:pPr>
      <w:r w:rsidRPr="001D1D80">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w:t>
      </w:r>
      <w:r w:rsidRPr="001D1D80">
        <w:rPr>
          <w:rFonts w:ascii="Montserrat" w:hAnsi="Montserrat"/>
          <w:color w:val="0000FF"/>
          <w:sz w:val="24"/>
        </w:rPr>
        <w:t>neutral—engaged,</w:t>
      </w:r>
      <w:r w:rsidRPr="001D1D80">
        <w:rPr>
          <w:rFonts w:ascii="Montserrat" w:hAnsi="Montserrat"/>
          <w:sz w:val="24"/>
        </w:rPr>
        <w:t xml:space="preserve"> but not geared for thought.</w:t>
      </w:r>
    </w:p>
    <w:p w:rsidR="002377B3" w:rsidRPr="001D1D80" w:rsidRDefault="002377B3">
      <w:pPr>
        <w:spacing w:line="360" w:lineRule="auto"/>
        <w:jc w:val="both"/>
        <w:rPr>
          <w:rFonts w:ascii="Montserrat" w:hAnsi="Montserrat"/>
          <w:sz w:val="24"/>
        </w:rPr>
      </w:pPr>
      <w:r w:rsidRPr="001D1D80">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Her eyes drank in both face and body. </w:t>
      </w:r>
      <w:r w:rsidRPr="001D1D80">
        <w:rPr>
          <w:rFonts w:ascii="Montserrat" w:hAnsi="Montserrat"/>
          <w:i/>
          <w:sz w:val="24"/>
        </w:rPr>
        <w:t xml:space="preserve">Very plain, lacking in character, and almost too symmetrical to live in, </w:t>
      </w:r>
      <w:r w:rsidRPr="001D1D80">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1D1D80">
        <w:rPr>
          <w:rFonts w:ascii="Montserrat" w:hAnsi="Montserrat"/>
          <w:caps/>
          <w:sz w:val="24"/>
        </w:rPr>
        <w:t xml:space="preserve"> </w:t>
      </w:r>
      <w:r w:rsidRPr="001D1D80">
        <w:rPr>
          <w:rFonts w:ascii="Montserrat" w:hAnsi="Montserrat"/>
          <w:i/>
          <w:sz w:val="24"/>
        </w:rPr>
        <w:t xml:space="preserve">How appropriate, like some perfect camouflage, so intricate in its attention to detail that it cannot help but reveal that the person is really only some animal in disguise! </w:t>
      </w:r>
      <w:r w:rsidRPr="001D1D80">
        <w:rPr>
          <w:rFonts w:ascii="Montserrat" w:hAnsi="Montserrat"/>
          <w:sz w:val="24"/>
        </w:rPr>
        <w:t xml:space="preserve">She shook her head wryly. It did not </w:t>
      </w:r>
      <w:r w:rsidRPr="001D1D80">
        <w:rPr>
          <w:rFonts w:ascii="Montserrat" w:hAnsi="Montserrat"/>
          <w:color w:val="0000FF"/>
          <w:sz w:val="24"/>
        </w:rPr>
        <w:t>matter;</w:t>
      </w:r>
      <w:r w:rsidRPr="001D1D80">
        <w:rPr>
          <w:rFonts w:ascii="Montserrat" w:hAnsi="Montserrat"/>
          <w:sz w:val="24"/>
        </w:rPr>
        <w:t xml:space="preserve"> beauty and humanity were illusions she did not understand well enough to wear. She was content to take satisfaction in her body by knowing that, as a vehicle to </w:t>
      </w:r>
      <w:r w:rsidRPr="001D1D80">
        <w:rPr>
          <w:rFonts w:ascii="Montserrat" w:hAnsi="Montserrat"/>
          <w:color w:val="0000FF"/>
          <w:sz w:val="24"/>
        </w:rPr>
        <w:t>life's</w:t>
      </w:r>
      <w:r w:rsidRPr="001D1D80">
        <w:rPr>
          <w:rFonts w:ascii="Montserrat" w:hAnsi="Montserrat"/>
          <w:sz w:val="24"/>
        </w:rPr>
        <w:t xml:space="preserve"> experiences, it was well suited to her tastes.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Perhaps it was a side effect of her </w:t>
      </w:r>
      <w:r w:rsidRPr="001D1D80">
        <w:rPr>
          <w:rFonts w:ascii="Montserrat" w:hAnsi="Montserrat"/>
          <w:color w:val="0000FF"/>
          <w:sz w:val="24"/>
        </w:rPr>
        <w:t>self-healing.</w:t>
      </w:r>
      <w:r w:rsidRPr="001D1D80">
        <w:rPr>
          <w:rFonts w:ascii="Montserrat" w:hAnsi="Montserrat"/>
          <w:sz w:val="24"/>
        </w:rPr>
        <w:t xml:space="preserve">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In spite of herself, she could not avoid confronting </w:t>
      </w:r>
      <w:r w:rsidRPr="001D1D80">
        <w:rPr>
          <w:rFonts w:ascii="Montserrat" w:hAnsi="Montserrat"/>
          <w:color w:val="0000FF"/>
          <w:sz w:val="24"/>
        </w:rPr>
        <w:t>herself—the</w:t>
      </w:r>
      <w:r w:rsidRPr="001D1D80">
        <w:rPr>
          <w:rFonts w:ascii="Montserrat" w:hAnsi="Montserrat"/>
          <w:sz w:val="24"/>
        </w:rPr>
        <w:t xml:space="preserv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w:t>
      </w:r>
      <w:r w:rsidRPr="001D1D80">
        <w:rPr>
          <w:rFonts w:ascii="Montserrat" w:hAnsi="Montserrat"/>
          <w:color w:val="0000FF"/>
          <w:sz w:val="24"/>
        </w:rPr>
        <w:t>Phoenix's</w:t>
      </w:r>
      <w:r w:rsidRPr="001D1D80">
        <w:rPr>
          <w:rFonts w:ascii="Montserrat" w:hAnsi="Montserrat"/>
          <w:sz w:val="24"/>
        </w:rPr>
        <w:t xml:space="preserve"> mind flashed back to </w:t>
      </w:r>
      <w:r w:rsidRPr="001D1D80">
        <w:rPr>
          <w:rFonts w:ascii="Montserrat" w:hAnsi="Montserrat"/>
          <w:color w:val="0000FF"/>
          <w:sz w:val="24"/>
        </w:rPr>
        <w:t>Ember's</w:t>
      </w:r>
      <w:r w:rsidRPr="001D1D80">
        <w:rPr>
          <w:rFonts w:ascii="Montserrat" w:hAnsi="Montserrat"/>
          <w:sz w:val="24"/>
        </w:rPr>
        <w:t xml:space="preserve"> death, her </w:t>
      </w:r>
      <w:r w:rsidRPr="001D1D80">
        <w:rPr>
          <w:rFonts w:ascii="Montserrat" w:hAnsi="Montserrat"/>
          <w:color w:val="0000FF"/>
          <w:sz w:val="24"/>
        </w:rPr>
        <w:t>mother's</w:t>
      </w:r>
      <w:r w:rsidRPr="001D1D80">
        <w:rPr>
          <w:rFonts w:ascii="Montserrat" w:hAnsi="Montserrat"/>
          <w:sz w:val="24"/>
        </w:rPr>
        <w:t xml:space="preserve"> face turned away in agony.</w:t>
      </w:r>
    </w:p>
    <w:p w:rsidR="002377B3" w:rsidRPr="001D1D80" w:rsidRDefault="002377B3">
      <w:pPr>
        <w:spacing w:line="360" w:lineRule="auto"/>
        <w:jc w:val="both"/>
        <w:rPr>
          <w:rFonts w:ascii="Montserrat" w:hAnsi="Montserrat"/>
          <w:sz w:val="24"/>
        </w:rPr>
      </w:pPr>
      <w:r w:rsidRPr="001D1D80">
        <w:rPr>
          <w:rFonts w:ascii="Montserrat" w:hAnsi="Montserrat"/>
          <w:sz w:val="24"/>
        </w:rPr>
        <w:tab/>
        <w:t>The last coherent moment returned to her. The bridge of the</w:t>
      </w:r>
      <w:r w:rsidRPr="001D1D80">
        <w:rPr>
          <w:rFonts w:ascii="Montserrat" w:hAnsi="Montserrat"/>
          <w:caps/>
          <w:sz w:val="24"/>
        </w:rPr>
        <w:t xml:space="preserve"> </w:t>
      </w:r>
      <w:r w:rsidRPr="001D1D80">
        <w:rPr>
          <w:rFonts w:ascii="Montserrat" w:hAnsi="Montserrat"/>
          <w:i/>
          <w:sz w:val="24"/>
        </w:rPr>
        <w:t xml:space="preserve">Adventure </w:t>
      </w:r>
      <w:r w:rsidRPr="001D1D80">
        <w:rPr>
          <w:rFonts w:ascii="Montserrat" w:hAnsi="Montserrat"/>
          <w:sz w:val="24"/>
        </w:rPr>
        <w:t xml:space="preserve">slumping around her in the awesome heat of the </w:t>
      </w:r>
      <w:r w:rsidRPr="001D1D80">
        <w:rPr>
          <w:rFonts w:ascii="Montserrat" w:hAnsi="Montserrat"/>
          <w:color w:val="0000FF"/>
          <w:sz w:val="24"/>
        </w:rPr>
        <w:t>alien's</w:t>
      </w:r>
      <w:r w:rsidRPr="001D1D80">
        <w:rPr>
          <w:rFonts w:ascii="Montserrat" w:hAnsi="Montserrat"/>
          <w:sz w:val="24"/>
        </w:rPr>
        <w:t xml:space="preserve"> presence. The monster, wearing her own face, was shaking off her one desperate blow and focusing its power for the </w:t>
      </w:r>
      <w:r w:rsidRPr="001D1D80">
        <w:rPr>
          <w:rFonts w:ascii="Montserrat" w:hAnsi="Montserrat"/>
          <w:i/>
          <w:sz w:val="24"/>
        </w:rPr>
        <w:t>coup de grace</w:t>
      </w:r>
      <w:r w:rsidRPr="001D1D80">
        <w:rPr>
          <w:rFonts w:ascii="Montserrat" w:hAnsi="Montserrat"/>
          <w:sz w:val="24"/>
        </w:rPr>
        <w:t xml:space="preserve">. For a moment she held herself in a final embrace and then she felt the searing orgasm of death as everything that was </w:t>
      </w:r>
      <w:r w:rsidRPr="001D1D80">
        <w:rPr>
          <w:rFonts w:ascii="Montserrat" w:hAnsi="Montserrat"/>
          <w:color w:val="0000FF"/>
          <w:sz w:val="24"/>
        </w:rPr>
        <w:t>her—her mother—was</w:t>
      </w:r>
      <w:r w:rsidRPr="001D1D80">
        <w:rPr>
          <w:rFonts w:ascii="Montserrat" w:hAnsi="Montserrat"/>
          <w:sz w:val="24"/>
        </w:rPr>
        <w:t xml:space="preserve"> annihilated in the flesh.</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felt </w:t>
      </w:r>
      <w:r w:rsidRPr="001D1D80">
        <w:rPr>
          <w:rFonts w:ascii="Montserrat" w:hAnsi="Montserrat"/>
          <w:color w:val="0000FF"/>
          <w:sz w:val="24"/>
        </w:rPr>
        <w:t>her—her mother's?—last</w:t>
      </w:r>
      <w:r w:rsidRPr="001D1D80">
        <w:rPr>
          <w:rFonts w:ascii="Montserrat" w:hAnsi="Montserrat"/>
          <w:sz w:val="24"/>
        </w:rPr>
        <w:t xml:space="preserve"> thoughts shifting up into the interface and tried to hold herself together. She had been one mind existing in two bodies when </w:t>
      </w:r>
      <w:r w:rsidRPr="001D1D80">
        <w:rPr>
          <w:rFonts w:ascii="Montserrat" w:hAnsi="Montserrat"/>
          <w:color w:val="0000FF"/>
          <w:sz w:val="24"/>
        </w:rPr>
        <w:t>she—her mother—died.</w:t>
      </w:r>
      <w:r w:rsidRPr="001D1D80">
        <w:rPr>
          <w:rFonts w:ascii="Montserrat" w:hAnsi="Montserrat"/>
          <w:sz w:val="24"/>
        </w:rPr>
        <w:t xml:space="preserve">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2377B3" w:rsidRPr="001D1D80" w:rsidRDefault="002377B3">
      <w:pPr>
        <w:spacing w:line="360" w:lineRule="auto"/>
        <w:jc w:val="both"/>
        <w:rPr>
          <w:rFonts w:ascii="Montserrat" w:hAnsi="Montserrat"/>
          <w:sz w:val="24"/>
        </w:rPr>
      </w:pPr>
      <w:r w:rsidRPr="001D1D80">
        <w:rPr>
          <w:rFonts w:ascii="Montserrat" w:hAnsi="Montserrat"/>
          <w:sz w:val="24"/>
        </w:rPr>
        <w:tab/>
        <w:t>Her mind recoiled from the paradox.</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 a second glance, the painful illusion shattered. Not her other self. Her reflection. She stared into the glass until the ache was bearable. Once again, she faced the most difficult question in </w:t>
      </w:r>
      <w:r w:rsidRPr="001D1D80">
        <w:rPr>
          <w:rFonts w:ascii="Montserrat" w:hAnsi="Montserrat"/>
          <w:color w:val="0000FF"/>
          <w:sz w:val="24"/>
        </w:rPr>
        <w:t>her—Ember's? Phoenix's?—life:</w:t>
      </w:r>
      <w:r w:rsidRPr="001D1D80">
        <w:rPr>
          <w:rFonts w:ascii="Montserrat" w:hAnsi="Montserrat"/>
          <w:sz w:val="24"/>
        </w:rPr>
        <w:t xml:space="preserve"> </w:t>
      </w:r>
      <w:r w:rsidRPr="001D1D80">
        <w:rPr>
          <w:rFonts w:ascii="Montserrat" w:hAnsi="Montserrat"/>
          <w:i/>
          <w:sz w:val="24"/>
        </w:rPr>
        <w:t xml:space="preserve">who am I? </w:t>
      </w:r>
      <w:r w:rsidRPr="001D1D80">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A wave of </w:t>
      </w:r>
      <w:r w:rsidRPr="001D1D80">
        <w:rPr>
          <w:rFonts w:ascii="Montserrat" w:hAnsi="Montserrat"/>
          <w:color w:val="0000FF"/>
          <w:sz w:val="24"/>
        </w:rPr>
        <w:t>self-hatred</w:t>
      </w:r>
      <w:r w:rsidRPr="001D1D80">
        <w:rPr>
          <w:rFonts w:ascii="Montserrat" w:hAnsi="Montserrat"/>
          <w:sz w:val="24"/>
        </w:rPr>
        <w:t xml:space="preserve">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1D1D80">
        <w:rPr>
          <w:rFonts w:ascii="Montserrat" w:hAnsi="Montserrat"/>
          <w:i/>
          <w:sz w:val="24"/>
        </w:rPr>
        <w:t>If only I could trust anyone enough to talk about it.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w:t>
      </w:r>
      <w:r w:rsidRPr="001D1D80">
        <w:rPr>
          <w:rFonts w:ascii="Montserrat" w:hAnsi="Montserrat"/>
          <w:color w:val="0000FF"/>
          <w:sz w:val="24"/>
        </w:rPr>
        <w:t>mother's</w:t>
      </w:r>
      <w:r w:rsidRPr="001D1D80">
        <w:rPr>
          <w:rFonts w:ascii="Montserrat" w:hAnsi="Montserrat"/>
          <w:sz w:val="24"/>
        </w:rPr>
        <w:t xml:space="preserve"> life had exploded through her mind at the instant of her death light years away.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w:t>
      </w:r>
      <w:r w:rsidRPr="001D1D80">
        <w:rPr>
          <w:rFonts w:ascii="Montserrat" w:hAnsi="Montserrat"/>
          <w:color w:val="0000FF"/>
          <w:sz w:val="24"/>
        </w:rPr>
        <w:t>Ember's</w:t>
      </w:r>
      <w:r w:rsidRPr="001D1D80">
        <w:rPr>
          <w:rFonts w:ascii="Montserrat" w:hAnsi="Montserrat"/>
          <w:sz w:val="24"/>
        </w:rPr>
        <w:t xml:space="preserve">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w:t>
      </w:r>
      <w:r w:rsidRPr="001D1D80">
        <w:rPr>
          <w:rFonts w:ascii="Montserrat" w:hAnsi="Montserrat"/>
          <w:color w:val="0000FF"/>
          <w:sz w:val="24"/>
        </w:rPr>
        <w:t>up—far</w:t>
      </w:r>
      <w:r w:rsidRPr="001D1D80">
        <w:rPr>
          <w:rFonts w:ascii="Montserrat" w:hAnsi="Montserrat"/>
          <w:sz w:val="24"/>
        </w:rPr>
        <w:t xml:space="preserve"> better than the civilian world outside it. They had given her a perfect childhood and it had turned out to be a carefully crafted lie. She even had to share the guilt, since as her mother, she had gone along with it all.</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Among the terrible secrets she never suspected were hidden in her mind, which she discovered as she rebuilt it, was that one of her responsibilities as Ember was to destroy </w:t>
      </w:r>
      <w:r w:rsidRPr="001D1D80">
        <w:rPr>
          <w:rFonts w:ascii="Montserrat" w:hAnsi="Montserrat"/>
          <w:i/>
          <w:sz w:val="24"/>
        </w:rPr>
        <w:t xml:space="preserve">herself </w:t>
      </w:r>
      <w:r w:rsidRPr="001D1D80">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2377B3" w:rsidRPr="001D1D80" w:rsidRDefault="002377B3">
      <w:pPr>
        <w:spacing w:line="360" w:lineRule="auto"/>
        <w:jc w:val="both"/>
        <w:rPr>
          <w:rFonts w:ascii="Montserrat" w:hAnsi="Montserrat"/>
          <w:sz w:val="24"/>
        </w:rPr>
      </w:pPr>
      <w:r w:rsidRPr="001D1D80">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But now, that effort had come to an end. </w:t>
      </w:r>
      <w:r w:rsidRPr="001D1D80">
        <w:rPr>
          <w:rFonts w:ascii="Montserrat" w:hAnsi="Montserrat"/>
          <w:color w:val="0000FF"/>
          <w:sz w:val="24"/>
        </w:rPr>
        <w:t>Phoenix's</w:t>
      </w:r>
      <w:r w:rsidRPr="001D1D80">
        <w:rPr>
          <w:rFonts w:ascii="Montserrat" w:hAnsi="Montserrat"/>
          <w:sz w:val="24"/>
        </w:rPr>
        <w:t xml:space="preserve"> head raised in alert thought. The lie was coming undone! There might be hope yet.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w:t>
      </w:r>
      <w:r w:rsidRPr="001D1D80">
        <w:rPr>
          <w:rFonts w:ascii="Montserrat" w:hAnsi="Montserrat"/>
          <w:color w:val="0000FF"/>
          <w:sz w:val="24"/>
        </w:rPr>
        <w:t>didn't</w:t>
      </w:r>
      <w:r w:rsidRPr="001D1D80">
        <w:rPr>
          <w:rFonts w:ascii="Montserrat" w:hAnsi="Montserrat"/>
          <w:sz w:val="24"/>
        </w:rPr>
        <w:t xml:space="preserve"> have the energy to throw off the weight that paralyzed her psionic gifts. Her ears strained to make out what lurked on the other side of her door. She felt far more naked and vulnerable than nudity could account for.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1D1D80">
        <w:rPr>
          <w:rFonts w:ascii="Montserrat" w:hAnsi="Montserrat"/>
          <w:i/>
          <w:sz w:val="24"/>
        </w:rPr>
        <w:t xml:space="preserve">she </w:t>
      </w:r>
      <w:r w:rsidRPr="001D1D80">
        <w:rPr>
          <w:rFonts w:ascii="Montserrat" w:hAnsi="Montserrat"/>
          <w:sz w:val="24"/>
        </w:rPr>
        <w:t>had seen, to herself</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t xml:space="preserve">"It's okay," Phoenix said at once, "I just need to cover myself up." Indeed, she grinned, as her keepers stood gaping at the demolished doorway, in the company of other control agents Phoenix did not know. The hand relaxed. Phoenix slipped away, arms held out of the way as the </w:t>
      </w:r>
      <w:r w:rsidRPr="001D1D80">
        <w:rPr>
          <w:rFonts w:ascii="Montserrat" w:hAnsi="Montserrat"/>
          <w:color w:val="0000FF"/>
          <w:sz w:val="24"/>
        </w:rPr>
        <w:t xml:space="preserve">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1D1D80">
        <w:rPr>
          <w:rFonts w:ascii="Montserrat" w:hAnsi="Montserrat"/>
          <w:i/>
          <w:color w:val="0000FF"/>
          <w:sz w:val="24"/>
        </w:rPr>
        <w:t xml:space="preserve">she </w:t>
      </w:r>
      <w:r w:rsidRPr="001D1D80">
        <w:rPr>
          <w:rFonts w:ascii="Montserrat" w:hAnsi="Montserrat"/>
          <w:color w:val="0000FF"/>
          <w:sz w:val="24"/>
        </w:rPr>
        <w:t>had seen, to herself.</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shrugged, "Well, I assume that this is the pilot from the </w:t>
      </w:r>
      <w:r w:rsidRPr="001D1D80">
        <w:rPr>
          <w:rFonts w:ascii="Montserrat" w:hAnsi="Montserrat"/>
          <w:i/>
          <w:color w:val="0000FF"/>
          <w:sz w:val="24"/>
        </w:rPr>
        <w:t xml:space="preserve">Intrepid," </w:t>
      </w:r>
      <w:r w:rsidRPr="001D1D80">
        <w:rPr>
          <w:rFonts w:ascii="Montserrat" w:hAnsi="Montserrat"/>
          <w:color w:val="0000FF"/>
          <w:sz w:val="24"/>
        </w:rPr>
        <w:t>she aired with irony. Arthur looked at her with a grin, and rubbed the back of his head.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leaned close to her patient and said cheerfully, "Well, Naomi, you are a wreck. I hope you want to get better real quick, because I need someone to talk to too."</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2377B3" w:rsidRPr="001D1D80" w:rsidRDefault="002377B3">
      <w:pPr>
        <w:spacing w:line="360" w:lineRule="auto"/>
        <w:jc w:val="both"/>
        <w:rPr>
          <w:rFonts w:ascii="Montserrat" w:hAnsi="Montserrat"/>
          <w:sz w:val="24"/>
        </w:rPr>
      </w:pPr>
      <w:r w:rsidRPr="001D1D80">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2377B3" w:rsidRPr="001D1D80" w:rsidRDefault="002377B3">
      <w:pPr>
        <w:spacing w:line="360" w:lineRule="auto"/>
        <w:jc w:val="both"/>
        <w:rPr>
          <w:rFonts w:ascii="Montserrat" w:hAnsi="Montserrat"/>
          <w:sz w:val="24"/>
        </w:rPr>
      </w:pPr>
      <w:r w:rsidRPr="001D1D80">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point came home when the three stooges showed up after breakfast. </w:t>
      </w:r>
    </w:p>
    <w:p w:rsidR="002377B3" w:rsidRPr="001D1D80" w:rsidRDefault="002377B3">
      <w:pPr>
        <w:spacing w:line="360" w:lineRule="auto"/>
        <w:jc w:val="both"/>
        <w:rPr>
          <w:rFonts w:ascii="Montserrat" w:hAnsi="Montserrat"/>
          <w:sz w:val="24"/>
        </w:rPr>
      </w:pPr>
      <w:r w:rsidRPr="001D1D80">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2377B3" w:rsidRPr="001D1D80" w:rsidRDefault="002377B3">
      <w:pPr>
        <w:spacing w:line="360" w:lineRule="auto"/>
        <w:jc w:val="both"/>
        <w:rPr>
          <w:rFonts w:ascii="Montserrat" w:hAnsi="Montserrat"/>
          <w:sz w:val="24"/>
        </w:rPr>
      </w:pPr>
      <w:r w:rsidRPr="001D1D80">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"Have you been watching the news, or maybe some of the talk shows, since yesterday?" Dreyfus asked.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2377B3" w:rsidRPr="001D1D80" w:rsidRDefault="002377B3">
      <w:pPr>
        <w:spacing w:line="360" w:lineRule="auto"/>
        <w:jc w:val="both"/>
        <w:rPr>
          <w:rFonts w:ascii="Montserrat" w:hAnsi="Montserrat"/>
          <w:sz w:val="24"/>
        </w:rPr>
      </w:pPr>
      <w:r w:rsidRPr="001D1D80">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2377B3" w:rsidRPr="001D1D80" w:rsidRDefault="002377B3">
      <w:pPr>
        <w:spacing w:line="360" w:lineRule="auto"/>
        <w:jc w:val="both"/>
        <w:rPr>
          <w:rFonts w:ascii="Montserrat" w:hAnsi="Montserrat"/>
          <w:sz w:val="24"/>
        </w:rPr>
      </w:pPr>
      <w:r w:rsidRPr="001D1D80">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2377B3" w:rsidRPr="001D1D80" w:rsidRDefault="002377B3">
      <w:pPr>
        <w:spacing w:line="360" w:lineRule="auto"/>
        <w:jc w:val="both"/>
        <w:rPr>
          <w:rFonts w:ascii="Montserrat" w:hAnsi="Montserrat"/>
          <w:sz w:val="24"/>
        </w:rPr>
      </w:pPr>
      <w:r w:rsidRPr="001D1D80">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2377B3" w:rsidRPr="001D1D80" w:rsidRDefault="002377B3">
      <w:pPr>
        <w:spacing w:line="360" w:lineRule="auto"/>
        <w:jc w:val="both"/>
        <w:rPr>
          <w:rFonts w:ascii="Montserrat" w:hAnsi="Montserrat"/>
          <w:sz w:val="24"/>
        </w:rPr>
      </w:pPr>
      <w:r w:rsidRPr="001D1D80">
        <w:rPr>
          <w:rFonts w:ascii="Montserrat" w:hAnsi="Montserrat"/>
          <w:sz w:val="24"/>
        </w:rPr>
        <w:tab/>
        <w:t>"So what does that mean in the present?" She questioned.</w:t>
      </w:r>
    </w:p>
    <w:p w:rsidR="002377B3" w:rsidRPr="001D1D80" w:rsidRDefault="002377B3">
      <w:pPr>
        <w:spacing w:line="360" w:lineRule="auto"/>
        <w:jc w:val="both"/>
        <w:rPr>
          <w:rFonts w:ascii="Montserrat" w:hAnsi="Montserrat"/>
          <w:sz w:val="24"/>
        </w:rPr>
      </w:pPr>
      <w:r w:rsidRPr="001D1D80">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nodded. It fit in with the other pieces pretty well. Now she could say she knew </w:t>
      </w:r>
      <w:r w:rsidRPr="001D1D80">
        <w:rPr>
          <w:rFonts w:ascii="Montserrat" w:hAnsi="Montserrat"/>
          <w:i/>
          <w:sz w:val="24"/>
        </w:rPr>
        <w:t>why</w:t>
      </w:r>
      <w:r w:rsidRPr="001D1D80">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2377B3" w:rsidRPr="001D1D80" w:rsidRDefault="002377B3">
      <w:pPr>
        <w:spacing w:line="360" w:lineRule="auto"/>
        <w:jc w:val="both"/>
        <w:rPr>
          <w:rFonts w:ascii="Montserrat" w:hAnsi="Montserrat"/>
          <w:sz w:val="24"/>
        </w:rPr>
      </w:pPr>
      <w:r w:rsidRPr="001D1D80">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2377B3" w:rsidRPr="001D1D80" w:rsidRDefault="002377B3">
      <w:pPr>
        <w:spacing w:line="360" w:lineRule="auto"/>
        <w:jc w:val="both"/>
        <w:rPr>
          <w:rFonts w:ascii="Montserrat" w:hAnsi="Montserrat"/>
          <w:sz w:val="24"/>
        </w:rPr>
      </w:pPr>
      <w:r w:rsidRPr="001D1D80">
        <w:rPr>
          <w:rFonts w:ascii="Montserrat" w:hAnsi="Montserrat"/>
          <w:sz w:val="24"/>
        </w:rPr>
        <w:tab/>
        <w:t>"The truth," she said, mostly to herself. "So, what, do I go back in front of the cameras tell them all about the system? What do you want me to do?" She asked.</w:t>
      </w:r>
    </w:p>
    <w:p w:rsidR="002377B3" w:rsidRPr="001D1D80" w:rsidRDefault="002377B3">
      <w:pPr>
        <w:spacing w:line="360" w:lineRule="auto"/>
        <w:jc w:val="both"/>
        <w:rPr>
          <w:rFonts w:ascii="Montserrat" w:hAnsi="Montserrat"/>
          <w:sz w:val="24"/>
        </w:rPr>
      </w:pPr>
      <w:r w:rsidRPr="001D1D80">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Phoenix's eyebrows shot up. "You're not going to be telling me what to do?"</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1D1D80">
        <w:rPr>
          <w:rFonts w:ascii="Montserrat" w:hAnsi="Montserrat"/>
          <w:i/>
          <w:sz w:val="24"/>
        </w:rPr>
        <w:t xml:space="preserve">active </w:t>
      </w:r>
      <w:r w:rsidRPr="001D1D80">
        <w:rPr>
          <w:rFonts w:ascii="Montserrat" w:hAnsi="Montserrat"/>
          <w:sz w:val="24"/>
        </w:rPr>
        <w:t>free citizen on Earth?"</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u w:val="single"/>
        </w:rPr>
      </w:pPr>
      <w:r w:rsidRPr="001D1D80">
        <w:rPr>
          <w:rFonts w:ascii="Montserrat" w:hAnsi="Montserrat"/>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FOUR</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2377B3" w:rsidRPr="001D1D80" w:rsidRDefault="002377B3">
      <w:pPr>
        <w:spacing w:line="360" w:lineRule="auto"/>
        <w:jc w:val="both"/>
        <w:rPr>
          <w:rFonts w:ascii="Montserrat" w:hAnsi="Montserrat"/>
          <w:sz w:val="24"/>
        </w:rPr>
      </w:pPr>
      <w:r w:rsidRPr="001D1D80">
        <w:rPr>
          <w:rFonts w:ascii="Montserrat" w:hAnsi="Montserrat"/>
          <w:sz w:val="24"/>
        </w:rPr>
        <w:tab/>
        <w:t>She had been bought off quite handsomely!</w:t>
      </w:r>
    </w:p>
    <w:p w:rsidR="002377B3" w:rsidRPr="001D1D80" w:rsidRDefault="002377B3">
      <w:pPr>
        <w:spacing w:line="360" w:lineRule="auto"/>
        <w:jc w:val="both"/>
        <w:rPr>
          <w:rFonts w:ascii="Montserrat" w:hAnsi="Montserrat"/>
          <w:sz w:val="24"/>
        </w:rPr>
      </w:pPr>
      <w:r w:rsidRPr="001D1D80">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2377B3" w:rsidRPr="001D1D80" w:rsidRDefault="002377B3">
      <w:pPr>
        <w:spacing w:line="360" w:lineRule="auto"/>
        <w:jc w:val="both"/>
        <w:rPr>
          <w:rFonts w:ascii="Montserrat" w:hAnsi="Montserrat"/>
          <w:sz w:val="24"/>
        </w:rPr>
      </w:pPr>
      <w:r w:rsidRPr="001D1D80">
        <w:rPr>
          <w:rFonts w:ascii="Montserrat" w:hAnsi="Montserrat"/>
          <w:sz w:val="24"/>
        </w:rPr>
        <w:tab/>
        <w:t>Or until any of the clauses buried in the fine print of her license were tripped.</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2377B3" w:rsidRPr="001D1D80" w:rsidRDefault="002377B3">
      <w:pPr>
        <w:spacing w:line="360" w:lineRule="auto"/>
        <w:jc w:val="both"/>
        <w:rPr>
          <w:rFonts w:ascii="Montserrat" w:hAnsi="Montserrat"/>
          <w:sz w:val="24"/>
        </w:rPr>
      </w:pPr>
      <w:r w:rsidRPr="001D1D80">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2377B3" w:rsidRPr="001D1D80" w:rsidRDefault="002377B3">
      <w:pPr>
        <w:spacing w:line="360" w:lineRule="auto"/>
        <w:jc w:val="both"/>
        <w:rPr>
          <w:rFonts w:ascii="Montserrat" w:hAnsi="Montserrat"/>
          <w:sz w:val="24"/>
        </w:rPr>
      </w:pPr>
      <w:r w:rsidRPr="001D1D80">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2377B3" w:rsidRPr="001D1D80" w:rsidRDefault="002377B3">
      <w:pPr>
        <w:spacing w:line="360" w:lineRule="auto"/>
        <w:jc w:val="both"/>
        <w:rPr>
          <w:rFonts w:ascii="Montserrat" w:hAnsi="Montserrat"/>
          <w:sz w:val="24"/>
        </w:rPr>
      </w:pPr>
      <w:r w:rsidRPr="001D1D80">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Monica Brodin, a renowned columnist and current events headliner for </w:t>
      </w:r>
      <w:r w:rsidRPr="001D1D80">
        <w:rPr>
          <w:rFonts w:ascii="Montserrat" w:hAnsi="Montserrat"/>
          <w:i/>
          <w:sz w:val="24"/>
        </w:rPr>
        <w:t xml:space="preserve">life.net.vr </w:t>
      </w:r>
      <w:r w:rsidRPr="001D1D80">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2377B3" w:rsidRPr="001D1D80" w:rsidRDefault="002377B3">
      <w:pPr>
        <w:spacing w:line="360" w:lineRule="auto"/>
        <w:jc w:val="both"/>
        <w:rPr>
          <w:rFonts w:ascii="Montserrat" w:hAnsi="Montserrat"/>
          <w:sz w:val="24"/>
        </w:rPr>
      </w:pPr>
      <w:r w:rsidRPr="001D1D80">
        <w:rPr>
          <w:rFonts w:ascii="Montserrat" w:hAnsi="Montserrat"/>
          <w:sz w:val="24"/>
        </w:rPr>
        <w:tab/>
        <w:t>Or, that was what it looked like at the moment.</w:t>
      </w:r>
    </w:p>
    <w:p w:rsidR="002377B3" w:rsidRPr="001D1D80" w:rsidRDefault="002377B3">
      <w:pPr>
        <w:spacing w:line="360" w:lineRule="auto"/>
        <w:jc w:val="both"/>
        <w:rPr>
          <w:rFonts w:ascii="Montserrat" w:hAnsi="Montserrat"/>
          <w:sz w:val="24"/>
        </w:rPr>
      </w:pPr>
      <w:r w:rsidRPr="001D1D80">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2377B3" w:rsidRPr="001D1D80" w:rsidRDefault="002377B3">
      <w:pPr>
        <w:spacing w:line="360" w:lineRule="auto"/>
        <w:jc w:val="both"/>
        <w:rPr>
          <w:rFonts w:ascii="Montserrat" w:hAnsi="Montserrat"/>
          <w:sz w:val="24"/>
        </w:rPr>
      </w:pPr>
      <w:r w:rsidRPr="001D1D80">
        <w:rPr>
          <w:rFonts w:ascii="Montserrat" w:hAnsi="Montserrat"/>
          <w:sz w:val="24"/>
        </w:rPr>
        <w:tab/>
        <w:t>"Ms. Nin?" a voice asked from afar. "Are you all right?"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1D1D80">
        <w:rPr>
          <w:rFonts w:ascii="Montserrat" w:hAnsi="Montserrat"/>
          <w:i/>
          <w:sz w:val="24"/>
        </w:rPr>
        <w:t xml:space="preserve">Sure, I'm fine, I just jumped into your head and got lost for a moment! Nice decor! </w:t>
      </w:r>
      <w:r w:rsidRPr="001D1D80">
        <w:rPr>
          <w:rFonts w:ascii="Montserrat" w:hAnsi="Montserrat"/>
          <w:sz w:val="24"/>
        </w:rPr>
        <w:t>Phoenix shook her head as her normal sensory input reasserted itself.</w:t>
      </w:r>
    </w:p>
    <w:p w:rsidR="002377B3" w:rsidRPr="001D1D80" w:rsidRDefault="002377B3">
      <w:pPr>
        <w:spacing w:line="360" w:lineRule="auto"/>
        <w:jc w:val="both"/>
        <w:rPr>
          <w:rFonts w:ascii="Montserrat" w:hAnsi="Montserrat"/>
          <w:sz w:val="24"/>
        </w:rPr>
      </w:pPr>
      <w:r w:rsidRPr="001D1D80">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2377B3" w:rsidRPr="001D1D80" w:rsidRDefault="002377B3">
      <w:pPr>
        <w:spacing w:line="360" w:lineRule="auto"/>
        <w:jc w:val="both"/>
        <w:rPr>
          <w:rFonts w:ascii="Montserrat" w:hAnsi="Montserrat"/>
          <w:sz w:val="24"/>
        </w:rPr>
      </w:pPr>
      <w:r w:rsidRPr="001D1D80">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2377B3" w:rsidRPr="001D1D80" w:rsidRDefault="002377B3">
      <w:pPr>
        <w:spacing w:line="360" w:lineRule="auto"/>
        <w:jc w:val="both"/>
        <w:rPr>
          <w:rFonts w:ascii="Montserrat" w:hAnsi="Montserrat"/>
          <w:sz w:val="24"/>
        </w:rPr>
      </w:pPr>
      <w:r w:rsidRPr="001D1D80">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2377B3" w:rsidRPr="001D1D80" w:rsidRDefault="002377B3">
      <w:pPr>
        <w:spacing w:line="360" w:lineRule="auto"/>
        <w:jc w:val="both"/>
        <w:rPr>
          <w:rFonts w:ascii="Montserrat" w:hAnsi="Montserrat"/>
          <w:sz w:val="24"/>
        </w:rPr>
      </w:pPr>
      <w:r w:rsidRPr="001D1D80">
        <w:rPr>
          <w:rFonts w:ascii="Montserrat" w:hAnsi="Montserrat"/>
          <w:sz w:val="24"/>
        </w:rPr>
        <w:tab/>
        <w:t>Ms. Brodin raised an eyebrow. "So, you were like, some kind of child prodigy then?" She asked. "I mean you were only, what, eleven years old? What was it like knowing you were so special?'</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2377B3" w:rsidRPr="001D1D80" w:rsidRDefault="002377B3">
      <w:pPr>
        <w:spacing w:line="360" w:lineRule="auto"/>
        <w:jc w:val="both"/>
        <w:rPr>
          <w:rFonts w:ascii="Montserrat" w:hAnsi="Montserrat"/>
          <w:sz w:val="24"/>
        </w:rPr>
      </w:pPr>
      <w:r w:rsidRPr="001D1D80">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2377B3" w:rsidRPr="001D1D80" w:rsidRDefault="002377B3">
      <w:pPr>
        <w:spacing w:line="360" w:lineRule="auto"/>
        <w:jc w:val="both"/>
        <w:rPr>
          <w:rFonts w:ascii="Montserrat" w:hAnsi="Montserrat"/>
          <w:sz w:val="24"/>
        </w:rPr>
      </w:pPr>
      <w:r w:rsidRPr="001D1D80">
        <w:rPr>
          <w:rFonts w:ascii="Montserrat" w:hAnsi="Montserrat"/>
          <w:sz w:val="24"/>
        </w:rPr>
        <w:tab/>
        <w:t>"But, if you were average for a child where you grew up, how did you end up involved in a classified government research project?"</w:t>
      </w:r>
    </w:p>
    <w:p w:rsidR="002377B3" w:rsidRPr="001D1D80" w:rsidRDefault="002377B3">
      <w:pPr>
        <w:spacing w:line="360" w:lineRule="auto"/>
        <w:jc w:val="both"/>
        <w:rPr>
          <w:rFonts w:ascii="Montserrat" w:hAnsi="Montserrat"/>
          <w:sz w:val="24"/>
        </w:rPr>
      </w:pPr>
      <w:r w:rsidRPr="001D1D80">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2377B3" w:rsidRPr="001D1D80" w:rsidRDefault="002377B3">
      <w:pPr>
        <w:spacing w:line="360" w:lineRule="auto"/>
        <w:jc w:val="both"/>
        <w:rPr>
          <w:rFonts w:ascii="Montserrat" w:hAnsi="Montserrat"/>
          <w:sz w:val="24"/>
        </w:rPr>
      </w:pPr>
      <w:r w:rsidRPr="001D1D80">
        <w:rPr>
          <w:rFonts w:ascii="Montserrat" w:hAnsi="Montserrat"/>
          <w:sz w:val="24"/>
        </w:rPr>
        <w:tab/>
        <w:t>"Mr. Powers," the Executive Director of the Psionic Control Agency drawled, "did you have something to wished to share with the board before we continue?"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1D1D80">
        <w:rPr>
          <w:rFonts w:ascii="Montserrat" w:hAnsi="Montserrat"/>
          <w:i/>
          <w:sz w:val="24"/>
        </w:rPr>
        <w:t xml:space="preserve">carte blanche </w:t>
      </w:r>
      <w:r w:rsidRPr="001D1D80">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1D1D80">
        <w:rPr>
          <w:rFonts w:ascii="Montserrat" w:hAnsi="Montserrat"/>
          <w:i/>
          <w:sz w:val="24"/>
        </w:rPr>
        <w:t xml:space="preserve">easing </w:t>
      </w:r>
      <w:r w:rsidRPr="001D1D80">
        <w:rPr>
          <w:rFonts w:ascii="Montserrat" w:hAnsi="Montserrat"/>
          <w:sz w:val="24"/>
        </w:rPr>
        <w:t>fears and tensions. What does she do? She announces that she's 'one of the most dangerous human beings ever born on Earth'!"</w:t>
      </w:r>
    </w:p>
    <w:p w:rsidR="002377B3" w:rsidRPr="001D1D80" w:rsidRDefault="002377B3">
      <w:pPr>
        <w:spacing w:line="360" w:lineRule="auto"/>
        <w:jc w:val="both"/>
        <w:rPr>
          <w:rFonts w:ascii="Montserrat" w:hAnsi="Montserrat"/>
          <w:sz w:val="24"/>
        </w:rPr>
      </w:pPr>
      <w:r w:rsidRPr="001D1D80">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2377B3" w:rsidRPr="001D1D80" w:rsidRDefault="002377B3">
      <w:pPr>
        <w:spacing w:line="360" w:lineRule="auto"/>
        <w:jc w:val="both"/>
        <w:rPr>
          <w:rFonts w:ascii="Montserrat" w:hAnsi="Montserrat"/>
          <w:sz w:val="24"/>
        </w:rPr>
      </w:pPr>
      <w:r w:rsidRPr="001D1D80">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1D1D80">
        <w:rPr>
          <w:rFonts w:ascii="Montserrat" w:hAnsi="Montserrat"/>
          <w:i/>
          <w:sz w:val="24"/>
        </w:rPr>
        <w:t xml:space="preserve">she </w:t>
      </w:r>
      <w:r w:rsidRPr="001D1D80">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2377B3" w:rsidRPr="001D1D80" w:rsidRDefault="002377B3">
      <w:pPr>
        <w:spacing w:line="360" w:lineRule="auto"/>
        <w:jc w:val="both"/>
        <w:rPr>
          <w:rFonts w:ascii="Montserrat" w:hAnsi="Montserrat"/>
          <w:sz w:val="24"/>
        </w:rPr>
      </w:pPr>
      <w:r w:rsidRPr="001D1D80">
        <w:rPr>
          <w:rFonts w:ascii="Montserrat" w:hAnsi="Montserrat"/>
          <w:sz w:val="24"/>
        </w:rPr>
        <w:tab/>
        <w:t>That could not be denied.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t>
      </w:r>
      <w:r w:rsidRPr="001D1D80">
        <w:rPr>
          <w:rFonts w:ascii="Montserrat" w:hAnsi="Montserrat"/>
          <w:i/>
          <w:sz w:val="24"/>
        </w:rPr>
        <w:t xml:space="preserve">was </w:t>
      </w:r>
      <w:r w:rsidRPr="001D1D80">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1D1D80">
        <w:rPr>
          <w:rFonts w:ascii="Montserrat" w:hAnsi="Montserrat"/>
          <w:i/>
          <w:sz w:val="24"/>
        </w:rPr>
        <w:t xml:space="preserve">implications," </w:t>
      </w:r>
      <w:r w:rsidRPr="001D1D80">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"What is always seen is </w:t>
      </w:r>
      <w:r w:rsidRPr="001D1D80">
        <w:rPr>
          <w:rFonts w:ascii="Montserrat" w:hAnsi="Montserrat"/>
          <w:i/>
          <w:sz w:val="24"/>
        </w:rPr>
        <w:t>power</w:t>
      </w:r>
      <w:r w:rsidRPr="001D1D80">
        <w:rPr>
          <w:rFonts w:ascii="Montserrat" w:hAnsi="Montserrat"/>
          <w:sz w:val="24"/>
        </w:rPr>
        <w:t xml:space="preserve">. The </w:t>
      </w:r>
      <w:r w:rsidRPr="001D1D80">
        <w:rPr>
          <w:rFonts w:ascii="Montserrat" w:hAnsi="Montserrat"/>
          <w:i/>
          <w:sz w:val="24"/>
        </w:rPr>
        <w:t xml:space="preserve">promise </w:t>
      </w:r>
      <w:r w:rsidRPr="001D1D80">
        <w:rPr>
          <w:rFonts w:ascii="Montserrat" w:hAnsi="Montserrat"/>
          <w:sz w:val="24"/>
        </w:rPr>
        <w:t xml:space="preserve">of power," she emphasized. She reached out and ran her finger down the restored glass. She felt a slight shiver. </w:t>
      </w:r>
      <w:r w:rsidRPr="001D1D80">
        <w:rPr>
          <w:rFonts w:ascii="Montserrat" w:hAnsi="Montserrat"/>
          <w:i/>
          <w:sz w:val="24"/>
        </w:rPr>
        <w:t xml:space="preserve">What is a scar but the memory of the pain? Without it, can identity transcend change? </w:t>
      </w:r>
      <w:r w:rsidRPr="001D1D80">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1D1D80">
        <w:rPr>
          <w:rFonts w:ascii="Montserrat" w:hAnsi="Montserrat"/>
          <w:i/>
          <w:sz w:val="24"/>
        </w:rPr>
        <w:t xml:space="preserve">who </w:t>
      </w:r>
      <w:r w:rsidRPr="001D1D80">
        <w:rPr>
          <w:rFonts w:ascii="Montserrat" w:hAnsi="Montserrat"/>
          <w:sz w:val="24"/>
        </w:rPr>
        <w:t xml:space="preserve">can be trusted to </w:t>
      </w:r>
      <w:r w:rsidRPr="001D1D80">
        <w:rPr>
          <w:rFonts w:ascii="Montserrat" w:hAnsi="Montserrat"/>
          <w:i/>
          <w:sz w:val="24"/>
        </w:rPr>
        <w:t xml:space="preserve">control </w:t>
      </w:r>
      <w:r w:rsidRPr="001D1D80">
        <w:rPr>
          <w:rFonts w:ascii="Montserrat" w:hAnsi="Montserrat"/>
          <w:sz w:val="24"/>
        </w:rPr>
        <w:t>this power?" She looked up again at the eyes of her audience.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course, we're talking about </w:t>
      </w:r>
      <w:r w:rsidRPr="001D1D80">
        <w:rPr>
          <w:rFonts w:ascii="Montserrat" w:hAnsi="Montserrat"/>
          <w:i/>
          <w:sz w:val="24"/>
        </w:rPr>
        <w:t xml:space="preserve">people </w:t>
      </w:r>
      <w:r w:rsidRPr="001D1D80">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1D1D80">
        <w:rPr>
          <w:rFonts w:ascii="Montserrat" w:hAnsi="Montserrat"/>
          <w:i/>
          <w:sz w:val="24"/>
        </w:rPr>
        <w:t xml:space="preserve">know </w:t>
      </w:r>
      <w:r w:rsidRPr="001D1D80">
        <w:rPr>
          <w:rFonts w:ascii="Montserrat" w:hAnsi="Montserrat"/>
          <w:sz w:val="24"/>
        </w:rPr>
        <w:t>she had it!"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1D1D80">
        <w:rPr>
          <w:rFonts w:ascii="Montserrat" w:hAnsi="Montserrat"/>
          <w:i/>
          <w:sz w:val="24"/>
        </w:rPr>
        <w:t xml:space="preserve">you </w:t>
      </w:r>
      <w:r w:rsidRPr="001D1D80">
        <w:rPr>
          <w:rFonts w:ascii="Montserrat" w:hAnsi="Montserrat"/>
          <w:sz w:val="24"/>
        </w:rPr>
        <w:t xml:space="preserve">have it. Do you think that people will be afraid of you? And if so, what can you really do about it?" She had to ask. </w:t>
      </w:r>
    </w:p>
    <w:p w:rsidR="002377B3" w:rsidRPr="001D1D80" w:rsidRDefault="002377B3">
      <w:pPr>
        <w:spacing w:line="360" w:lineRule="auto"/>
        <w:jc w:val="both"/>
        <w:rPr>
          <w:rFonts w:ascii="Montserrat" w:hAnsi="Montserrat"/>
          <w:sz w:val="24"/>
        </w:rPr>
      </w:pPr>
      <w:r w:rsidRPr="001D1D80">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2377B3" w:rsidRPr="001D1D80" w:rsidRDefault="002377B3">
      <w:pPr>
        <w:spacing w:line="360" w:lineRule="auto"/>
        <w:jc w:val="both"/>
        <w:rPr>
          <w:rFonts w:ascii="Montserrat" w:hAnsi="Montserrat"/>
          <w:sz w:val="24"/>
        </w:rPr>
      </w:pPr>
      <w:r w:rsidRPr="001D1D80">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2377B3" w:rsidRPr="001D1D80" w:rsidRDefault="002377B3">
      <w:pPr>
        <w:spacing w:line="360" w:lineRule="auto"/>
        <w:jc w:val="both"/>
        <w:rPr>
          <w:rFonts w:ascii="Montserrat" w:hAnsi="Montserrat"/>
          <w:sz w:val="24"/>
        </w:rPr>
      </w:pPr>
      <w:r w:rsidRPr="001D1D80">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Then she considered the possibility that reality </w:t>
      </w:r>
      <w:r w:rsidRPr="001D1D80">
        <w:rPr>
          <w:rFonts w:ascii="Montserrat" w:hAnsi="Montserrat"/>
          <w:i/>
          <w:sz w:val="24"/>
        </w:rPr>
        <w:t xml:space="preserve">could </w:t>
      </w:r>
      <w:r w:rsidRPr="001D1D80">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1D1D80">
        <w:rPr>
          <w:rFonts w:ascii="Montserrat" w:hAnsi="Montserrat"/>
          <w:i/>
          <w:sz w:val="24"/>
        </w:rPr>
        <w:t xml:space="preserve">Go ahead and be afraid, just don't be stupid about it. </w:t>
      </w:r>
    </w:p>
    <w:p w:rsidR="002377B3" w:rsidRPr="001D1D80" w:rsidRDefault="002377B3">
      <w:pPr>
        <w:spacing w:line="360" w:lineRule="auto"/>
        <w:jc w:val="both"/>
        <w:rPr>
          <w:rFonts w:ascii="Montserrat" w:hAnsi="Montserrat"/>
          <w:sz w:val="24"/>
        </w:rPr>
      </w:pPr>
      <w:r w:rsidRPr="001D1D80">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2377B3" w:rsidRPr="001D1D80" w:rsidRDefault="002377B3">
      <w:pPr>
        <w:spacing w:line="360" w:lineRule="auto"/>
        <w:jc w:val="both"/>
        <w:rPr>
          <w:rFonts w:ascii="Montserrat" w:hAnsi="Montserrat"/>
          <w:sz w:val="24"/>
        </w:rPr>
      </w:pPr>
      <w:r w:rsidRPr="001D1D80">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2377B3" w:rsidRPr="001D1D80" w:rsidRDefault="002377B3">
      <w:pPr>
        <w:spacing w:line="360" w:lineRule="auto"/>
        <w:jc w:val="both"/>
        <w:rPr>
          <w:rFonts w:ascii="Montserrat" w:hAnsi="Montserrat"/>
          <w:sz w:val="24"/>
        </w:rPr>
      </w:pPr>
      <w:r w:rsidRPr="001D1D80">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2377B3" w:rsidRPr="001D1D80" w:rsidRDefault="002377B3">
      <w:pPr>
        <w:spacing w:line="360" w:lineRule="auto"/>
        <w:jc w:val="both"/>
        <w:rPr>
          <w:rFonts w:ascii="Montserrat" w:hAnsi="Montserrat"/>
          <w:sz w:val="24"/>
        </w:rPr>
      </w:pPr>
      <w:r w:rsidRPr="001D1D80">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2377B3" w:rsidRPr="001D1D80" w:rsidRDefault="002377B3">
      <w:pPr>
        <w:spacing w:line="360" w:lineRule="auto"/>
        <w:jc w:val="both"/>
        <w:rPr>
          <w:rFonts w:ascii="Montserrat" w:hAnsi="Montserrat"/>
          <w:sz w:val="24"/>
        </w:rPr>
      </w:pPr>
      <w:r w:rsidRPr="001D1D80">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2377B3" w:rsidRPr="001D1D80" w:rsidRDefault="002377B3">
      <w:pPr>
        <w:spacing w:line="360" w:lineRule="auto"/>
        <w:jc w:val="both"/>
        <w:rPr>
          <w:rFonts w:ascii="Montserrat" w:hAnsi="Montserrat"/>
          <w:sz w:val="24"/>
        </w:rPr>
      </w:pPr>
      <w:r w:rsidRPr="001D1D80">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Phoenixander, her son, was pressed into service hunting down other actives. He lasted about ten years, but he was killed attempting to rescue his own sons from the farm. He died in Andrew Kohler's arms.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Phoenixander. There had been almost a hundred kids in Phoenix and Alannah's generation. They were two, out of ten who lasted long enough to have children of their own.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1D1D80">
        <w:rPr>
          <w:rFonts w:ascii="Montserrat" w:hAnsi="Montserrat"/>
          <w:i/>
          <w:sz w:val="24"/>
        </w:rPr>
        <w:t xml:space="preserve">Adventure," </w:t>
      </w:r>
      <w:r w:rsidRPr="001D1D80">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1D1D80">
        <w:rPr>
          <w:rFonts w:ascii="Montserrat" w:hAnsi="Montserrat"/>
          <w:i/>
          <w:sz w:val="24"/>
        </w:rPr>
        <w:t xml:space="preserve">balancing. </w:t>
      </w:r>
      <w:r w:rsidRPr="001D1D80">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2377B3" w:rsidRPr="001D1D80" w:rsidRDefault="002377B3">
      <w:pPr>
        <w:spacing w:line="360" w:lineRule="auto"/>
        <w:jc w:val="both"/>
        <w:rPr>
          <w:rFonts w:ascii="Montserrat" w:hAnsi="Montserrat"/>
          <w:sz w:val="24"/>
        </w:rPr>
      </w:pPr>
      <w:r w:rsidRPr="001D1D80">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2377B3" w:rsidRPr="001D1D80" w:rsidRDefault="002377B3">
      <w:pPr>
        <w:spacing w:line="360" w:lineRule="auto"/>
        <w:jc w:val="both"/>
        <w:rPr>
          <w:rFonts w:ascii="Montserrat" w:hAnsi="Montserrat"/>
          <w:sz w:val="24"/>
        </w:rPr>
      </w:pPr>
      <w:r w:rsidRPr="001D1D80">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2377B3" w:rsidRPr="001D1D80" w:rsidRDefault="002377B3">
      <w:pPr>
        <w:spacing w:line="360" w:lineRule="auto"/>
        <w:jc w:val="both"/>
        <w:rPr>
          <w:rFonts w:ascii="Montserrat" w:hAnsi="Montserrat"/>
          <w:sz w:val="24"/>
        </w:rPr>
      </w:pPr>
      <w:r w:rsidRPr="001D1D80">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2377B3" w:rsidRPr="001D1D80" w:rsidRDefault="002377B3">
      <w:pPr>
        <w:spacing w:line="360" w:lineRule="auto"/>
        <w:jc w:val="both"/>
        <w:rPr>
          <w:rFonts w:ascii="Montserrat" w:hAnsi="Montserrat"/>
          <w:sz w:val="24"/>
        </w:rPr>
      </w:pPr>
      <w:r w:rsidRPr="001D1D80">
        <w:rPr>
          <w:rFonts w:ascii="Montserrat" w:hAnsi="Montserrat"/>
          <w:sz w:val="24"/>
        </w:rPr>
        <w:tab/>
        <w:t>The singing, flute voice-text of the other spoke up, "She commands real-code. Your analysis reveals its integrity. This is not a hoax."</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"No, Ariadne," he replied with satisfaction, "it is not. I told you I'd found a better hacker than you." He chuckled. </w:t>
      </w:r>
    </w:p>
    <w:p w:rsidR="002377B3" w:rsidRPr="001D1D80" w:rsidRDefault="002377B3">
      <w:pPr>
        <w:spacing w:line="360" w:lineRule="auto"/>
        <w:jc w:val="both"/>
        <w:rPr>
          <w:rFonts w:ascii="Montserrat" w:hAnsi="Montserrat"/>
          <w:sz w:val="24"/>
        </w:rPr>
      </w:pPr>
      <w:r w:rsidRPr="001D1D80">
        <w:rPr>
          <w:rFonts w:ascii="Montserrat" w:hAnsi="Montserrat"/>
          <w:sz w:val="24"/>
        </w:rPr>
        <w:tab/>
        <w:t>"Is she a hacker?" The deep moaning voice-text of Diamond queried.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2377B3" w:rsidRPr="001D1D80" w:rsidRDefault="002377B3">
      <w:pPr>
        <w:spacing w:line="360" w:lineRule="auto"/>
        <w:jc w:val="both"/>
        <w:rPr>
          <w:rFonts w:ascii="Montserrat" w:hAnsi="Montserrat"/>
          <w:sz w:val="24"/>
        </w:rPr>
      </w:pPr>
      <w:r w:rsidRPr="001D1D80">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2377B3" w:rsidRPr="001D1D80" w:rsidRDefault="002377B3">
      <w:pPr>
        <w:spacing w:line="360" w:lineRule="auto"/>
        <w:jc w:val="both"/>
        <w:rPr>
          <w:rFonts w:ascii="Montserrat" w:hAnsi="Montserrat"/>
          <w:sz w:val="24"/>
        </w:rPr>
      </w:pPr>
      <w:r w:rsidRPr="001D1D80">
        <w:rPr>
          <w:rFonts w:ascii="Montserrat" w:hAnsi="Montserrat"/>
          <w:sz w:val="24"/>
        </w:rPr>
        <w:tab/>
        <w:t>Diamond's voice interrupted, "You were right, geist. Where did you get the tip?"</w:t>
      </w:r>
    </w:p>
    <w:p w:rsidR="002377B3" w:rsidRPr="001D1D80" w:rsidRDefault="002377B3">
      <w:pPr>
        <w:spacing w:line="360" w:lineRule="auto"/>
        <w:jc w:val="both"/>
        <w:rPr>
          <w:rFonts w:ascii="Montserrat" w:hAnsi="Montserrat"/>
          <w:sz w:val="24"/>
        </w:rPr>
      </w:pPr>
      <w:r w:rsidRPr="001D1D80">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2377B3" w:rsidRPr="001D1D80" w:rsidRDefault="002377B3">
      <w:pPr>
        <w:spacing w:line="360" w:lineRule="auto"/>
        <w:jc w:val="both"/>
        <w:rPr>
          <w:rFonts w:ascii="Montserrat" w:hAnsi="Montserrat"/>
          <w:sz w:val="24"/>
        </w:rPr>
      </w:pPr>
      <w:r w:rsidRPr="001D1D80">
        <w:rPr>
          <w:rFonts w:ascii="Montserrat" w:hAnsi="Montserrat"/>
          <w:sz w:val="24"/>
        </w:rPr>
        <w:tab/>
        <w:t>There was a thoughtful silence as the interview ran on. Finally Diamond spoke up. "So, you've brought her to our attention. Now what?"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 stared at the angel before him for a minute before saying, "Wouldn't you like to know exactly who and </w:t>
      </w:r>
      <w:r w:rsidRPr="001D1D80">
        <w:rPr>
          <w:rFonts w:ascii="Montserrat" w:hAnsi="Montserrat"/>
          <w:i/>
          <w:sz w:val="24"/>
        </w:rPr>
        <w:t xml:space="preserve">what </w:t>
      </w:r>
      <w:r w:rsidRPr="001D1D80">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2377B3" w:rsidRPr="001D1D80" w:rsidRDefault="002377B3">
      <w:pPr>
        <w:spacing w:line="360" w:lineRule="auto"/>
        <w:jc w:val="both"/>
        <w:rPr>
          <w:rFonts w:ascii="Montserrat" w:hAnsi="Montserrat"/>
          <w:sz w:val="24"/>
        </w:rPr>
      </w:pPr>
      <w:r w:rsidRPr="001D1D80">
        <w:rPr>
          <w:rFonts w:ascii="Montserrat" w:hAnsi="Montserrat"/>
          <w:sz w:val="24"/>
        </w:rPr>
        <w:tab/>
        <w:t>"What if she is a divine?" Ariadne challenged.</w:t>
      </w:r>
    </w:p>
    <w:p w:rsidR="002377B3" w:rsidRPr="001D1D80" w:rsidRDefault="002377B3">
      <w:pPr>
        <w:spacing w:line="360" w:lineRule="auto"/>
        <w:jc w:val="both"/>
        <w:rPr>
          <w:rFonts w:ascii="Montserrat" w:hAnsi="Montserrat"/>
          <w:sz w:val="24"/>
        </w:rPr>
      </w:pPr>
      <w:r w:rsidRPr="001D1D80">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u w:val="single"/>
        </w:rPr>
      </w:pPr>
      <w:r w:rsidRPr="001D1D80">
        <w:rPr>
          <w:rFonts w:ascii="Montserrat" w:hAnsi="Montserrat"/>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FIVE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2377B3" w:rsidRPr="001D1D80" w:rsidRDefault="002377B3">
      <w:pPr>
        <w:spacing w:line="360" w:lineRule="auto"/>
        <w:jc w:val="both"/>
        <w:rPr>
          <w:rFonts w:ascii="Montserrat" w:hAnsi="Montserrat"/>
          <w:sz w:val="24"/>
        </w:rPr>
      </w:pPr>
      <w:r w:rsidRPr="001D1D80">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2377B3" w:rsidRPr="001D1D80" w:rsidRDefault="002377B3">
      <w:pPr>
        <w:spacing w:line="360" w:lineRule="auto"/>
        <w:jc w:val="both"/>
        <w:rPr>
          <w:rFonts w:ascii="Montserrat" w:hAnsi="Montserrat"/>
          <w:sz w:val="24"/>
        </w:rPr>
      </w:pPr>
      <w:r w:rsidRPr="001D1D80">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2377B3" w:rsidRPr="001D1D80" w:rsidRDefault="002377B3">
      <w:pPr>
        <w:spacing w:line="360" w:lineRule="auto"/>
        <w:jc w:val="both"/>
        <w:rPr>
          <w:rFonts w:ascii="Montserrat" w:hAnsi="Montserrat"/>
          <w:sz w:val="24"/>
        </w:rPr>
      </w:pPr>
      <w:r w:rsidRPr="001D1D80">
        <w:rPr>
          <w:rFonts w:ascii="Montserrat" w:hAnsi="Montserrat"/>
          <w:sz w:val="24"/>
        </w:rPr>
        <w:tab/>
        <w:t>Unfortunately he had missed seeing it.</w:t>
      </w:r>
    </w:p>
    <w:p w:rsidR="002377B3" w:rsidRPr="001D1D80" w:rsidRDefault="002377B3">
      <w:pPr>
        <w:spacing w:line="360" w:lineRule="auto"/>
        <w:jc w:val="both"/>
        <w:rPr>
          <w:rFonts w:ascii="Montserrat" w:hAnsi="Montserrat"/>
          <w:sz w:val="24"/>
        </w:rPr>
      </w:pPr>
      <w:r w:rsidRPr="001D1D80">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2377B3" w:rsidRPr="001D1D80" w:rsidRDefault="002377B3">
      <w:pPr>
        <w:spacing w:line="360" w:lineRule="auto"/>
        <w:jc w:val="both"/>
        <w:rPr>
          <w:rFonts w:ascii="Montserrat" w:hAnsi="Montserrat"/>
          <w:sz w:val="24"/>
        </w:rPr>
      </w:pPr>
      <w:r w:rsidRPr="001D1D80">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2377B3" w:rsidRPr="001D1D80" w:rsidRDefault="002377B3">
      <w:pPr>
        <w:spacing w:line="360" w:lineRule="auto"/>
        <w:jc w:val="both"/>
        <w:rPr>
          <w:rFonts w:ascii="Montserrat" w:hAnsi="Montserrat"/>
          <w:sz w:val="24"/>
        </w:rPr>
      </w:pPr>
      <w:r w:rsidRPr="001D1D80">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2377B3" w:rsidRPr="001D1D80" w:rsidRDefault="002377B3">
      <w:pPr>
        <w:spacing w:line="360" w:lineRule="auto"/>
        <w:jc w:val="both"/>
        <w:rPr>
          <w:rFonts w:ascii="Montserrat" w:hAnsi="Montserrat"/>
          <w:sz w:val="24"/>
        </w:rPr>
      </w:pPr>
      <w:r w:rsidRPr="001D1D80">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2377B3" w:rsidRPr="001D1D80" w:rsidRDefault="002377B3">
      <w:pPr>
        <w:spacing w:line="360" w:lineRule="auto"/>
        <w:jc w:val="both"/>
        <w:rPr>
          <w:rFonts w:ascii="Montserrat" w:hAnsi="Montserrat"/>
          <w:sz w:val="24"/>
        </w:rPr>
      </w:pPr>
      <w:r w:rsidRPr="001D1D80">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2377B3" w:rsidRPr="001D1D80" w:rsidRDefault="002377B3">
      <w:pPr>
        <w:spacing w:line="360" w:lineRule="auto"/>
        <w:jc w:val="both"/>
        <w:rPr>
          <w:rFonts w:ascii="Montserrat" w:hAnsi="Montserrat"/>
          <w:sz w:val="24"/>
        </w:rPr>
      </w:pPr>
      <w:r w:rsidRPr="001D1D80">
        <w:rPr>
          <w:rFonts w:ascii="Montserrat" w:hAnsi="Montserrat"/>
          <w:sz w:val="24"/>
        </w:rPr>
        <w:tab/>
        <w:t>"Hi, Arthur," she began. "Can we speak freely?"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2377B3" w:rsidRPr="001D1D80" w:rsidRDefault="002377B3">
      <w:pPr>
        <w:spacing w:line="360" w:lineRule="auto"/>
        <w:jc w:val="both"/>
        <w:rPr>
          <w:rFonts w:ascii="Montserrat" w:hAnsi="Montserrat"/>
          <w:sz w:val="24"/>
        </w:rPr>
      </w:pPr>
      <w:r w:rsidRPr="001D1D80">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2377B3" w:rsidRPr="001D1D80" w:rsidRDefault="002377B3">
      <w:pPr>
        <w:spacing w:line="360" w:lineRule="auto"/>
        <w:jc w:val="both"/>
        <w:rPr>
          <w:rFonts w:ascii="Montserrat" w:hAnsi="Montserrat"/>
          <w:sz w:val="24"/>
        </w:rPr>
      </w:pPr>
      <w:r w:rsidRPr="001D1D80">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2377B3" w:rsidRPr="001D1D80" w:rsidRDefault="002377B3">
      <w:pPr>
        <w:spacing w:line="360" w:lineRule="auto"/>
        <w:jc w:val="both"/>
        <w:rPr>
          <w:rFonts w:ascii="Montserrat" w:hAnsi="Montserrat"/>
          <w:sz w:val="24"/>
        </w:rPr>
      </w:pPr>
      <w:r w:rsidRPr="001D1D80">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2377B3" w:rsidRPr="001D1D80" w:rsidRDefault="002377B3">
      <w:pPr>
        <w:spacing w:line="360" w:lineRule="auto"/>
        <w:jc w:val="both"/>
        <w:rPr>
          <w:rFonts w:ascii="Montserrat" w:hAnsi="Montserrat"/>
          <w:sz w:val="24"/>
        </w:rPr>
      </w:pPr>
      <w:r w:rsidRPr="001D1D80">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1D1D80">
        <w:rPr>
          <w:rFonts w:ascii="Montserrat" w:hAnsi="Montserrat"/>
          <w:i/>
          <w:sz w:val="24"/>
        </w:rPr>
        <w:t>maître d'</w:t>
      </w:r>
      <w:r w:rsidRPr="001D1D80">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1D1D80">
        <w:rPr>
          <w:rFonts w:ascii="Montserrat" w:hAnsi="Montserrat"/>
          <w:i/>
          <w:sz w:val="24"/>
        </w:rPr>
        <w:t>maître d'</w:t>
      </w:r>
      <w:r w:rsidRPr="001D1D80">
        <w:rPr>
          <w:rFonts w:ascii="Montserrat" w:hAnsi="Montserrat"/>
          <w:sz w:val="24"/>
        </w:rPr>
        <w:t xml:space="preserve"> and the proprietor of the bar.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2377B3" w:rsidRPr="001D1D80" w:rsidRDefault="002377B3">
      <w:pPr>
        <w:spacing w:line="360" w:lineRule="auto"/>
        <w:jc w:val="both"/>
        <w:rPr>
          <w:rFonts w:ascii="Montserrat" w:hAnsi="Montserrat"/>
          <w:sz w:val="24"/>
        </w:rPr>
      </w:pPr>
      <w:r w:rsidRPr="001D1D80">
        <w:rPr>
          <w:rFonts w:ascii="Montserrat" w:hAnsi="Montserrat"/>
          <w:sz w:val="24"/>
        </w:rPr>
        <w:tab/>
        <w:t>"What is this?" she demanded.</w:t>
      </w:r>
    </w:p>
    <w:p w:rsidR="002377B3" w:rsidRPr="001D1D80" w:rsidRDefault="002377B3">
      <w:pPr>
        <w:spacing w:line="360" w:lineRule="auto"/>
        <w:jc w:val="both"/>
        <w:rPr>
          <w:rFonts w:ascii="Montserrat" w:hAnsi="Montserrat"/>
          <w:sz w:val="24"/>
        </w:rPr>
      </w:pPr>
      <w:r w:rsidRPr="001D1D80">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2377B3" w:rsidRPr="001D1D80" w:rsidRDefault="002377B3">
      <w:pPr>
        <w:spacing w:line="360" w:lineRule="auto"/>
        <w:jc w:val="both"/>
        <w:rPr>
          <w:rFonts w:ascii="Montserrat" w:hAnsi="Montserrat"/>
          <w:sz w:val="24"/>
        </w:rPr>
      </w:pPr>
      <w:r w:rsidRPr="001D1D80">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2377B3" w:rsidRPr="001D1D80" w:rsidRDefault="002377B3">
      <w:pPr>
        <w:spacing w:line="360" w:lineRule="auto"/>
        <w:jc w:val="both"/>
        <w:rPr>
          <w:rFonts w:ascii="Montserrat" w:hAnsi="Montserrat"/>
          <w:sz w:val="24"/>
        </w:rPr>
      </w:pPr>
      <w:r w:rsidRPr="001D1D80">
        <w:rPr>
          <w:rFonts w:ascii="Montserrat" w:hAnsi="Montserrat"/>
          <w:sz w:val="24"/>
        </w:rPr>
        <w:tab/>
        <w:t>"What's going on?" she asked in confusion.</w:t>
      </w:r>
    </w:p>
    <w:p w:rsidR="002377B3" w:rsidRPr="001D1D80" w:rsidRDefault="002377B3">
      <w:pPr>
        <w:spacing w:line="360" w:lineRule="auto"/>
        <w:jc w:val="both"/>
        <w:rPr>
          <w:rFonts w:ascii="Montserrat" w:hAnsi="Montserrat"/>
          <w:sz w:val="24"/>
        </w:rPr>
      </w:pPr>
      <w:r w:rsidRPr="001D1D80">
        <w:rPr>
          <w:rFonts w:ascii="Montserrat" w:hAnsi="Montserrat"/>
          <w:sz w:val="24"/>
        </w:rPr>
        <w:tab/>
        <w:t>"The Avon Emperor has invited the Aegis into an alliance against our common enemy," he replied.</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first words out of her mouth were not subject to thought, "But you're Conner!" </w:t>
      </w:r>
    </w:p>
    <w:p w:rsidR="002377B3" w:rsidRPr="001D1D80" w:rsidRDefault="002377B3">
      <w:pPr>
        <w:spacing w:line="360" w:lineRule="auto"/>
        <w:jc w:val="both"/>
        <w:rPr>
          <w:rFonts w:ascii="Montserrat" w:hAnsi="Montserrat"/>
          <w:sz w:val="24"/>
        </w:rPr>
      </w:pPr>
      <w:r w:rsidRPr="001D1D80">
        <w:rPr>
          <w:rFonts w:ascii="Montserrat" w:hAnsi="Montserrat"/>
          <w:sz w:val="24"/>
        </w:rPr>
        <w:tab/>
        <w:t>The strangely familiar woman raised an eyebrow, as she quipped, "At the moment, that's Connie, I guess. How could you tell?"</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2377B3" w:rsidRPr="001D1D80" w:rsidRDefault="002377B3">
      <w:pPr>
        <w:spacing w:line="360" w:lineRule="auto"/>
        <w:jc w:val="both"/>
        <w:rPr>
          <w:rFonts w:ascii="Montserrat" w:hAnsi="Montserrat"/>
          <w:sz w:val="24"/>
        </w:rPr>
      </w:pPr>
      <w:r w:rsidRPr="001D1D80">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"Connor!" she growled. </w:t>
      </w:r>
    </w:p>
    <w:p w:rsidR="002377B3" w:rsidRPr="001D1D80" w:rsidRDefault="002377B3">
      <w:pPr>
        <w:spacing w:line="360" w:lineRule="auto"/>
        <w:jc w:val="both"/>
        <w:rPr>
          <w:rFonts w:ascii="Montserrat" w:hAnsi="Montserrat"/>
          <w:sz w:val="24"/>
        </w:rPr>
      </w:pPr>
      <w:r w:rsidRPr="001D1D80">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2377B3" w:rsidRPr="001D1D80" w:rsidRDefault="002377B3">
      <w:pPr>
        <w:spacing w:line="360" w:lineRule="auto"/>
        <w:jc w:val="both"/>
        <w:rPr>
          <w:rFonts w:ascii="Montserrat" w:hAnsi="Montserrat"/>
          <w:sz w:val="24"/>
        </w:rPr>
      </w:pPr>
      <w:r w:rsidRPr="001D1D80">
        <w:rPr>
          <w:rFonts w:ascii="Montserrat" w:hAnsi="Montserrat"/>
          <w:sz w:val="24"/>
        </w:rPr>
        <w:tab/>
        <w:t>"But why? Why change at all? What is going on?!" she demanded again.</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that's not a disguise! You're a girl! A woman, whatever," she waved her hands. "I mean, how...?" she swallowed and tried to catch her thoughts, finally accusing, "How could you?!"</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2377B3" w:rsidRPr="001D1D80" w:rsidRDefault="002377B3">
      <w:pPr>
        <w:spacing w:line="360" w:lineRule="auto"/>
        <w:jc w:val="both"/>
        <w:rPr>
          <w:rFonts w:ascii="Montserrat" w:hAnsi="Montserrat"/>
          <w:sz w:val="24"/>
        </w:rPr>
      </w:pPr>
      <w:r w:rsidRPr="001D1D80">
        <w:rPr>
          <w:rFonts w:ascii="Montserrat" w:hAnsi="Montserrat"/>
          <w:sz w:val="24"/>
        </w:rPr>
        <w:tab/>
        <w:t>"I can't tell you, Phoenix, because I don't know. My guess is that that wasn't the ASIA. I think it was something potentially far more dangerous."</w:t>
      </w:r>
    </w:p>
    <w:p w:rsidR="002377B3" w:rsidRPr="001D1D80" w:rsidRDefault="002377B3">
      <w:pPr>
        <w:spacing w:line="360" w:lineRule="auto"/>
        <w:jc w:val="both"/>
        <w:rPr>
          <w:rFonts w:ascii="Montserrat" w:hAnsi="Montserrat"/>
          <w:sz w:val="24"/>
        </w:rPr>
      </w:pPr>
      <w:r w:rsidRPr="001D1D80">
        <w:rPr>
          <w:rFonts w:ascii="Montserrat" w:hAnsi="Montserrat"/>
          <w:sz w:val="24"/>
        </w:rPr>
        <w:tab/>
        <w:t>"What?"</w:t>
      </w:r>
    </w:p>
    <w:p w:rsidR="002377B3" w:rsidRPr="001D1D80" w:rsidRDefault="002377B3">
      <w:pPr>
        <w:spacing w:line="360" w:lineRule="auto"/>
        <w:jc w:val="both"/>
        <w:rPr>
          <w:rFonts w:ascii="Montserrat" w:hAnsi="Montserrat"/>
          <w:sz w:val="24"/>
        </w:rPr>
      </w:pPr>
      <w:r w:rsidRPr="001D1D80">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"And how do you know that?" </w:t>
      </w:r>
    </w:p>
    <w:p w:rsidR="002377B3" w:rsidRPr="001D1D80" w:rsidRDefault="002377B3">
      <w:pPr>
        <w:spacing w:line="360" w:lineRule="auto"/>
        <w:jc w:val="both"/>
        <w:rPr>
          <w:rFonts w:ascii="Montserrat" w:hAnsi="Montserrat"/>
          <w:sz w:val="24"/>
        </w:rPr>
      </w:pPr>
      <w:r w:rsidRPr="001D1D80">
        <w:rPr>
          <w:rFonts w:ascii="Montserrat" w:hAnsi="Montserrat"/>
          <w:sz w:val="24"/>
        </w:rPr>
        <w:tab/>
        <w:t>"That's simple. He was already there disguised as you."</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1D1D80">
        <w:rPr>
          <w:rFonts w:ascii="Montserrat" w:hAnsi="Montserrat"/>
          <w:i/>
          <w:sz w:val="24"/>
        </w:rPr>
        <w:t>What do I want?</w:t>
      </w:r>
    </w:p>
    <w:p w:rsidR="002377B3" w:rsidRPr="001D1D80" w:rsidRDefault="002377B3">
      <w:pPr>
        <w:spacing w:line="360" w:lineRule="auto"/>
        <w:jc w:val="both"/>
        <w:rPr>
          <w:rFonts w:ascii="Montserrat" w:hAnsi="Montserrat"/>
          <w:sz w:val="24"/>
        </w:rPr>
      </w:pPr>
      <w:r w:rsidRPr="001D1D80">
        <w:rPr>
          <w:rFonts w:ascii="Montserrat" w:hAnsi="Montserrat"/>
          <w:i/>
          <w:sz w:val="24"/>
        </w:rPr>
        <w:tab/>
      </w:r>
      <w:r w:rsidRPr="001D1D80">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confirmation. </w:t>
      </w:r>
    </w:p>
    <w:p w:rsidR="002377B3" w:rsidRPr="001D1D80" w:rsidRDefault="002377B3">
      <w:pPr>
        <w:spacing w:line="360" w:lineRule="auto"/>
        <w:jc w:val="both"/>
        <w:rPr>
          <w:rFonts w:ascii="Montserrat" w:hAnsi="Montserrat"/>
          <w:sz w:val="24"/>
        </w:rPr>
      </w:pPr>
      <w:r w:rsidRPr="001D1D80">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2377B3" w:rsidRPr="001D1D80" w:rsidRDefault="002377B3">
      <w:pPr>
        <w:spacing w:line="360" w:lineRule="auto"/>
        <w:jc w:val="both"/>
        <w:rPr>
          <w:rFonts w:ascii="Montserrat" w:hAnsi="Montserrat"/>
          <w:sz w:val="24"/>
        </w:rPr>
      </w:pPr>
      <w:r w:rsidRPr="001D1D80">
        <w:rPr>
          <w:rFonts w:ascii="Montserrat" w:hAnsi="Montserrat"/>
          <w:sz w:val="24"/>
        </w:rPr>
        <w:tab/>
        <w:t>These parts of her held a desire which eclipsed her mind and body, yet escaped her conscious recognition in both.</w:t>
      </w:r>
    </w:p>
    <w:p w:rsidR="002377B3" w:rsidRPr="001D1D80" w:rsidRDefault="002377B3">
      <w:pPr>
        <w:spacing w:line="360" w:lineRule="auto"/>
        <w:jc w:val="both"/>
        <w:rPr>
          <w:rFonts w:ascii="Montserrat" w:hAnsi="Montserrat"/>
          <w:sz w:val="24"/>
        </w:rPr>
      </w:pPr>
      <w:r w:rsidRPr="001D1D80">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2377B3" w:rsidRPr="001D1D80" w:rsidRDefault="002377B3">
      <w:pPr>
        <w:spacing w:line="360" w:lineRule="auto"/>
        <w:jc w:val="both"/>
        <w:rPr>
          <w:rFonts w:ascii="Montserrat" w:hAnsi="Montserrat"/>
          <w:sz w:val="24"/>
        </w:rPr>
      </w:pPr>
      <w:r w:rsidRPr="001D1D80">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Such as now. </w:t>
      </w:r>
    </w:p>
    <w:p w:rsidR="002377B3" w:rsidRPr="001D1D80" w:rsidRDefault="002377B3">
      <w:pPr>
        <w:spacing w:line="360" w:lineRule="auto"/>
        <w:jc w:val="both"/>
        <w:rPr>
          <w:rFonts w:ascii="Montserrat" w:hAnsi="Montserrat"/>
          <w:sz w:val="24"/>
        </w:rPr>
      </w:pPr>
      <w:r w:rsidRPr="001D1D80">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2377B3" w:rsidRPr="001D1D80" w:rsidRDefault="002377B3">
      <w:pPr>
        <w:spacing w:line="360" w:lineRule="auto"/>
        <w:jc w:val="both"/>
        <w:rPr>
          <w:rFonts w:ascii="Montserrat" w:hAnsi="Montserrat"/>
          <w:sz w:val="24"/>
        </w:rPr>
      </w:pPr>
      <w:r w:rsidRPr="001D1D80">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1D1D80">
        <w:rPr>
          <w:rFonts w:ascii="Montserrat" w:hAnsi="Montserrat"/>
          <w:i/>
          <w:sz w:val="24"/>
        </w:rPr>
        <w:t>known</w:t>
      </w:r>
      <w:r w:rsidRPr="001D1D80">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2377B3" w:rsidRPr="001D1D80" w:rsidRDefault="002377B3">
      <w:pPr>
        <w:spacing w:line="360" w:lineRule="auto"/>
        <w:jc w:val="both"/>
        <w:rPr>
          <w:rFonts w:ascii="Montserrat" w:hAnsi="Montserrat"/>
          <w:sz w:val="24"/>
        </w:rPr>
      </w:pPr>
      <w:r w:rsidRPr="001D1D80">
        <w:rPr>
          <w:rFonts w:ascii="Montserrat" w:hAnsi="Montserrat"/>
          <w:sz w:val="24"/>
        </w:rPr>
        <w:tab/>
        <w:t>She had been picking it up around her in the past few days but had not bothered to place its source, and could not piece together an exact association from her collection of memories.</w:t>
      </w:r>
    </w:p>
    <w:p w:rsidR="002377B3" w:rsidRPr="001D1D80" w:rsidRDefault="002377B3">
      <w:pPr>
        <w:spacing w:line="360" w:lineRule="auto"/>
        <w:jc w:val="both"/>
        <w:rPr>
          <w:rFonts w:ascii="Montserrat" w:hAnsi="Montserrat"/>
          <w:sz w:val="24"/>
        </w:rPr>
      </w:pPr>
    </w:p>
    <w:p w:rsidR="002377B3" w:rsidRPr="001D1D80" w:rsidRDefault="002377B3">
      <w:pPr>
        <w:rPr>
          <w:rFonts w:ascii="Montserrat" w:hAnsi="Montserrat"/>
          <w:i/>
          <w:sz w:val="24"/>
        </w:rPr>
      </w:pPr>
      <w:r w:rsidRPr="001D1D80">
        <w:rPr>
          <w:rFonts w:ascii="Montserrat" w:hAnsi="Montserrat"/>
          <w:sz w:val="24"/>
        </w:rPr>
        <w:br w:type="page"/>
      </w:r>
      <w:r w:rsidRPr="001D1D80">
        <w:rPr>
          <w:rFonts w:ascii="Montserrat" w:hAnsi="Montserrat"/>
          <w:i/>
          <w:sz w:val="24"/>
        </w:rPr>
        <w:t xml:space="preserve">(^_^) </w:t>
      </w:r>
      <w:r w:rsidRPr="001D1D80">
        <w:rPr>
          <w:rFonts w:ascii="Montserrat" w:hAnsi="Montserrat"/>
          <w:i/>
          <w:sz w:val="24"/>
        </w:rPr>
        <w:tab/>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 xml:space="preserve">Loose threads: </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Arthur Remmington, acting through a slip-puppet that was tortured and killed, remains alive and in the shadows.</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Naomi and Connie accompany Phoenix, her father and Athena to Ao'Ajeo, remaining in contact with Phoenix until her exile.</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(^_^) </w:t>
      </w: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terrible news aired the next morning.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body, matching hers in every detail had appeared in a police morgue, and </w:t>
      </w:r>
    </w:p>
    <w:p w:rsidR="002377B3" w:rsidRPr="001D1D80" w:rsidRDefault="002377B3">
      <w:pPr>
        <w:spacing w:line="360" w:lineRule="auto"/>
        <w:jc w:val="both"/>
        <w:rPr>
          <w:rFonts w:ascii="Montserrat" w:hAnsi="Montserrat"/>
          <w:sz w:val="24"/>
        </w:rPr>
      </w:pPr>
      <w:r w:rsidRPr="001D1D80">
        <w:rPr>
          <w:rFonts w:ascii="Montserrat" w:hAnsi="Montserrat"/>
          <w:sz w:val="24"/>
        </w:rPr>
        <w:tab/>
        <w:t>… at home when they came to inform her hosts of what they had assumed to be her death. Phoenix offered no explanation, when she was asked.</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Anastasia Neve Kohler: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Morgan Erin Wildmuir: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Christian Allan Temple: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Mason Damon Drake: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Michael Thomas Kinkade: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Phoenixander James Maxwell: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"thank you, lieutenant," the x said dismissing the officer who had announced them. As the group filed in the x urged them to take their seats. I held my breath as the x waved </w:t>
      </w:r>
      <w:r w:rsidRPr="001D1D80">
        <w:rPr>
          <w:rFonts w:ascii="Montserrat" w:hAnsi="Montserrat"/>
          <w:i/>
          <w:sz w:val="24"/>
        </w:rPr>
        <w:t xml:space="preserve">him </w:t>
      </w:r>
      <w:r w:rsidRPr="001D1D80">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2377B3" w:rsidRPr="001D1D80" w:rsidRDefault="002377B3">
      <w:pPr>
        <w:spacing w:line="360" w:lineRule="auto"/>
        <w:jc w:val="both"/>
        <w:rPr>
          <w:rFonts w:ascii="Montserrat" w:hAnsi="Montserrat"/>
          <w:sz w:val="24"/>
        </w:rPr>
      </w:pPr>
      <w:r w:rsidRPr="001D1D80">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quirked an eyebrow and frowned as he paused to regard me. I searched my memory—a part acquired from my mother's mind—and recalled the early drafts of the </w:t>
      </w:r>
      <w:r w:rsidRPr="001D1D80">
        <w:rPr>
          <w:rFonts w:ascii="Montserrat" w:hAnsi="Montserrat"/>
          <w:i/>
          <w:sz w:val="24"/>
        </w:rPr>
        <w:t>explorer</w:t>
      </w:r>
      <w:r w:rsidRPr="001D1D80">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1D1D80">
        <w:rPr>
          <w:rFonts w:ascii="Montserrat" w:hAnsi="Montserrat"/>
          <w:i/>
          <w:sz w:val="24"/>
        </w:rPr>
        <w:t>Adventure.</w:t>
      </w:r>
      <w:r w:rsidRPr="001D1D80">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2377B3" w:rsidRPr="001D1D80" w:rsidRDefault="002377B3">
      <w:pPr>
        <w:spacing w:line="360" w:lineRule="auto"/>
        <w:jc w:val="both"/>
        <w:rPr>
          <w:rFonts w:ascii="Montserrat" w:hAnsi="Montserrat"/>
          <w:sz w:val="24"/>
        </w:rPr>
      </w:pPr>
      <w:r w:rsidRPr="001D1D80">
        <w:rPr>
          <w:rFonts w:ascii="Montserrat" w:hAnsi="Montserrat"/>
          <w:sz w:val="24"/>
        </w:rPr>
        <w:tab/>
        <w:t>the x smiled.</w:t>
      </w:r>
    </w:p>
    <w:p w:rsidR="002377B3" w:rsidRPr="001D1D80" w:rsidRDefault="002377B3">
      <w:pPr>
        <w:spacing w:line="360" w:lineRule="auto"/>
        <w:jc w:val="both"/>
        <w:rPr>
          <w:rFonts w:ascii="Montserrat" w:hAnsi="Montserrat"/>
          <w:sz w:val="24"/>
        </w:rPr>
      </w:pPr>
      <w:r w:rsidRPr="001D1D80">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2377B3" w:rsidRPr="001D1D80" w:rsidRDefault="002377B3">
      <w:pPr>
        <w:spacing w:line="360" w:lineRule="auto"/>
        <w:jc w:val="both"/>
        <w:rPr>
          <w:rFonts w:ascii="Montserrat" w:hAnsi="Montserrat"/>
          <w:sz w:val="24"/>
        </w:rPr>
      </w:pPr>
      <w:r w:rsidRPr="001D1D80">
        <w:rPr>
          <w:rFonts w:ascii="Montserrat" w:hAnsi="Montserrat"/>
          <w:sz w:val="24"/>
        </w:rPr>
        <w:tab/>
        <w:t>I think I held my breath. My mother's dream, and the cause of her death.</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2377B3" w:rsidRPr="001D1D80" w:rsidRDefault="002377B3">
      <w:pPr>
        <w:spacing w:line="360" w:lineRule="auto"/>
        <w:jc w:val="both"/>
        <w:rPr>
          <w:rFonts w:ascii="Montserrat" w:hAnsi="Montserrat"/>
          <w:sz w:val="24"/>
        </w:rPr>
      </w:pPr>
      <w:r w:rsidRPr="001D1D80">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2377B3" w:rsidRPr="001D1D80" w:rsidRDefault="002377B3">
      <w:pPr>
        <w:spacing w:line="360" w:lineRule="auto"/>
        <w:jc w:val="both"/>
        <w:rPr>
          <w:rFonts w:ascii="Montserrat" w:hAnsi="Montserrat"/>
          <w:sz w:val="24"/>
        </w:rPr>
      </w:pPr>
      <w:r w:rsidRPr="001D1D80">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2377B3" w:rsidRPr="001D1D80" w:rsidRDefault="002377B3">
      <w:pPr>
        <w:spacing w:line="360" w:lineRule="auto"/>
        <w:jc w:val="both"/>
        <w:rPr>
          <w:rFonts w:ascii="Montserrat" w:hAnsi="Montserrat"/>
          <w:sz w:val="24"/>
        </w:rPr>
      </w:pPr>
      <w:r w:rsidRPr="001D1D80">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2377B3" w:rsidRPr="001D1D80" w:rsidRDefault="002377B3">
      <w:pPr>
        <w:spacing w:line="360" w:lineRule="auto"/>
        <w:jc w:val="both"/>
        <w:rPr>
          <w:rFonts w:ascii="Montserrat" w:hAnsi="Montserrat"/>
          <w:sz w:val="24"/>
        </w:rPr>
      </w:pPr>
      <w:r w:rsidRPr="001D1D80">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2377B3" w:rsidRPr="001D1D80" w:rsidRDefault="002377B3">
      <w:pPr>
        <w:spacing w:line="360" w:lineRule="auto"/>
        <w:jc w:val="both"/>
        <w:rPr>
          <w:rFonts w:ascii="Montserrat" w:hAnsi="Montserrat"/>
          <w:sz w:val="24"/>
        </w:rPr>
      </w:pPr>
      <w:r w:rsidRPr="001D1D80">
        <w:rPr>
          <w:rFonts w:ascii="Montserrat" w:hAnsi="Montserrat"/>
          <w:sz w:val="24"/>
        </w:rPr>
        <w:tab/>
        <w:t>i'm pretty sure I was blushing. Ember and x shared a smile and connor just looked innocent.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2377B3" w:rsidRPr="001D1D80" w:rsidRDefault="002377B3">
      <w:pPr>
        <w:spacing w:line="360" w:lineRule="auto"/>
        <w:jc w:val="both"/>
        <w:rPr>
          <w:rFonts w:ascii="Montserrat" w:hAnsi="Montserrat"/>
          <w:sz w:val="24"/>
        </w:rPr>
      </w:pPr>
      <w:r w:rsidRPr="001D1D80">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2377B3" w:rsidRPr="001D1D80" w:rsidRDefault="002377B3">
      <w:pPr>
        <w:spacing w:line="360" w:lineRule="auto"/>
        <w:jc w:val="both"/>
        <w:rPr>
          <w:rFonts w:ascii="Montserrat" w:hAnsi="Montserrat"/>
          <w:sz w:val="24"/>
        </w:rPr>
      </w:pPr>
      <w:r w:rsidRPr="001D1D80">
        <w:rPr>
          <w:rFonts w:ascii="Montserrat" w:hAnsi="Montserrat"/>
          <w:sz w:val="24"/>
        </w:rPr>
        <w:tab/>
        <w:t>"So, now the military is having doubts, eh?" she asked.</w:t>
      </w:r>
    </w:p>
    <w:p w:rsidR="002377B3" w:rsidRPr="001D1D80" w:rsidRDefault="002377B3">
      <w:pPr>
        <w:spacing w:line="360" w:lineRule="auto"/>
        <w:jc w:val="both"/>
        <w:rPr>
          <w:rFonts w:ascii="Montserrat" w:hAnsi="Montserrat"/>
          <w:sz w:val="24"/>
        </w:rPr>
      </w:pPr>
      <w:r w:rsidRPr="001D1D80">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2377B3" w:rsidRPr="001D1D80" w:rsidRDefault="002377B3">
      <w:pPr>
        <w:spacing w:line="360" w:lineRule="auto"/>
        <w:jc w:val="both"/>
        <w:rPr>
          <w:rFonts w:ascii="Montserrat" w:hAnsi="Montserrat"/>
          <w:sz w:val="24"/>
        </w:rPr>
      </w:pPr>
      <w:r w:rsidRPr="001D1D80">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2377B3" w:rsidRPr="001D1D80" w:rsidRDefault="002377B3">
      <w:pPr>
        <w:spacing w:line="360" w:lineRule="auto"/>
        <w:jc w:val="both"/>
        <w:rPr>
          <w:rFonts w:ascii="Montserrat" w:hAnsi="Montserrat"/>
          <w:sz w:val="24"/>
        </w:rPr>
      </w:pPr>
      <w:r w:rsidRPr="001D1D80">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2377B3" w:rsidRPr="001D1D80" w:rsidRDefault="002377B3">
      <w:pPr>
        <w:spacing w:line="360" w:lineRule="auto"/>
        <w:jc w:val="both"/>
        <w:rPr>
          <w:rFonts w:ascii="Montserrat" w:hAnsi="Montserrat"/>
          <w:sz w:val="24"/>
        </w:rPr>
      </w:pPr>
      <w:r w:rsidRPr="001D1D80">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2377B3" w:rsidRPr="001D1D80" w:rsidRDefault="002377B3">
      <w:pPr>
        <w:spacing w:line="360" w:lineRule="auto"/>
        <w:jc w:val="both"/>
        <w:rPr>
          <w:rFonts w:ascii="Montserrat" w:hAnsi="Montserrat"/>
          <w:sz w:val="24"/>
        </w:rPr>
      </w:pPr>
      <w:r w:rsidRPr="001D1D80">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didn't get an answer, as Athena showed up right then with Connie and Naomi.</w:t>
      </w:r>
    </w:p>
    <w:p w:rsidR="002377B3" w:rsidRPr="001D1D80" w:rsidRDefault="002377B3">
      <w:pPr>
        <w:spacing w:line="360" w:lineRule="auto"/>
        <w:jc w:val="both"/>
        <w:rPr>
          <w:rFonts w:ascii="Montserrat" w:hAnsi="Montserrat"/>
          <w:sz w:val="24"/>
        </w:rPr>
      </w:pPr>
    </w:p>
    <w:p w:rsidR="002377B3" w:rsidRPr="001D1D80" w:rsidRDefault="002377B3">
      <w:pPr>
        <w:rPr>
          <w:rFonts w:ascii="Montserrat" w:hAnsi="Montserrat"/>
          <w:sz w:val="24"/>
        </w:rPr>
      </w:pPr>
      <w:r w:rsidRPr="001D1D80">
        <w:rPr>
          <w:rFonts w:ascii="Montserrat" w:hAnsi="Montserrat"/>
          <w:sz w:val="24"/>
        </w:rPr>
        <w:br w:type="page"/>
        <w:t>Passages</w:t>
      </w:r>
      <w:r w:rsidRPr="001D1D80">
        <w:rPr>
          <w:rFonts w:ascii="Montserrat" w:hAnsi="Montserrat"/>
          <w:sz w:val="24"/>
        </w:rPr>
        <w:tab/>
        <w:t xml:space="preserve"> of  Book One—————————————————————————————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Other things...</w:t>
      </w:r>
    </w:p>
    <w:p w:rsidR="002377B3" w:rsidRPr="001D1D80" w:rsidRDefault="002377B3">
      <w:pPr>
        <w:spacing w:line="360" w:lineRule="auto"/>
        <w:jc w:val="both"/>
        <w:rPr>
          <w:rFonts w:ascii="Montserrat" w:hAnsi="Montserrat"/>
          <w:sz w:val="24"/>
        </w:rPr>
      </w:pPr>
      <w:r w:rsidRPr="001D1D80">
        <w:rPr>
          <w:rFonts w:ascii="Montserrat" w:hAnsi="Montserrat"/>
          <w:sz w:val="24"/>
        </w:rPr>
        <w:t>the mike before he greeted the press. "Never, in the history of the Human Race, has a head of state had to come before his or her people with as dire an announcement as I am compelled to make today."</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1D1D80">
        <w:rPr>
          <w:rFonts w:ascii="Montserrat" w:hAnsi="Montserrat"/>
          <w:i/>
          <w:sz w:val="24"/>
        </w:rPr>
        <w:t xml:space="preserve">Adventure's </w:t>
      </w:r>
      <w:r w:rsidRPr="001D1D80">
        <w:rPr>
          <w:rFonts w:ascii="Montserrat" w:hAnsi="Montserrat"/>
          <w:sz w:val="24"/>
        </w:rPr>
        <w:t xml:space="preserve">destruction to that of the </w:t>
      </w:r>
      <w:r w:rsidRPr="001D1D80">
        <w:rPr>
          <w:rFonts w:ascii="Montserrat" w:hAnsi="Montserrat"/>
          <w:i/>
          <w:sz w:val="24"/>
        </w:rPr>
        <w:t xml:space="preserve">Intrepid, </w:t>
      </w:r>
      <w:r w:rsidRPr="001D1D80">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2377B3" w:rsidRPr="001D1D80" w:rsidRDefault="002377B3">
      <w:pPr>
        <w:spacing w:line="360" w:lineRule="auto"/>
        <w:jc w:val="both"/>
        <w:rPr>
          <w:rFonts w:ascii="Montserrat" w:hAnsi="Montserrat"/>
          <w:sz w:val="24"/>
        </w:rPr>
      </w:pPr>
      <w:r w:rsidRPr="001D1D80">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1D1D80">
        <w:rPr>
          <w:rFonts w:ascii="Montserrat" w:hAnsi="Montserrat"/>
          <w:i/>
          <w:sz w:val="24"/>
        </w:rPr>
        <w:t>Adventure.</w:t>
      </w:r>
      <w:r w:rsidRPr="001D1D80">
        <w:rPr>
          <w:rFonts w:ascii="Montserrat" w:hAnsi="Montserrat"/>
          <w:sz w:val="24"/>
        </w:rPr>
        <w:t xml:space="preserv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 Disclosure </w:t>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1D1D80">
        <w:rPr>
          <w:rFonts w:ascii="Montserrat" w:hAnsi="Montserrat"/>
          <w:i/>
          <w:sz w:val="24"/>
        </w:rPr>
        <w:t xml:space="preserve">had </w:t>
      </w:r>
      <w:r w:rsidRPr="001D1D80">
        <w:rPr>
          <w:rFonts w:ascii="Montserrat" w:hAnsi="Montserrat"/>
          <w:sz w:val="24"/>
        </w:rPr>
        <w:t>to be told. And I had been chosen to tell them.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1D1D80">
        <w:rPr>
          <w:rFonts w:ascii="Montserrat" w:hAnsi="Montserrat"/>
          <w:i/>
          <w:sz w:val="24"/>
        </w:rPr>
        <w:t>test</w:t>
      </w:r>
      <w:r w:rsidRPr="001D1D80">
        <w:rPr>
          <w:rFonts w:ascii="Montserrat" w:hAnsi="Montserrat"/>
          <w:sz w:val="24"/>
        </w:rPr>
        <w:t xml:space="preserve"> of my rehabilitation. It doesn't take much for a telepath to recognize a veiled threat. I was well aware of the fate of an unstable psi. </w:t>
      </w:r>
    </w:p>
    <w:p w:rsidR="002377B3" w:rsidRPr="001D1D80" w:rsidRDefault="002377B3">
      <w:pPr>
        <w:spacing w:line="360" w:lineRule="auto"/>
        <w:jc w:val="both"/>
        <w:rPr>
          <w:rFonts w:ascii="Montserrat" w:hAnsi="Montserrat"/>
          <w:sz w:val="24"/>
        </w:rPr>
      </w:pPr>
      <w:r w:rsidRPr="001D1D80">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2377B3" w:rsidRPr="001D1D80" w:rsidRDefault="002377B3">
      <w:pPr>
        <w:spacing w:line="360" w:lineRule="auto"/>
        <w:jc w:val="both"/>
        <w:rPr>
          <w:rFonts w:ascii="Montserrat" w:hAnsi="Montserrat"/>
          <w:sz w:val="24"/>
        </w:rPr>
      </w:pPr>
      <w:r w:rsidRPr="001D1D80">
        <w:rPr>
          <w:rFonts w:ascii="Montserrat" w:hAnsi="Montserrat"/>
          <w:sz w:val="24"/>
        </w:rPr>
        <w:tab/>
        <w:t>I was already being devoured by my angst.</w:t>
      </w:r>
    </w:p>
    <w:p w:rsidR="002377B3" w:rsidRPr="001D1D80" w:rsidRDefault="002377B3">
      <w:pPr>
        <w:spacing w:line="360" w:lineRule="auto"/>
        <w:jc w:val="both"/>
        <w:rPr>
          <w:rFonts w:ascii="Montserrat" w:hAnsi="Montserrat"/>
          <w:sz w:val="24"/>
        </w:rPr>
      </w:pPr>
      <w:r w:rsidRPr="001D1D80">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2377B3" w:rsidRPr="001D1D80" w:rsidRDefault="002377B3">
      <w:pPr>
        <w:spacing w:line="360" w:lineRule="auto"/>
        <w:jc w:val="both"/>
        <w:rPr>
          <w:rFonts w:ascii="Montserrat" w:hAnsi="Montserrat"/>
          <w:sz w:val="24"/>
        </w:rPr>
      </w:pPr>
      <w:r w:rsidRPr="001D1D80">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have to explain a few things to establish the nature of my involvement in the final mission of the deep space explorer </w:t>
      </w:r>
      <w:r w:rsidRPr="001D1D80">
        <w:rPr>
          <w:rFonts w:ascii="Montserrat" w:hAnsi="Montserrat"/>
          <w:i/>
          <w:sz w:val="24"/>
        </w:rPr>
        <w:t>Adventure.</w:t>
      </w:r>
      <w:r w:rsidRPr="001D1D80">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1D1D80">
        <w:rPr>
          <w:rFonts w:ascii="Montserrat" w:hAnsi="Montserrat"/>
          <w:i/>
          <w:sz w:val="24"/>
        </w:rPr>
        <w:t>Adventure</w:t>
      </w:r>
      <w:r w:rsidRPr="001D1D80">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 the time that the </w:t>
      </w:r>
      <w:r w:rsidRPr="001D1D80">
        <w:rPr>
          <w:rFonts w:ascii="Montserrat" w:hAnsi="Montserrat"/>
          <w:i/>
          <w:sz w:val="24"/>
        </w:rPr>
        <w:t xml:space="preserve">Adventure </w:t>
      </w:r>
      <w:r w:rsidRPr="001D1D80">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1D1D80">
        <w:rPr>
          <w:rFonts w:ascii="Montserrat" w:hAnsi="Montserrat"/>
          <w:i/>
          <w:sz w:val="24"/>
        </w:rPr>
        <w:t>Adventure</w:t>
      </w:r>
      <w:r w:rsidRPr="001D1D80">
        <w:rPr>
          <w:rFonts w:ascii="Montserrat" w:hAnsi="Montserrat"/>
          <w:sz w:val="24"/>
        </w:rPr>
        <w:t xml:space="preserve">, while quietly dying her mother's death in her memory.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1D1D80">
        <w:rPr>
          <w:rFonts w:ascii="Montserrat" w:hAnsi="Montserrat"/>
          <w:i/>
          <w:sz w:val="24"/>
        </w:rPr>
        <w:t xml:space="preserve">why </w:t>
      </w:r>
      <w:r w:rsidRPr="001D1D80">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Reflection</w:t>
      </w:r>
    </w:p>
    <w:p w:rsidR="002377B3" w:rsidRPr="001D1D80" w:rsidRDefault="002377B3">
      <w:pPr>
        <w:spacing w:line="360" w:lineRule="auto"/>
        <w:jc w:val="both"/>
        <w:rPr>
          <w:rFonts w:ascii="Montserrat" w:hAnsi="Montserrat"/>
          <w:sz w:val="24"/>
        </w:rPr>
      </w:pPr>
      <w:r w:rsidRPr="001D1D80">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2377B3" w:rsidRPr="001D1D80" w:rsidRDefault="002377B3">
      <w:pPr>
        <w:spacing w:line="360" w:lineRule="auto"/>
        <w:jc w:val="both"/>
        <w:rPr>
          <w:rFonts w:ascii="Montserrat" w:hAnsi="Montserrat"/>
          <w:sz w:val="24"/>
        </w:rPr>
      </w:pPr>
      <w:r w:rsidRPr="001D1D80">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2377B3" w:rsidRPr="001D1D80" w:rsidRDefault="002377B3">
      <w:pPr>
        <w:spacing w:line="360" w:lineRule="auto"/>
        <w:jc w:val="both"/>
        <w:rPr>
          <w:rFonts w:ascii="Montserrat" w:hAnsi="Montserrat"/>
          <w:color w:val="0000FF"/>
          <w:sz w:val="24"/>
        </w:rPr>
      </w:pPr>
      <w:r w:rsidRPr="001D1D80">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w:t>
      </w:r>
      <w:bookmarkStart w:id="2" w:name="chapter01"/>
      <w:bookmarkEnd w:id="2"/>
      <w:r w:rsidRPr="001D1D80">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1D1D80">
        <w:rPr>
          <w:rFonts w:ascii="Montserrat" w:hAnsi="Montserrat"/>
          <w:i/>
          <w:color w:val="0000FF"/>
          <w:sz w:val="24"/>
        </w:rPr>
        <w:t xml:space="preserve">God, it has been such a long time! I had forgotten what a shock it is to get through class three shielding. </w:t>
      </w:r>
      <w:r w:rsidRPr="001D1D80">
        <w:rPr>
          <w:rFonts w:ascii="Montserrat" w:hAnsi="Montserrat"/>
          <w:color w:val="0000FF"/>
          <w:sz w:val="24"/>
        </w:rPr>
        <w:t xml:space="preserve">She geared down her thoughts, dimming the force and density of her attention until her awareness fit comfortably within its new limits.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1D1D80">
        <w:rPr>
          <w:rFonts w:ascii="Montserrat" w:hAnsi="Montserrat"/>
          <w:i/>
          <w:color w:val="0000FF"/>
          <w:sz w:val="24"/>
        </w:rPr>
        <w:t xml:space="preserve">see </w:t>
      </w:r>
      <w:r w:rsidRPr="001D1D80">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"It's been a long time Miss Nin," spoke Director Powers.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1D1D80">
        <w:rPr>
          <w:rFonts w:ascii="Montserrat" w:hAnsi="Montserrat"/>
          <w:i/>
          <w:color w:val="0000FF"/>
          <w:sz w:val="24"/>
        </w:rPr>
        <w:t>remarkable progress</w:t>
      </w:r>
      <w:r w:rsidRPr="001D1D80">
        <w:rPr>
          <w:rFonts w:ascii="Montserrat" w:hAnsi="Montserrat"/>
          <w:color w:val="0000FF"/>
          <w:sz w:val="24"/>
        </w:rPr>
        <w:t>, but you have been completely out of circulation." He looked at the two other men, adding, "I truly do hope you have yourself put back together. We cannot wait any longer, I'm afraid."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"But, you didn't bring me here to ask me to come back to ISP, Director Craig," she said to him. </w:t>
      </w:r>
      <w:r w:rsidRPr="001D1D80">
        <w:rPr>
          <w:rFonts w:ascii="Montserrat" w:hAnsi="Montserrat"/>
          <w:i/>
          <w:color w:val="0000FF"/>
          <w:sz w:val="24"/>
        </w:rPr>
        <w:t xml:space="preserve">Good Lord in Heaven! </w:t>
      </w:r>
      <w:r w:rsidRPr="001D1D80">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1D1D80">
        <w:rPr>
          <w:rFonts w:ascii="Montserrat" w:hAnsi="Montserrat"/>
          <w:i/>
          <w:color w:val="0000FF"/>
          <w:sz w:val="24"/>
        </w:rPr>
        <w:t xml:space="preserve">Adventure, </w:t>
      </w:r>
      <w:r w:rsidRPr="001D1D80">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1D1D80">
        <w:rPr>
          <w:rFonts w:ascii="Montserrat" w:hAnsi="Montserrat"/>
          <w:i/>
          <w:color w:val="0000FF"/>
          <w:sz w:val="24"/>
        </w:rPr>
        <w:t xml:space="preserve">Intrepid. </w:t>
      </w:r>
      <w:r w:rsidRPr="001D1D80">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1D1D80">
        <w:rPr>
          <w:rFonts w:ascii="Montserrat" w:hAnsi="Montserrat"/>
          <w:i/>
          <w:color w:val="0000FF"/>
          <w:sz w:val="24"/>
        </w:rPr>
        <w:t xml:space="preserve">Adventure </w:t>
      </w:r>
      <w:r w:rsidRPr="001D1D80">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looked at them all and said firmly, "You can count on me."</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1D1D80">
        <w:rPr>
          <w:rFonts w:ascii="Montserrat" w:hAnsi="Montserrat"/>
          <w:i/>
          <w:color w:val="0000FF"/>
          <w:sz w:val="24"/>
        </w:rPr>
        <w:t xml:space="preserve">you </w:t>
      </w:r>
      <w:r w:rsidRPr="001D1D80">
        <w:rPr>
          <w:rFonts w:ascii="Montserrat" w:hAnsi="Montserrat"/>
          <w:color w:val="0000FF"/>
          <w:sz w:val="24"/>
        </w:rPr>
        <w:t>had to be brought here today," he finished. He handed her a binder. "This contains the details of the presentation we want you to make to the media," he explained.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2377B3" w:rsidRPr="001D1D80" w:rsidRDefault="002377B3">
      <w:pPr>
        <w:spacing w:line="360" w:lineRule="auto"/>
        <w:jc w:val="both"/>
        <w:rPr>
          <w:rFonts w:ascii="Montserrat" w:hAnsi="Montserrat"/>
          <w:color w:val="0000FF"/>
          <w:sz w:val="24"/>
        </w:rPr>
      </w:pP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Arthur squeezed his shoulder, saying gently and firmly, "Just do your job, Sam."</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2377B3" w:rsidRPr="001D1D80" w:rsidRDefault="002377B3">
      <w:pPr>
        <w:spacing w:line="360" w:lineRule="auto"/>
        <w:jc w:val="both"/>
        <w:rPr>
          <w:rFonts w:ascii="Montserrat" w:hAnsi="Montserrat"/>
          <w:color w:val="0000FF"/>
          <w:sz w:val="24"/>
        </w:rPr>
      </w:pP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1D1D80">
        <w:rPr>
          <w:rFonts w:ascii="Montserrat" w:hAnsi="Montserrat"/>
          <w:i/>
          <w:color w:val="0000FF"/>
          <w:sz w:val="24"/>
        </w:rPr>
        <w:t xml:space="preserve">want </w:t>
      </w:r>
      <w:r w:rsidRPr="001D1D80">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looked at him and her mouth worked as she tried to find a response.</w:t>
      </w:r>
    </w:p>
    <w:p w:rsidR="002377B3" w:rsidRPr="001D1D80" w:rsidRDefault="002377B3">
      <w:pPr>
        <w:spacing w:line="360" w:lineRule="auto"/>
        <w:jc w:val="both"/>
        <w:rPr>
          <w:rFonts w:ascii="Montserrat" w:hAnsi="Montserrat"/>
          <w:i/>
          <w:color w:val="0000FF"/>
          <w:sz w:val="24"/>
        </w:rPr>
      </w:pPr>
      <w:r w:rsidRPr="001D1D80">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1D1D80">
        <w:rPr>
          <w:rFonts w:ascii="Montserrat" w:hAnsi="Montserrat"/>
          <w:i/>
          <w:color w:val="0000FF"/>
          <w:sz w:val="24"/>
        </w:rPr>
        <w:t xml:space="preserve">are </w:t>
      </w:r>
      <w:r w:rsidRPr="001D1D80">
        <w:rPr>
          <w:rFonts w:ascii="Montserrat" w:hAnsi="Montserrat"/>
          <w:color w:val="0000FF"/>
          <w:sz w:val="24"/>
        </w:rPr>
        <w:t xml:space="preserve">the evidence. Not just what you know, but what you </w:t>
      </w:r>
      <w:r w:rsidRPr="001D1D80">
        <w:rPr>
          <w:rFonts w:ascii="Montserrat" w:hAnsi="Montserrat"/>
          <w:i/>
          <w:color w:val="0000FF"/>
          <w:sz w:val="24"/>
        </w:rPr>
        <w:t>are!"</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1D1D80">
        <w:rPr>
          <w:rFonts w:ascii="Montserrat" w:hAnsi="Montserrat"/>
          <w:i/>
          <w:color w:val="0000FF"/>
          <w:sz w:val="24"/>
        </w:rPr>
        <w:t xml:space="preserve">believe </w:t>
      </w:r>
      <w:r w:rsidRPr="001D1D80">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"But I don't want to be exposed! God, all I've ever wanted was to be able to go through life like any normal person! You can't do this to me!" she cried.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"You are not giving me any choice!" she accused. "Let me face it on my own, in my own way. You just..." she choked, "you just don't have any idea what you are asking me."</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1D1D80">
        <w:rPr>
          <w:rFonts w:ascii="Montserrat" w:hAnsi="Montserrat"/>
          <w:i/>
          <w:color w:val="0000FF"/>
          <w:sz w:val="24"/>
        </w:rPr>
        <w:t>test</w:t>
      </w:r>
      <w:r w:rsidRPr="001D1D80">
        <w:rPr>
          <w:rFonts w:ascii="Montserrat" w:hAnsi="Montserrat"/>
          <w:color w:val="0000FF"/>
          <w:sz w:val="24"/>
        </w:rPr>
        <w:t xml:space="preserve"> of your resolve, and the proof of your rehabilitation."</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2377B3" w:rsidRPr="001D1D80" w:rsidRDefault="002377B3">
      <w:pPr>
        <w:spacing w:line="360" w:lineRule="auto"/>
        <w:jc w:val="both"/>
        <w:rPr>
          <w:rFonts w:ascii="Montserrat" w:hAnsi="Montserrat"/>
          <w:sz w:val="24"/>
        </w:rPr>
      </w:pPr>
      <w:r w:rsidRPr="001D1D80">
        <w:rPr>
          <w:rFonts w:ascii="Montserrat" w:hAnsi="Montserrat"/>
          <w:sz w:val="24"/>
        </w:rPr>
        <w:tab/>
        <w:t>"What's the status on that thing?" he asked the young woman.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2377B3" w:rsidRPr="001D1D80" w:rsidRDefault="002377B3">
      <w:pPr>
        <w:spacing w:line="360" w:lineRule="auto"/>
        <w:jc w:val="both"/>
        <w:rPr>
          <w:rFonts w:ascii="Montserrat" w:hAnsi="Montserrat"/>
          <w:sz w:val="24"/>
        </w:rPr>
      </w:pPr>
      <w:r w:rsidRPr="001D1D80">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caps/>
          <w:sz w:val="24"/>
          <w:u w:val="single"/>
        </w:rPr>
      </w:pPr>
      <w:r w:rsidRPr="001D1D80">
        <w:rPr>
          <w:rFonts w:ascii="Montserrat" w:hAnsi="Montserrat"/>
          <w:caps/>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TWO</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2377B3" w:rsidRPr="001D1D80" w:rsidRDefault="002377B3">
      <w:pPr>
        <w:spacing w:line="360" w:lineRule="auto"/>
        <w:jc w:val="both"/>
        <w:rPr>
          <w:rFonts w:ascii="Montserrat" w:hAnsi="Montserrat"/>
          <w:sz w:val="24"/>
        </w:rPr>
      </w:pPr>
      <w:r w:rsidRPr="001D1D80">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2377B3" w:rsidRPr="001D1D80" w:rsidRDefault="002377B3">
      <w:pPr>
        <w:spacing w:line="360" w:lineRule="auto"/>
        <w:jc w:val="both"/>
        <w:rPr>
          <w:rFonts w:ascii="Montserrat" w:hAnsi="Montserrat"/>
          <w:sz w:val="24"/>
        </w:rPr>
      </w:pPr>
      <w:r w:rsidRPr="001D1D80">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2377B3" w:rsidRPr="001D1D80" w:rsidRDefault="002377B3">
      <w:pPr>
        <w:spacing w:line="360" w:lineRule="auto"/>
        <w:jc w:val="both"/>
        <w:rPr>
          <w:rFonts w:ascii="Montserrat" w:hAnsi="Montserrat"/>
          <w:sz w:val="24"/>
        </w:rPr>
      </w:pPr>
      <w:r w:rsidRPr="001D1D80">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1D1D80">
        <w:rPr>
          <w:rFonts w:ascii="Montserrat" w:hAnsi="Montserrat"/>
          <w:caps/>
          <w:sz w:val="24"/>
        </w:rPr>
        <w:t xml:space="preserve">. </w:t>
      </w:r>
      <w:r w:rsidRPr="001D1D80">
        <w:rPr>
          <w:rFonts w:ascii="Montserrat" w:hAnsi="Montserrat"/>
          <w:i/>
          <w:sz w:val="24"/>
        </w:rPr>
        <w:t xml:space="preserve">I don't want to be here. </w:t>
      </w:r>
      <w:r w:rsidRPr="001D1D80">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1D1D80">
        <w:rPr>
          <w:rFonts w:ascii="Montserrat" w:hAnsi="Montserrat"/>
          <w:caps/>
          <w:sz w:val="24"/>
        </w:rPr>
        <w:t xml:space="preserve"> </w:t>
      </w:r>
      <w:r w:rsidRPr="001D1D80">
        <w:rPr>
          <w:rFonts w:ascii="Montserrat" w:hAnsi="Montserrat"/>
          <w:i/>
          <w:sz w:val="24"/>
        </w:rPr>
        <w:t xml:space="preserve">take </w:t>
      </w:r>
      <w:r w:rsidRPr="001D1D80">
        <w:rPr>
          <w:rFonts w:ascii="Montserrat" w:hAnsi="Montserrat"/>
          <w:sz w:val="24"/>
        </w:rPr>
        <w:t>what she wanted—to do what was right for herself. Such insubordination would never be tolerated. Self interest was a luxury a person like her could not afford.</w:t>
      </w:r>
    </w:p>
    <w:p w:rsidR="002377B3" w:rsidRPr="001D1D80" w:rsidRDefault="002377B3">
      <w:pPr>
        <w:spacing w:line="360" w:lineRule="auto"/>
        <w:jc w:val="both"/>
        <w:rPr>
          <w:rFonts w:ascii="Montserrat" w:hAnsi="Montserrat"/>
          <w:sz w:val="24"/>
        </w:rPr>
      </w:pPr>
      <w:r w:rsidRPr="001D1D80">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2377B3" w:rsidRPr="001D1D80" w:rsidRDefault="002377B3">
      <w:pPr>
        <w:spacing w:line="360" w:lineRule="auto"/>
        <w:jc w:val="both"/>
        <w:rPr>
          <w:rFonts w:ascii="Montserrat" w:hAnsi="Montserrat"/>
          <w:sz w:val="24"/>
        </w:rPr>
      </w:pPr>
      <w:r w:rsidRPr="001D1D80">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1D1D80">
        <w:rPr>
          <w:rFonts w:ascii="Montserrat" w:hAnsi="Montserrat"/>
          <w:i/>
          <w:sz w:val="24"/>
        </w:rPr>
        <w:t xml:space="preserve">looked </w:t>
      </w:r>
      <w:r w:rsidRPr="001D1D80">
        <w:rPr>
          <w:rFonts w:ascii="Montserrat" w:hAnsi="Montserrat"/>
          <w:sz w:val="24"/>
        </w:rPr>
        <w:t xml:space="preserve">at her had triggered it violently. </w:t>
      </w:r>
      <w:r w:rsidRPr="001D1D80">
        <w:rPr>
          <w:rFonts w:ascii="Montserrat" w:hAnsi="Montserrat"/>
          <w:i/>
          <w:sz w:val="24"/>
        </w:rPr>
        <w:t xml:space="preserve">It kinda takes the fun out of being a teenager! </w:t>
      </w:r>
      <w:r w:rsidRPr="001D1D80">
        <w:rPr>
          <w:rFonts w:ascii="Montserrat" w:hAnsi="Montserrat"/>
          <w:sz w:val="24"/>
        </w:rPr>
        <w:t>She thought sardonically. Having made it through the worst part, Phoenix was able to surrender herself to the woman's ministrations.</w:t>
      </w:r>
    </w:p>
    <w:p w:rsidR="002377B3" w:rsidRPr="001D1D80" w:rsidRDefault="002377B3">
      <w:pPr>
        <w:spacing w:line="360" w:lineRule="auto"/>
        <w:jc w:val="both"/>
        <w:rPr>
          <w:rFonts w:ascii="Montserrat" w:hAnsi="Montserrat"/>
          <w:i/>
          <w:caps/>
          <w:sz w:val="24"/>
        </w:rPr>
      </w:pPr>
      <w:r w:rsidRPr="001D1D80">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1D1D80">
        <w:rPr>
          <w:rFonts w:ascii="Montserrat" w:hAnsi="Montserrat"/>
          <w:i/>
          <w:sz w:val="24"/>
        </w:rPr>
        <w:t xml:space="preserve">other. </w:t>
      </w:r>
      <w:r w:rsidRPr="001D1D80">
        <w:rPr>
          <w:rFonts w:ascii="Montserrat" w:hAnsi="Montserrat"/>
          <w:sz w:val="24"/>
        </w:rPr>
        <w:t>A suggestion of something as powerful and innate to life as sex, and yet something she knew almost nothing about.</w:t>
      </w:r>
      <w:r w:rsidRPr="001D1D80">
        <w:rPr>
          <w:rFonts w:ascii="Montserrat" w:hAnsi="Montserrat"/>
          <w:i/>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Trying to figure out what it was almost distracted her.</w:t>
      </w:r>
    </w:p>
    <w:p w:rsidR="002377B3" w:rsidRPr="001D1D80" w:rsidRDefault="002377B3">
      <w:pPr>
        <w:spacing w:line="360" w:lineRule="auto"/>
        <w:jc w:val="both"/>
        <w:rPr>
          <w:rFonts w:ascii="Montserrat" w:hAnsi="Montserrat"/>
          <w:sz w:val="24"/>
        </w:rPr>
      </w:pPr>
      <w:r w:rsidRPr="001D1D80">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1D1D80">
        <w:rPr>
          <w:rFonts w:ascii="Montserrat" w:hAnsi="Montserrat"/>
          <w:sz w:val="24"/>
        </w:rPr>
        <w:tab/>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caps/>
          <w:sz w:val="24"/>
        </w:rPr>
      </w:pPr>
      <w:r w:rsidRPr="001D1D80">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2377B3" w:rsidRPr="001D1D80" w:rsidRDefault="002377B3">
      <w:pPr>
        <w:spacing w:line="360" w:lineRule="auto"/>
        <w:jc w:val="both"/>
        <w:rPr>
          <w:rFonts w:ascii="Montserrat" w:hAnsi="Montserrat"/>
          <w:sz w:val="24"/>
        </w:rPr>
      </w:pPr>
      <w:r w:rsidRPr="001D1D80">
        <w:rPr>
          <w:rFonts w:ascii="Montserrat" w:hAnsi="Montserrat"/>
          <w:sz w:val="24"/>
        </w:rPr>
        <w:tab/>
        <w:t>"Now what is that supposed to mean?" Powers growled looking up from his reports.</w:t>
      </w:r>
    </w:p>
    <w:p w:rsidR="002377B3" w:rsidRPr="001D1D80" w:rsidRDefault="002377B3">
      <w:pPr>
        <w:spacing w:line="360" w:lineRule="auto"/>
        <w:jc w:val="both"/>
        <w:rPr>
          <w:rFonts w:ascii="Montserrat" w:hAnsi="Montserrat"/>
          <w:sz w:val="24"/>
        </w:rPr>
      </w:pPr>
      <w:r w:rsidRPr="001D1D80">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2377B3" w:rsidRPr="001D1D80" w:rsidRDefault="002377B3">
      <w:pPr>
        <w:spacing w:line="360" w:lineRule="auto"/>
        <w:jc w:val="both"/>
        <w:rPr>
          <w:rFonts w:ascii="Montserrat" w:hAnsi="Montserrat"/>
          <w:sz w:val="24"/>
        </w:rPr>
      </w:pPr>
      <w:r w:rsidRPr="001D1D80">
        <w:rPr>
          <w:rFonts w:ascii="Montserrat" w:hAnsi="Montserrat"/>
          <w:sz w:val="24"/>
        </w:rPr>
        <w:tab/>
        <w:t>"Nonsense," powers retorted, "Nobody threatened her."</w:t>
      </w:r>
    </w:p>
    <w:p w:rsidR="002377B3" w:rsidRPr="001D1D80" w:rsidRDefault="002377B3">
      <w:pPr>
        <w:spacing w:line="360" w:lineRule="auto"/>
        <w:jc w:val="both"/>
        <w:rPr>
          <w:rFonts w:ascii="Montserrat" w:hAnsi="Montserrat"/>
          <w:sz w:val="24"/>
        </w:rPr>
      </w:pPr>
      <w:r w:rsidRPr="001D1D80">
        <w:rPr>
          <w:rFonts w:ascii="Montserrat" w:hAnsi="Montserrat"/>
          <w:sz w:val="24"/>
        </w:rPr>
        <w:tab/>
        <w:t>"Chad, a fool and an idiot should not have lasted as long, in your position, as you have managed. Please tell me, what is your secret?"</w:t>
      </w:r>
    </w:p>
    <w:p w:rsidR="002377B3" w:rsidRPr="001D1D80" w:rsidRDefault="002377B3">
      <w:pPr>
        <w:spacing w:line="360" w:lineRule="auto"/>
        <w:jc w:val="both"/>
        <w:rPr>
          <w:rFonts w:ascii="Montserrat" w:hAnsi="Montserrat"/>
          <w:sz w:val="24"/>
        </w:rPr>
      </w:pPr>
      <w:r w:rsidRPr="001D1D80">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2377B3" w:rsidRPr="001D1D80" w:rsidRDefault="002377B3">
      <w:pPr>
        <w:spacing w:line="360" w:lineRule="auto"/>
        <w:jc w:val="both"/>
        <w:rPr>
          <w:rFonts w:ascii="Montserrat" w:hAnsi="Montserrat"/>
          <w:sz w:val="24"/>
        </w:rPr>
      </w:pPr>
      <w:r w:rsidRPr="001D1D80">
        <w:rPr>
          <w:rFonts w:ascii="Montserrat" w:hAnsi="Montserrat"/>
          <w:caps/>
          <w:sz w:val="24"/>
        </w:rPr>
        <w:tab/>
      </w:r>
      <w:r w:rsidRPr="001D1D80">
        <w:rPr>
          <w:rFonts w:ascii="Montserrat" w:hAnsi="Montserrat"/>
          <w:i/>
          <w:sz w:val="24"/>
        </w:rPr>
        <w:t xml:space="preserve">"Regardless of what she perceived," </w:t>
      </w:r>
      <w:r w:rsidRPr="001D1D80">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1D1D80">
        <w:rPr>
          <w:rFonts w:ascii="Montserrat" w:hAnsi="Montserrat"/>
          <w:i/>
          <w:sz w:val="24"/>
        </w:rPr>
        <w:t>means</w:t>
      </w:r>
      <w:r w:rsidRPr="001D1D80">
        <w:rPr>
          <w:rFonts w:ascii="Montserrat" w:hAnsi="Montserrat"/>
          <w:sz w:val="24"/>
        </w:rPr>
        <w:t xml:space="preserve"> to deal with dangerous actives. </w:t>
      </w:r>
      <w:r w:rsidRPr="001D1D80">
        <w:rPr>
          <w:rFonts w:ascii="Montserrat" w:hAnsi="Montserrat"/>
          <w:i/>
          <w:sz w:val="24"/>
        </w:rPr>
        <w:t>No</w:t>
      </w:r>
      <w:r w:rsidRPr="001D1D80">
        <w:rPr>
          <w:rFonts w:ascii="Montserrat" w:hAnsi="Montserrat"/>
          <w:sz w:val="24"/>
        </w:rPr>
        <w:t xml:space="preserve"> active is ever supposed to know that he or </w:t>
      </w:r>
      <w:r w:rsidRPr="001D1D80">
        <w:rPr>
          <w:rFonts w:ascii="Montserrat" w:hAnsi="Montserrat"/>
          <w:i/>
          <w:sz w:val="24"/>
        </w:rPr>
        <w:t xml:space="preserve">she </w:t>
      </w:r>
      <w:r w:rsidRPr="001D1D80">
        <w:rPr>
          <w:rFonts w:ascii="Montserrat" w:hAnsi="Montserrat"/>
          <w:sz w:val="24"/>
        </w:rPr>
        <w:t>is a</w:t>
      </w:r>
      <w:r w:rsidRPr="001D1D80">
        <w:rPr>
          <w:rFonts w:ascii="Montserrat" w:hAnsi="Montserrat"/>
          <w:i/>
          <w:sz w:val="24"/>
        </w:rPr>
        <w:t xml:space="preserve"> dangerous active!</w:t>
      </w:r>
      <w:r w:rsidRPr="001D1D80">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2377B3" w:rsidRPr="001D1D80" w:rsidRDefault="002377B3">
      <w:pPr>
        <w:spacing w:line="360" w:lineRule="auto"/>
        <w:jc w:val="both"/>
        <w:rPr>
          <w:rFonts w:ascii="Montserrat" w:hAnsi="Montserrat"/>
          <w:sz w:val="24"/>
        </w:rPr>
      </w:pPr>
      <w:r w:rsidRPr="001D1D80">
        <w:rPr>
          <w:rFonts w:ascii="Montserrat" w:hAnsi="Montserrat"/>
          <w:sz w:val="24"/>
        </w:rPr>
        <w:tab/>
        <w:t>"Mark, just what are you getting at?"</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2377B3" w:rsidRPr="001D1D80" w:rsidRDefault="002377B3">
      <w:pPr>
        <w:spacing w:line="360" w:lineRule="auto"/>
        <w:jc w:val="both"/>
        <w:rPr>
          <w:rFonts w:ascii="Montserrat" w:hAnsi="Montserrat"/>
          <w:sz w:val="24"/>
        </w:rPr>
      </w:pPr>
      <w:r w:rsidRPr="001D1D80">
        <w:rPr>
          <w:rFonts w:ascii="Montserrat" w:hAnsi="Montserrat"/>
          <w:sz w:val="24"/>
        </w:rPr>
        <w:tab/>
        <w:t>There was a knock on the door. Dreyfus's assistant opened the door and announced, "The Prime Minister of the Solar Authority is here. We go on the air in five."</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2377B3" w:rsidRPr="001D1D80" w:rsidRDefault="002377B3">
      <w:pPr>
        <w:spacing w:line="360" w:lineRule="auto"/>
        <w:jc w:val="both"/>
        <w:rPr>
          <w:rFonts w:ascii="Montserrat" w:hAnsi="Montserrat"/>
          <w:sz w:val="24"/>
        </w:rPr>
      </w:pPr>
      <w:r w:rsidRPr="001D1D80">
        <w:rPr>
          <w:rFonts w:ascii="Montserrat" w:hAnsi="Montserrat"/>
          <w:sz w:val="24"/>
        </w:rPr>
        <w:tab/>
        <w:t>Another part of her said, do—or die.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2377B3" w:rsidRPr="001D1D80" w:rsidRDefault="002377B3">
      <w:pPr>
        <w:spacing w:line="360" w:lineRule="auto"/>
        <w:jc w:val="both"/>
        <w:rPr>
          <w:rFonts w:ascii="Montserrat" w:hAnsi="Montserrat"/>
          <w:sz w:val="24"/>
        </w:rPr>
      </w:pPr>
      <w:r w:rsidRPr="001D1D80">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1D1D80">
        <w:rPr>
          <w:rFonts w:ascii="Montserrat" w:hAnsi="Montserrat"/>
          <w:caps/>
          <w:vanish/>
          <w:sz w:val="24"/>
        </w:rPr>
        <w:t xml:space="preserve">MI </w:t>
      </w:r>
      <w:r w:rsidRPr="001D1D80">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2377B3" w:rsidRPr="001D1D80" w:rsidRDefault="002377B3">
      <w:pPr>
        <w:spacing w:line="360" w:lineRule="auto"/>
        <w:jc w:val="both"/>
        <w:rPr>
          <w:rFonts w:ascii="Montserrat" w:hAnsi="Montserrat"/>
          <w:sz w:val="24"/>
        </w:rPr>
      </w:pPr>
      <w:r w:rsidRPr="001D1D80">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1D1D80">
        <w:rPr>
          <w:rFonts w:ascii="Montserrat" w:hAnsi="Montserrat"/>
          <w:i/>
          <w:sz w:val="24"/>
        </w:rPr>
        <w:t xml:space="preserve">Intrepid. </w:t>
      </w:r>
      <w:r w:rsidRPr="001D1D80">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1D1D80">
        <w:rPr>
          <w:rFonts w:ascii="Montserrat" w:hAnsi="Montserrat"/>
          <w:i/>
          <w:sz w:val="24"/>
        </w:rPr>
        <w:t xml:space="preserve">Adventure </w:t>
      </w:r>
      <w:r w:rsidRPr="001D1D80">
        <w:rPr>
          <w:rFonts w:ascii="Montserrat" w:hAnsi="Montserrat"/>
          <w:sz w:val="24"/>
        </w:rPr>
        <w:t>was lost. The evidence, which could not be confirmed or denied at the time, and consisted entirely of information derived from a classified source, was suppressed for reasons of Aegis security.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1D1D80">
        <w:rPr>
          <w:rFonts w:ascii="Montserrat" w:hAnsi="Montserrat"/>
          <w:i/>
          <w:sz w:val="24"/>
        </w:rPr>
        <w:t xml:space="preserve">Adventure, </w:t>
      </w:r>
      <w:r w:rsidRPr="001D1D80">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held her breath.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1D1D80">
        <w:rPr>
          <w:rFonts w:ascii="Montserrat" w:hAnsi="Montserrat"/>
          <w:i/>
          <w:sz w:val="24"/>
        </w:rPr>
        <w:t xml:space="preserve">Adventure </w:t>
      </w:r>
      <w:r w:rsidRPr="001D1D80">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2377B3" w:rsidRPr="001D1D80" w:rsidRDefault="002377B3">
      <w:pPr>
        <w:spacing w:line="360" w:lineRule="auto"/>
        <w:jc w:val="both"/>
        <w:rPr>
          <w:rFonts w:ascii="Montserrat" w:hAnsi="Montserrat"/>
          <w:sz w:val="24"/>
        </w:rPr>
      </w:pPr>
      <w:r w:rsidRPr="001D1D80">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 xml:space="preserve">"Before I can tell you what happened, I have to explain a few things to establish the nature of my involvement in the final mission of the deep space explorer </w:t>
      </w:r>
      <w:r w:rsidRPr="001D1D80">
        <w:rPr>
          <w:rFonts w:ascii="Montserrat" w:hAnsi="Montserrat"/>
          <w:i/>
          <w:sz w:val="24"/>
        </w:rPr>
        <w:t xml:space="preserve">Adventure," </w:t>
      </w:r>
      <w:r w:rsidRPr="001D1D80">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1D1D80">
        <w:rPr>
          <w:rFonts w:ascii="Montserrat" w:hAnsi="Montserrat"/>
          <w:i/>
          <w:sz w:val="24"/>
        </w:rPr>
        <w:t>Adventure</w:t>
      </w:r>
      <w:r w:rsidRPr="001D1D80">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 the time that the </w:t>
      </w:r>
      <w:r w:rsidRPr="001D1D80">
        <w:rPr>
          <w:rFonts w:ascii="Montserrat" w:hAnsi="Montserrat"/>
          <w:i/>
          <w:sz w:val="24"/>
        </w:rPr>
        <w:t xml:space="preserve">Adventure </w:t>
      </w:r>
      <w:r w:rsidRPr="001D1D80">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Once again Phoenix found herself standing on the deck of the bridge of the </w:t>
      </w:r>
      <w:r w:rsidRPr="001D1D80">
        <w:rPr>
          <w:rFonts w:ascii="Montserrat" w:hAnsi="Montserrat"/>
          <w:i/>
          <w:sz w:val="24"/>
        </w:rPr>
        <w:t xml:space="preserve">Adventure </w:t>
      </w:r>
      <w:r w:rsidRPr="001D1D80">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2377B3" w:rsidRPr="001D1D80" w:rsidRDefault="002377B3">
      <w:pPr>
        <w:spacing w:line="360" w:lineRule="auto"/>
        <w:jc w:val="both"/>
        <w:rPr>
          <w:rFonts w:ascii="Montserrat" w:hAnsi="Montserrat"/>
          <w:sz w:val="24"/>
        </w:rPr>
      </w:pPr>
      <w:r w:rsidRPr="001D1D80">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2377B3" w:rsidRPr="001D1D80" w:rsidRDefault="002377B3">
      <w:pPr>
        <w:spacing w:line="360" w:lineRule="auto"/>
        <w:jc w:val="both"/>
        <w:rPr>
          <w:rFonts w:ascii="Montserrat" w:hAnsi="Montserrat"/>
          <w:sz w:val="24"/>
        </w:rPr>
      </w:pPr>
      <w:r w:rsidRPr="001D1D80">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2377B3" w:rsidRPr="001D1D80" w:rsidRDefault="002377B3">
      <w:pPr>
        <w:spacing w:line="360" w:lineRule="auto"/>
        <w:jc w:val="both"/>
        <w:rPr>
          <w:rFonts w:ascii="Montserrat" w:hAnsi="Montserrat"/>
          <w:sz w:val="24"/>
        </w:rPr>
      </w:pPr>
      <w:r w:rsidRPr="001D1D80">
        <w:rPr>
          <w:rFonts w:ascii="Montserrat" w:hAnsi="Montserrat"/>
          <w:sz w:val="24"/>
        </w:rPr>
        <w:tab/>
        <w:t>"Light wash? But that would mean..."</w:t>
      </w:r>
    </w:p>
    <w:p w:rsidR="002377B3" w:rsidRPr="001D1D80" w:rsidRDefault="002377B3">
      <w:pPr>
        <w:spacing w:line="360" w:lineRule="auto"/>
        <w:jc w:val="both"/>
        <w:rPr>
          <w:rFonts w:ascii="Montserrat" w:hAnsi="Montserrat"/>
          <w:sz w:val="24"/>
        </w:rPr>
      </w:pPr>
      <w:r w:rsidRPr="001D1D80">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2377B3" w:rsidRPr="001D1D80" w:rsidRDefault="002377B3">
      <w:pPr>
        <w:spacing w:line="360" w:lineRule="auto"/>
        <w:jc w:val="both"/>
        <w:rPr>
          <w:rFonts w:ascii="Montserrat" w:hAnsi="Montserrat"/>
          <w:sz w:val="24"/>
        </w:rPr>
      </w:pPr>
      <w:r w:rsidRPr="001D1D80">
        <w:rPr>
          <w:rFonts w:ascii="Montserrat" w:hAnsi="Montserrat"/>
          <w:sz w:val="24"/>
        </w:rPr>
        <w:tab/>
        <w:t>"My God!" Craig uttered with shock. "What do you make of it, Ember?"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don't know </w:t>
      </w:r>
      <w:r w:rsidRPr="001D1D80">
        <w:rPr>
          <w:rFonts w:ascii="Montserrat" w:hAnsi="Montserrat"/>
          <w:i/>
          <w:sz w:val="24"/>
        </w:rPr>
        <w:t xml:space="preserve">what </w:t>
      </w:r>
      <w:r w:rsidRPr="001D1D80">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1D1D80">
        <w:rPr>
          <w:rFonts w:ascii="Montserrat" w:hAnsi="Montserrat"/>
          <w:i/>
          <w:sz w:val="24"/>
        </w:rPr>
        <w:t xml:space="preserve">Adventure </w:t>
      </w:r>
      <w:r w:rsidRPr="001D1D80">
        <w:rPr>
          <w:rFonts w:ascii="Montserrat" w:hAnsi="Montserrat"/>
          <w:sz w:val="24"/>
        </w:rPr>
        <w:t>could jump from Sol to Alpha Centauri!" She exclaimed</w:t>
      </w:r>
    </w:p>
    <w:p w:rsidR="002377B3" w:rsidRPr="001D1D80" w:rsidRDefault="002377B3">
      <w:pPr>
        <w:spacing w:line="360" w:lineRule="auto"/>
        <w:jc w:val="both"/>
        <w:rPr>
          <w:rFonts w:ascii="Montserrat" w:hAnsi="Montserrat"/>
          <w:sz w:val="24"/>
        </w:rPr>
      </w:pPr>
      <w:r w:rsidRPr="001D1D80">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2377B3" w:rsidRPr="001D1D80" w:rsidRDefault="002377B3">
      <w:pPr>
        <w:spacing w:line="360" w:lineRule="auto"/>
        <w:jc w:val="both"/>
        <w:rPr>
          <w:rFonts w:ascii="Montserrat" w:hAnsi="Montserrat"/>
          <w:sz w:val="24"/>
        </w:rPr>
      </w:pPr>
      <w:r w:rsidRPr="001D1D80">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2377B3" w:rsidRPr="001D1D80" w:rsidRDefault="002377B3">
      <w:pPr>
        <w:spacing w:line="360" w:lineRule="auto"/>
        <w:jc w:val="both"/>
        <w:rPr>
          <w:rFonts w:ascii="Montserrat" w:hAnsi="Montserrat"/>
          <w:sz w:val="24"/>
        </w:rPr>
      </w:pPr>
      <w:r w:rsidRPr="001D1D80">
        <w:rPr>
          <w:rFonts w:ascii="Montserrat" w:hAnsi="Montserrat"/>
          <w:sz w:val="24"/>
        </w:rPr>
        <w:tab/>
        <w:t>"Wait, Ember!" Craig interrupted, "What do you mean hail them?! You don't have any idea how to communicate with them!"</w:t>
      </w:r>
    </w:p>
    <w:p w:rsidR="002377B3" w:rsidRPr="001D1D80" w:rsidRDefault="002377B3">
      <w:pPr>
        <w:spacing w:line="360" w:lineRule="auto"/>
        <w:jc w:val="both"/>
        <w:rPr>
          <w:rFonts w:ascii="Montserrat" w:hAnsi="Montserrat"/>
          <w:sz w:val="24"/>
        </w:rPr>
      </w:pPr>
      <w:r w:rsidRPr="001D1D80">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2377B3" w:rsidRPr="001D1D80" w:rsidRDefault="002377B3">
      <w:pPr>
        <w:spacing w:line="360" w:lineRule="auto"/>
        <w:jc w:val="both"/>
        <w:rPr>
          <w:rFonts w:ascii="Montserrat" w:hAnsi="Montserrat"/>
          <w:sz w:val="24"/>
        </w:rPr>
      </w:pPr>
      <w:r w:rsidRPr="001D1D80">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2377B3" w:rsidRPr="001D1D80" w:rsidRDefault="002377B3">
      <w:pPr>
        <w:spacing w:line="360" w:lineRule="auto"/>
        <w:jc w:val="both"/>
        <w:rPr>
          <w:rFonts w:ascii="Montserrat" w:hAnsi="Montserrat"/>
          <w:sz w:val="24"/>
        </w:rPr>
      </w:pPr>
      <w:r w:rsidRPr="001D1D80">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was the </w:t>
      </w:r>
      <w:r w:rsidRPr="001D1D80">
        <w:rPr>
          <w:rFonts w:ascii="Montserrat" w:hAnsi="Montserrat"/>
          <w:i/>
          <w:sz w:val="24"/>
        </w:rPr>
        <w:t xml:space="preserve">Adventure's </w:t>
      </w:r>
      <w:r w:rsidRPr="001D1D80">
        <w:rPr>
          <w:rFonts w:ascii="Montserrat" w:hAnsi="Montserrat"/>
          <w:sz w:val="24"/>
        </w:rPr>
        <w:t>only warning.</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1D1D80">
        <w:rPr>
          <w:rFonts w:ascii="Montserrat" w:hAnsi="Montserrat"/>
          <w:i/>
          <w:sz w:val="24"/>
        </w:rPr>
        <w:t xml:space="preserve">Adventure </w:t>
      </w:r>
      <w:r w:rsidRPr="001D1D80">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1D1D80">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2377B3" w:rsidRPr="001D1D80" w:rsidRDefault="002377B3">
      <w:pPr>
        <w:spacing w:line="360" w:lineRule="auto"/>
        <w:jc w:val="both"/>
        <w:rPr>
          <w:rFonts w:ascii="Montserrat" w:hAnsi="Montserrat"/>
          <w:sz w:val="24"/>
        </w:rPr>
      </w:pPr>
      <w:r w:rsidRPr="001D1D80">
        <w:rPr>
          <w:rFonts w:ascii="Montserrat" w:hAnsi="Montserrat"/>
          <w:i/>
          <w:caps/>
          <w:sz w:val="24"/>
        </w:rPr>
        <w:tab/>
      </w:r>
      <w:r w:rsidRPr="001D1D80">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1D1D80">
        <w:rPr>
          <w:rFonts w:ascii="Montserrat" w:hAnsi="Montserrat"/>
          <w:i/>
          <w:sz w:val="24"/>
        </w:rPr>
        <w:t xml:space="preserve">Adventure </w:t>
      </w:r>
      <w:r w:rsidRPr="001D1D80">
        <w:rPr>
          <w:rFonts w:ascii="Montserrat" w:hAnsi="Montserrat"/>
          <w:sz w:val="24"/>
        </w:rPr>
        <w:t>was not prepared to execute.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2377B3" w:rsidRPr="001D1D80" w:rsidRDefault="002377B3">
      <w:pPr>
        <w:spacing w:line="360" w:lineRule="auto"/>
        <w:jc w:val="both"/>
        <w:rPr>
          <w:rFonts w:ascii="Montserrat" w:hAnsi="Montserrat"/>
          <w:sz w:val="24"/>
        </w:rPr>
      </w:pPr>
      <w:r w:rsidRPr="001D1D80">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1D1D80">
        <w:rPr>
          <w:rFonts w:ascii="Montserrat" w:hAnsi="Montserrat"/>
          <w:i/>
          <w:sz w:val="24"/>
        </w:rPr>
        <w:t xml:space="preserve">it </w:t>
      </w:r>
      <w:r w:rsidRPr="001D1D80">
        <w:rPr>
          <w:rFonts w:ascii="Montserrat" w:hAnsi="Montserrat"/>
          <w:sz w:val="24"/>
        </w:rPr>
        <w:t>would miss such an opening.</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1D1D80">
        <w:rPr>
          <w:rFonts w:ascii="Montserrat" w:hAnsi="Montserrat"/>
          <w:i/>
          <w:sz w:val="24"/>
        </w:rPr>
        <w:t xml:space="preserve">Adventure </w:t>
      </w:r>
      <w:r w:rsidRPr="001D1D80">
        <w:rPr>
          <w:rFonts w:ascii="Montserrat" w:hAnsi="Montserrat"/>
          <w:sz w:val="24"/>
        </w:rPr>
        <w:t xml:space="preserve">could easily lose herself.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1D1D80">
        <w:rPr>
          <w:rFonts w:ascii="Montserrat" w:hAnsi="Montserrat"/>
          <w:i/>
          <w:sz w:val="24"/>
        </w:rPr>
        <w:t>Adventure</w:t>
      </w:r>
      <w:r w:rsidRPr="001D1D80">
        <w:rPr>
          <w:rFonts w:ascii="Montserrat" w:hAnsi="Montserrat"/>
          <w:sz w:val="24"/>
        </w:rPr>
        <w:t>, while quietly dying her mother's death in her memory.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2377B3" w:rsidRPr="001D1D80" w:rsidRDefault="002377B3">
      <w:pPr>
        <w:spacing w:line="360" w:lineRule="auto"/>
        <w:jc w:val="both"/>
        <w:rPr>
          <w:rFonts w:ascii="Montserrat" w:hAnsi="Montserrat"/>
          <w:sz w:val="24"/>
        </w:rPr>
      </w:pPr>
      <w:r w:rsidRPr="001D1D80">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caps/>
          <w:sz w:val="24"/>
          <w:u w:val="single"/>
        </w:rPr>
      </w:pPr>
      <w:r w:rsidRPr="001D1D80">
        <w:rPr>
          <w:rFonts w:ascii="Montserrat" w:hAnsi="Montserrat"/>
          <w:caps/>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THREE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2377B3" w:rsidRPr="001D1D80" w:rsidRDefault="002377B3">
      <w:pPr>
        <w:spacing w:line="360" w:lineRule="auto"/>
        <w:jc w:val="both"/>
        <w:rPr>
          <w:rFonts w:ascii="Montserrat" w:hAnsi="Montserrat"/>
          <w:sz w:val="24"/>
        </w:rPr>
      </w:pPr>
      <w:r w:rsidRPr="001D1D80">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was not aware that the word had been stolen from his lips.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2377B3" w:rsidRPr="001D1D80" w:rsidRDefault="002377B3">
      <w:pPr>
        <w:spacing w:line="360" w:lineRule="auto"/>
        <w:jc w:val="both"/>
        <w:rPr>
          <w:rFonts w:ascii="Montserrat" w:hAnsi="Montserrat"/>
          <w:caps/>
          <w:color w:val="0000FF"/>
          <w:sz w:val="24"/>
        </w:rPr>
      </w:pPr>
      <w:r w:rsidRPr="001D1D80">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1D1D80">
        <w:rPr>
          <w:rFonts w:ascii="Montserrat" w:hAnsi="Montserrat"/>
          <w:caps/>
          <w:color w:val="0000FF"/>
          <w:sz w:val="24"/>
        </w:rPr>
        <w: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2377B3" w:rsidRPr="001D1D80" w:rsidRDefault="002377B3">
      <w:pPr>
        <w:spacing w:line="360" w:lineRule="auto"/>
        <w:jc w:val="both"/>
        <w:rPr>
          <w:rFonts w:ascii="Montserrat" w:hAnsi="Montserrat"/>
          <w:caps/>
          <w:color w:val="0000FF"/>
          <w:sz w:val="24"/>
        </w:rPr>
      </w:pPr>
      <w:r w:rsidRPr="001D1D80">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1D1D80">
        <w:rPr>
          <w:rFonts w:ascii="Montserrat" w:hAnsi="Montserrat"/>
          <w:caps/>
          <w:color w:val="0000FF"/>
          <w:sz w:val="24"/>
        </w:rPr>
        <w:t>.</w:t>
      </w:r>
    </w:p>
    <w:p w:rsidR="002377B3" w:rsidRPr="001D1D80" w:rsidRDefault="002377B3">
      <w:pPr>
        <w:spacing w:line="360" w:lineRule="auto"/>
        <w:jc w:val="both"/>
        <w:rPr>
          <w:rFonts w:ascii="Montserrat" w:hAnsi="Montserrat"/>
          <w:caps/>
          <w:color w:val="0000FF"/>
          <w:sz w:val="24"/>
        </w:rPr>
      </w:pPr>
      <w:r w:rsidRPr="001D1D80">
        <w:rPr>
          <w:rFonts w:ascii="Montserrat" w:hAnsi="Montserrat"/>
          <w:color w:val="0000FF"/>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1D1D80">
        <w:rPr>
          <w:rFonts w:ascii="Montserrat" w:hAnsi="Montserrat"/>
          <w:caps/>
          <w:color w:val="0000FF"/>
          <w:sz w:val="24"/>
        </w:rPr>
        <w:t xml:space="preserve">.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Good advice. She couldn't just brush it all away, though.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She didn't want to go through it all again.</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As her fingers nervously rubbed against each other, she noticed the stain of makeup her tears had made wet again. The lady's words suddenly came back to her, </w:t>
      </w:r>
      <w:r w:rsidRPr="001D1D80">
        <w:rPr>
          <w:rFonts w:ascii="Montserrat" w:hAnsi="Montserrat"/>
          <w:i/>
          <w:color w:val="0000FF"/>
          <w:sz w:val="24"/>
        </w:rPr>
        <w:t xml:space="preserve">be sure to come back in here afterwards and get this crap cleaned off. It would be a shame to ruin your complexion by forgetting. </w:t>
      </w:r>
      <w:r w:rsidRPr="001D1D80">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2377B3" w:rsidRPr="001D1D80" w:rsidRDefault="002377B3">
      <w:pPr>
        <w:spacing w:line="360" w:lineRule="auto"/>
        <w:jc w:val="both"/>
        <w:rPr>
          <w:rFonts w:ascii="Montserrat" w:hAnsi="Montserrat"/>
          <w:caps/>
          <w:color w:val="0000FF"/>
          <w:sz w:val="24"/>
        </w:rPr>
      </w:pPr>
      <w:r w:rsidRPr="001D1D80">
        <w:rPr>
          <w:rFonts w:ascii="Montserrat" w:hAnsi="Montserrat"/>
          <w:color w:val="0000FF"/>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1D1D80">
        <w:rPr>
          <w:rFonts w:ascii="Montserrat" w:hAnsi="Montserrat"/>
          <w:caps/>
          <w:color w:val="0000FF"/>
          <w:sz w:val="24"/>
        </w:rPr>
        <w:t xml:space="preserve">.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1D1D80">
        <w:rPr>
          <w:rFonts w:ascii="Montserrat" w:hAnsi="Montserrat"/>
          <w:i/>
          <w:color w:val="0000FF"/>
          <w:sz w:val="24"/>
        </w:rPr>
        <w:t>now</w:t>
      </w:r>
      <w:r w:rsidRPr="001D1D80">
        <w:rPr>
          <w:rFonts w:ascii="Montserrat" w:hAnsi="Montserrat"/>
          <w:color w:val="0000FF"/>
          <w:sz w:val="24"/>
        </w:rPr>
        <w:t xml:space="preserve">. It had no sense of past. It was always new.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The water flowing down her body, ran along her arm, deflecting from her cupped fingers to stream between her legs. Licking at her lips. Her eyes closed. The flesh had so many shades of sensitivity, a</w:t>
      </w:r>
      <w:r w:rsidRPr="001D1D80">
        <w:rPr>
          <w:rFonts w:ascii="Montserrat" w:hAnsi="Montserrat"/>
          <w:caps/>
          <w:color w:val="0000FF"/>
          <w:sz w:val="24"/>
        </w:rPr>
        <w:t xml:space="preserve"> </w:t>
      </w:r>
      <w:r w:rsidRPr="001D1D80">
        <w:rPr>
          <w:rFonts w:ascii="Montserrat" w:hAnsi="Montserrat"/>
          <w:color w:val="0000FF"/>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Did it make her more or less whole?</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Her eyes drank in both face and body. </w:t>
      </w:r>
      <w:r w:rsidRPr="001D1D80">
        <w:rPr>
          <w:rFonts w:ascii="Montserrat" w:hAnsi="Montserrat"/>
          <w:i/>
          <w:color w:val="0000FF"/>
          <w:sz w:val="24"/>
        </w:rPr>
        <w:t xml:space="preserve">Very plain, lacking in character, and almost too symmetrical to live in, </w:t>
      </w:r>
      <w:r w:rsidRPr="001D1D80">
        <w:rPr>
          <w:rFonts w:ascii="Montserrat" w:hAnsi="Montserrat"/>
          <w:color w:val="0000FF"/>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1D1D80">
        <w:rPr>
          <w:rFonts w:ascii="Montserrat" w:hAnsi="Montserrat"/>
          <w:caps/>
          <w:color w:val="0000FF"/>
          <w:sz w:val="24"/>
        </w:rPr>
        <w:t xml:space="preserve"> </w:t>
      </w:r>
      <w:r w:rsidRPr="001D1D80">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1D1D80">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The last coherent moment returned to her. The bridge of the</w:t>
      </w:r>
      <w:r w:rsidRPr="001D1D80">
        <w:rPr>
          <w:rFonts w:ascii="Montserrat" w:hAnsi="Montserrat"/>
          <w:caps/>
          <w:color w:val="0000FF"/>
          <w:sz w:val="24"/>
        </w:rPr>
        <w:t xml:space="preserve"> </w:t>
      </w:r>
      <w:r w:rsidRPr="001D1D80">
        <w:rPr>
          <w:rFonts w:ascii="Montserrat" w:hAnsi="Montserrat"/>
          <w:i/>
          <w:color w:val="0000FF"/>
          <w:sz w:val="24"/>
        </w:rPr>
        <w:t xml:space="preserve">Adventure </w:t>
      </w:r>
      <w:r w:rsidRPr="001D1D80">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1D1D80">
        <w:rPr>
          <w:rFonts w:ascii="Montserrat" w:hAnsi="Montserrat"/>
          <w:i/>
          <w:color w:val="0000FF"/>
          <w:sz w:val="24"/>
        </w:rPr>
        <w:t>coup de grace</w:t>
      </w:r>
      <w:r w:rsidRPr="001D1D80">
        <w:rPr>
          <w:rFonts w:ascii="Montserrat" w:hAnsi="Montserrat"/>
          <w:color w:val="0000FF"/>
          <w:sz w:val="24"/>
        </w:rPr>
        <w:t>. For a moment she held herself in a final embrace and then she felt the searing orgasm of death as everything that was her—her mother—was annihilated in the flesh.</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Her mind recoiled from the paradox.</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1D1D80">
        <w:rPr>
          <w:rFonts w:ascii="Montserrat" w:hAnsi="Montserrat"/>
          <w:i/>
          <w:color w:val="0000FF"/>
          <w:sz w:val="24"/>
        </w:rPr>
        <w:t xml:space="preserve">who am I? </w:t>
      </w:r>
      <w:r w:rsidRPr="001D1D80">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2377B3" w:rsidRPr="001D1D80" w:rsidRDefault="002377B3">
      <w:pPr>
        <w:spacing w:line="360" w:lineRule="auto"/>
        <w:jc w:val="both"/>
        <w:rPr>
          <w:rFonts w:ascii="Montserrat" w:hAnsi="Montserrat"/>
          <w:i/>
          <w:color w:val="0000FF"/>
          <w:sz w:val="24"/>
        </w:rPr>
      </w:pPr>
      <w:r w:rsidRPr="001D1D80">
        <w:rPr>
          <w:rFonts w:ascii="Montserrat" w:hAnsi="Montserrat"/>
          <w:color w:val="0000FF"/>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1D1D80">
        <w:rPr>
          <w:rFonts w:ascii="Montserrat" w:hAnsi="Montserrat"/>
          <w:i/>
          <w:color w:val="0000FF"/>
          <w:sz w:val="24"/>
        </w:rPr>
        <w:t>If only I could trust anyone enough to talk about it.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1D1D80">
        <w:rPr>
          <w:rFonts w:ascii="Montserrat" w:hAnsi="Montserrat"/>
          <w:i/>
          <w:color w:val="0000FF"/>
          <w:sz w:val="24"/>
        </w:rPr>
        <w:t xml:space="preserve">herself </w:t>
      </w:r>
      <w:r w:rsidRPr="001D1D80">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But now, that effort had come to an end. Phoenix's head raised in alert thought. The lie was coming undone! There might be hope yet.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vanish/>
          <w:color w:val="00FFFF"/>
          <w:sz w:val="24"/>
        </w:rPr>
      </w:pP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2377B3" w:rsidRPr="001D1D80" w:rsidRDefault="002377B3">
      <w:pPr>
        <w:spacing w:line="360" w:lineRule="auto"/>
        <w:jc w:val="both"/>
        <w:rPr>
          <w:rFonts w:ascii="Montserrat" w:hAnsi="Montserrat"/>
          <w:caps/>
          <w:color w:val="0000FF"/>
          <w:sz w:val="24"/>
        </w:rPr>
      </w:pPr>
      <w:r w:rsidRPr="001D1D80">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1D1D80">
        <w:rPr>
          <w:rFonts w:ascii="Montserrat" w:hAnsi="Montserrat"/>
          <w:i/>
          <w:color w:val="0000FF"/>
          <w:sz w:val="24"/>
        </w:rPr>
        <w:t xml:space="preserve">she </w:t>
      </w:r>
      <w:r w:rsidRPr="001D1D80">
        <w:rPr>
          <w:rFonts w:ascii="Montserrat" w:hAnsi="Montserrat"/>
          <w:color w:val="0000FF"/>
          <w:sz w:val="24"/>
        </w:rPr>
        <w:t>had seen, to herself</w:t>
      </w:r>
      <w:r w:rsidRPr="001D1D80">
        <w:rPr>
          <w:rFonts w:ascii="Montserrat" w:hAnsi="Montserrat"/>
          <w:caps/>
          <w:color w:val="0000FF"/>
          <w:sz w:val="24"/>
        </w:rPr>
        <w: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 xml:space="preserve">Phoenix shrugged, "Well, I assume that this is the pilot from the </w:t>
      </w:r>
      <w:r w:rsidRPr="001D1D80">
        <w:rPr>
          <w:rFonts w:ascii="Montserrat" w:hAnsi="Montserrat"/>
          <w:i/>
          <w:color w:val="0000FF"/>
          <w:sz w:val="24"/>
        </w:rPr>
        <w:t xml:space="preserve">Intrepid," </w:t>
      </w:r>
      <w:r w:rsidRPr="001D1D80">
        <w:rPr>
          <w:rFonts w:ascii="Montserrat" w:hAnsi="Montserrat"/>
          <w:color w:val="0000FF"/>
          <w:sz w:val="24"/>
        </w:rPr>
        <w:t>she aired with irony. Arthur looked at her with a grin, and rubbed the back of his head.</w:t>
      </w:r>
    </w:p>
    <w:p w:rsidR="002377B3" w:rsidRPr="001D1D80" w:rsidRDefault="002377B3">
      <w:pPr>
        <w:spacing w:line="360" w:lineRule="auto"/>
        <w:jc w:val="both"/>
        <w:rPr>
          <w:rFonts w:ascii="Montserrat" w:hAnsi="Montserrat"/>
          <w:caps/>
          <w:color w:val="0000FF"/>
          <w:sz w:val="24"/>
        </w:rPr>
      </w:pPr>
      <w:r w:rsidRPr="001D1D80">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1D1D80">
        <w:rPr>
          <w:rFonts w:ascii="Montserrat" w:hAnsi="Montserrat"/>
          <w:caps/>
          <w:color w:val="0000FF"/>
          <w:sz w:val="24"/>
        </w:rPr>
        <w:t>.</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2377B3" w:rsidRPr="001D1D80" w:rsidRDefault="002377B3">
      <w:pPr>
        <w:spacing w:line="360" w:lineRule="auto"/>
        <w:jc w:val="both"/>
        <w:rPr>
          <w:rFonts w:ascii="Montserrat" w:hAnsi="Montserrat"/>
          <w:color w:val="0000FF"/>
          <w:sz w:val="24"/>
        </w:rPr>
      </w:pPr>
      <w:r w:rsidRPr="001D1D80">
        <w:rPr>
          <w:rFonts w:ascii="Montserrat" w:hAnsi="Montserrat"/>
          <w:color w:val="0000FF"/>
          <w:sz w:val="24"/>
        </w:rPr>
        <w:tab/>
        <w:t>Phoenix leaned close to her patient and said cheerfully, "Well, Naomi, you are a wreck. I hope you want to get better real quick, because I need someone to talk to too."</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2377B3" w:rsidRPr="001D1D80" w:rsidRDefault="002377B3">
      <w:pPr>
        <w:spacing w:line="360" w:lineRule="auto"/>
        <w:jc w:val="both"/>
        <w:rPr>
          <w:rFonts w:ascii="Montserrat" w:hAnsi="Montserrat"/>
          <w:sz w:val="24"/>
        </w:rPr>
      </w:pPr>
      <w:r w:rsidRPr="001D1D80">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2377B3" w:rsidRPr="001D1D80" w:rsidRDefault="002377B3">
      <w:pPr>
        <w:spacing w:line="360" w:lineRule="auto"/>
        <w:jc w:val="both"/>
        <w:rPr>
          <w:rFonts w:ascii="Montserrat" w:hAnsi="Montserrat"/>
          <w:sz w:val="24"/>
        </w:rPr>
      </w:pPr>
      <w:r w:rsidRPr="001D1D80">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point came home when the three stooges showed up after breakfast. </w:t>
      </w:r>
    </w:p>
    <w:p w:rsidR="002377B3" w:rsidRPr="001D1D80" w:rsidRDefault="002377B3">
      <w:pPr>
        <w:spacing w:line="360" w:lineRule="auto"/>
        <w:jc w:val="both"/>
        <w:rPr>
          <w:rFonts w:ascii="Montserrat" w:hAnsi="Montserrat"/>
          <w:sz w:val="24"/>
        </w:rPr>
      </w:pPr>
      <w:r w:rsidRPr="001D1D80">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2377B3" w:rsidRPr="001D1D80" w:rsidRDefault="002377B3">
      <w:pPr>
        <w:spacing w:line="360" w:lineRule="auto"/>
        <w:jc w:val="both"/>
        <w:rPr>
          <w:rFonts w:ascii="Montserrat" w:hAnsi="Montserrat"/>
          <w:sz w:val="24"/>
        </w:rPr>
      </w:pPr>
      <w:r w:rsidRPr="001D1D80">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"Have you been watching the news, or maybe some of the talk shows, since yesterday?" Dreyfus asked.</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2377B3" w:rsidRPr="001D1D80" w:rsidRDefault="002377B3">
      <w:pPr>
        <w:spacing w:line="360" w:lineRule="auto"/>
        <w:jc w:val="both"/>
        <w:rPr>
          <w:rFonts w:ascii="Montserrat" w:hAnsi="Montserrat"/>
          <w:sz w:val="24"/>
        </w:rPr>
      </w:pPr>
      <w:r w:rsidRPr="001D1D80">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2377B3" w:rsidRPr="001D1D80" w:rsidRDefault="002377B3">
      <w:pPr>
        <w:spacing w:line="360" w:lineRule="auto"/>
        <w:jc w:val="both"/>
        <w:rPr>
          <w:rFonts w:ascii="Montserrat" w:hAnsi="Montserrat"/>
          <w:sz w:val="24"/>
        </w:rPr>
      </w:pPr>
      <w:r w:rsidRPr="001D1D80">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2377B3" w:rsidRPr="001D1D80" w:rsidRDefault="002377B3">
      <w:pPr>
        <w:spacing w:line="360" w:lineRule="auto"/>
        <w:jc w:val="both"/>
        <w:rPr>
          <w:rFonts w:ascii="Montserrat" w:hAnsi="Montserrat"/>
          <w:sz w:val="24"/>
        </w:rPr>
      </w:pPr>
      <w:r w:rsidRPr="001D1D80">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2377B3" w:rsidRPr="001D1D80" w:rsidRDefault="002377B3">
      <w:pPr>
        <w:spacing w:line="360" w:lineRule="auto"/>
        <w:jc w:val="both"/>
        <w:rPr>
          <w:rFonts w:ascii="Montserrat" w:hAnsi="Montserrat"/>
          <w:sz w:val="24"/>
        </w:rPr>
      </w:pPr>
      <w:r w:rsidRPr="001D1D80">
        <w:rPr>
          <w:rFonts w:ascii="Montserrat" w:hAnsi="Montserrat"/>
          <w:sz w:val="24"/>
        </w:rPr>
        <w:tab/>
        <w:t>"So what does that mean in the present?" She questioned.</w:t>
      </w:r>
    </w:p>
    <w:p w:rsidR="002377B3" w:rsidRPr="001D1D80" w:rsidRDefault="002377B3">
      <w:pPr>
        <w:spacing w:line="360" w:lineRule="auto"/>
        <w:jc w:val="both"/>
        <w:rPr>
          <w:rFonts w:ascii="Montserrat" w:hAnsi="Montserrat"/>
          <w:sz w:val="24"/>
        </w:rPr>
      </w:pPr>
      <w:r w:rsidRPr="001D1D80">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nodded. It fit in with the other pieces pretty well. Now she could say she knew </w:t>
      </w:r>
      <w:r w:rsidRPr="001D1D80">
        <w:rPr>
          <w:rFonts w:ascii="Montserrat" w:hAnsi="Montserrat"/>
          <w:i/>
          <w:sz w:val="24"/>
        </w:rPr>
        <w:t>why</w:t>
      </w:r>
      <w:r w:rsidRPr="001D1D80">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2377B3" w:rsidRPr="001D1D80" w:rsidRDefault="002377B3">
      <w:pPr>
        <w:spacing w:line="360" w:lineRule="auto"/>
        <w:jc w:val="both"/>
        <w:rPr>
          <w:rFonts w:ascii="Montserrat" w:hAnsi="Montserrat"/>
          <w:sz w:val="24"/>
        </w:rPr>
      </w:pPr>
      <w:r w:rsidRPr="001D1D80">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"The truth," she said, mostly to herself. "So, what, do I go back in front of the cameras tell them all about the system? What do you want me to do?" She asked.</w:t>
      </w:r>
    </w:p>
    <w:p w:rsidR="002377B3" w:rsidRPr="001D1D80" w:rsidRDefault="002377B3">
      <w:pPr>
        <w:spacing w:line="360" w:lineRule="auto"/>
        <w:jc w:val="both"/>
        <w:rPr>
          <w:rFonts w:ascii="Montserrat" w:hAnsi="Montserrat"/>
          <w:sz w:val="24"/>
        </w:rPr>
      </w:pPr>
      <w:r w:rsidRPr="001D1D80">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Phoenix's eyebrows shot up. "You're not going to be telling me what to do?"</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1D1D80">
        <w:rPr>
          <w:rFonts w:ascii="Montserrat" w:hAnsi="Montserrat"/>
          <w:i/>
          <w:sz w:val="24"/>
        </w:rPr>
        <w:t xml:space="preserve">active </w:t>
      </w:r>
      <w:r w:rsidRPr="001D1D80">
        <w:rPr>
          <w:rFonts w:ascii="Montserrat" w:hAnsi="Montserrat"/>
          <w:sz w:val="24"/>
        </w:rPr>
        <w:t>free citizen on Earth?"</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caps/>
          <w:sz w:val="24"/>
          <w:u w:val="single"/>
        </w:rPr>
      </w:pPr>
      <w:r w:rsidRPr="001D1D80">
        <w:rPr>
          <w:rFonts w:ascii="Montserrat" w:hAnsi="Montserrat"/>
          <w:caps/>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FOUR</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2377B3" w:rsidRPr="001D1D80" w:rsidRDefault="002377B3">
      <w:pPr>
        <w:spacing w:line="360" w:lineRule="auto"/>
        <w:jc w:val="both"/>
        <w:rPr>
          <w:rFonts w:ascii="Montserrat" w:hAnsi="Montserrat"/>
          <w:sz w:val="24"/>
        </w:rPr>
      </w:pPr>
      <w:r w:rsidRPr="001D1D80">
        <w:rPr>
          <w:rFonts w:ascii="Montserrat" w:hAnsi="Montserrat"/>
          <w:sz w:val="24"/>
        </w:rPr>
        <w:tab/>
        <w:t>She had been bought off quite handsomely!</w:t>
      </w:r>
    </w:p>
    <w:p w:rsidR="002377B3" w:rsidRPr="001D1D80" w:rsidRDefault="002377B3">
      <w:pPr>
        <w:spacing w:line="360" w:lineRule="auto"/>
        <w:jc w:val="both"/>
        <w:rPr>
          <w:rFonts w:ascii="Montserrat" w:hAnsi="Montserrat"/>
          <w:sz w:val="24"/>
        </w:rPr>
      </w:pPr>
      <w:r w:rsidRPr="001D1D80">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2377B3" w:rsidRPr="001D1D80" w:rsidRDefault="002377B3">
      <w:pPr>
        <w:spacing w:line="360" w:lineRule="auto"/>
        <w:jc w:val="both"/>
        <w:rPr>
          <w:rFonts w:ascii="Montserrat" w:hAnsi="Montserrat"/>
          <w:sz w:val="24"/>
        </w:rPr>
      </w:pPr>
      <w:r w:rsidRPr="001D1D80">
        <w:rPr>
          <w:rFonts w:ascii="Montserrat" w:hAnsi="Montserrat"/>
          <w:sz w:val="24"/>
        </w:rPr>
        <w:tab/>
        <w:t>Or until any of the clauses buried in the fine print of her license were tripped.</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2377B3" w:rsidRPr="001D1D80" w:rsidRDefault="002377B3">
      <w:pPr>
        <w:spacing w:line="360" w:lineRule="auto"/>
        <w:jc w:val="both"/>
        <w:rPr>
          <w:rFonts w:ascii="Montserrat" w:hAnsi="Montserrat"/>
          <w:sz w:val="24"/>
        </w:rPr>
      </w:pPr>
      <w:r w:rsidRPr="001D1D80">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2377B3" w:rsidRPr="001D1D80" w:rsidRDefault="002377B3">
      <w:pPr>
        <w:spacing w:line="360" w:lineRule="auto"/>
        <w:jc w:val="both"/>
        <w:rPr>
          <w:rFonts w:ascii="Montserrat" w:hAnsi="Montserrat"/>
          <w:sz w:val="24"/>
        </w:rPr>
      </w:pPr>
      <w:r w:rsidRPr="001D1D80">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Monica Brodin, a renowned columnist and current events headliner for </w:t>
      </w:r>
      <w:r w:rsidRPr="001D1D80">
        <w:rPr>
          <w:rFonts w:ascii="Montserrat" w:hAnsi="Montserrat"/>
          <w:i/>
          <w:sz w:val="24"/>
        </w:rPr>
        <w:t xml:space="preserve">life.net.vr </w:t>
      </w:r>
      <w:r w:rsidRPr="001D1D80">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2377B3" w:rsidRPr="001D1D80" w:rsidRDefault="002377B3">
      <w:pPr>
        <w:spacing w:line="360" w:lineRule="auto"/>
        <w:jc w:val="both"/>
        <w:rPr>
          <w:rFonts w:ascii="Montserrat" w:hAnsi="Montserrat"/>
          <w:sz w:val="24"/>
        </w:rPr>
      </w:pPr>
      <w:r w:rsidRPr="001D1D80">
        <w:rPr>
          <w:rFonts w:ascii="Montserrat" w:hAnsi="Montserrat"/>
          <w:sz w:val="24"/>
        </w:rPr>
        <w:tab/>
        <w:t>Or, that was what it looked like at the moment.</w:t>
      </w:r>
    </w:p>
    <w:p w:rsidR="002377B3" w:rsidRPr="001D1D80" w:rsidRDefault="002377B3">
      <w:pPr>
        <w:spacing w:line="360" w:lineRule="auto"/>
        <w:jc w:val="both"/>
        <w:rPr>
          <w:rFonts w:ascii="Montserrat" w:hAnsi="Montserrat"/>
          <w:sz w:val="24"/>
        </w:rPr>
      </w:pPr>
      <w:r w:rsidRPr="001D1D80">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2377B3" w:rsidRPr="001D1D80" w:rsidRDefault="002377B3">
      <w:pPr>
        <w:spacing w:line="360" w:lineRule="auto"/>
        <w:jc w:val="both"/>
        <w:rPr>
          <w:rFonts w:ascii="Montserrat" w:hAnsi="Montserrat"/>
          <w:sz w:val="24"/>
        </w:rPr>
      </w:pPr>
      <w:r w:rsidRPr="001D1D80">
        <w:rPr>
          <w:rFonts w:ascii="Montserrat" w:hAnsi="Montserrat"/>
          <w:sz w:val="24"/>
        </w:rPr>
        <w:tab/>
        <w:t>"Ms. Nin?" a voice asked from afar. "Are you all right?"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1D1D80">
        <w:rPr>
          <w:rFonts w:ascii="Montserrat" w:hAnsi="Montserrat"/>
          <w:i/>
          <w:sz w:val="24"/>
        </w:rPr>
        <w:t xml:space="preserve">Sure, I'm fine, I just jumped into your head and got lost for a moment! Nice decor! </w:t>
      </w:r>
      <w:r w:rsidRPr="001D1D80">
        <w:rPr>
          <w:rFonts w:ascii="Montserrat" w:hAnsi="Montserrat"/>
          <w:sz w:val="24"/>
        </w:rPr>
        <w:t>Phoenix shook her head as her normal sensory input reasserted itself.</w:t>
      </w:r>
    </w:p>
    <w:p w:rsidR="002377B3" w:rsidRPr="001D1D80" w:rsidRDefault="002377B3">
      <w:pPr>
        <w:spacing w:line="360" w:lineRule="auto"/>
        <w:jc w:val="both"/>
        <w:rPr>
          <w:rFonts w:ascii="Montserrat" w:hAnsi="Montserrat"/>
          <w:sz w:val="24"/>
        </w:rPr>
      </w:pPr>
      <w:r w:rsidRPr="001D1D80">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2377B3" w:rsidRPr="001D1D80" w:rsidRDefault="002377B3">
      <w:pPr>
        <w:spacing w:line="360" w:lineRule="auto"/>
        <w:jc w:val="both"/>
        <w:rPr>
          <w:rFonts w:ascii="Montserrat" w:hAnsi="Montserrat"/>
          <w:sz w:val="24"/>
        </w:rPr>
      </w:pPr>
      <w:r w:rsidRPr="001D1D80">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2377B3" w:rsidRPr="001D1D80" w:rsidRDefault="002377B3">
      <w:pPr>
        <w:spacing w:line="360" w:lineRule="auto"/>
        <w:jc w:val="both"/>
        <w:rPr>
          <w:rFonts w:ascii="Montserrat" w:hAnsi="Montserrat"/>
          <w:sz w:val="24"/>
        </w:rPr>
      </w:pPr>
      <w:r w:rsidRPr="001D1D80">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2377B3" w:rsidRPr="001D1D80" w:rsidRDefault="002377B3">
      <w:pPr>
        <w:spacing w:line="360" w:lineRule="auto"/>
        <w:jc w:val="both"/>
        <w:rPr>
          <w:rFonts w:ascii="Montserrat" w:hAnsi="Montserrat"/>
          <w:sz w:val="24"/>
        </w:rPr>
      </w:pPr>
      <w:r w:rsidRPr="001D1D80">
        <w:rPr>
          <w:rFonts w:ascii="Montserrat" w:hAnsi="Montserrat"/>
          <w:sz w:val="24"/>
        </w:rPr>
        <w:tab/>
        <w:t>Ms. Brodin raised an eyebrow. "So, you were like, some kind of child prodigy then?" She asked. "I mean you were only, what, eleven years old? What was it like knowing you were so special?'</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2377B3" w:rsidRPr="001D1D80" w:rsidRDefault="002377B3">
      <w:pPr>
        <w:spacing w:line="360" w:lineRule="auto"/>
        <w:jc w:val="both"/>
        <w:rPr>
          <w:rFonts w:ascii="Montserrat" w:hAnsi="Montserrat"/>
          <w:sz w:val="24"/>
        </w:rPr>
      </w:pPr>
      <w:r w:rsidRPr="001D1D80">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2377B3" w:rsidRPr="001D1D80" w:rsidRDefault="002377B3">
      <w:pPr>
        <w:spacing w:line="360" w:lineRule="auto"/>
        <w:jc w:val="both"/>
        <w:rPr>
          <w:rFonts w:ascii="Montserrat" w:hAnsi="Montserrat"/>
          <w:sz w:val="24"/>
        </w:rPr>
      </w:pPr>
      <w:r w:rsidRPr="001D1D80">
        <w:rPr>
          <w:rFonts w:ascii="Montserrat" w:hAnsi="Montserrat"/>
          <w:sz w:val="24"/>
        </w:rPr>
        <w:tab/>
        <w:t>"But, if you were average for a child where you grew up, how did you end up involved in a classified government research project?"</w:t>
      </w:r>
    </w:p>
    <w:p w:rsidR="002377B3" w:rsidRPr="001D1D80" w:rsidRDefault="002377B3">
      <w:pPr>
        <w:spacing w:line="360" w:lineRule="auto"/>
        <w:jc w:val="both"/>
        <w:rPr>
          <w:rFonts w:ascii="Montserrat" w:hAnsi="Montserrat"/>
          <w:sz w:val="24"/>
        </w:rPr>
      </w:pPr>
      <w:r w:rsidRPr="001D1D80">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2377B3" w:rsidRPr="001D1D80" w:rsidRDefault="002377B3">
      <w:pPr>
        <w:spacing w:line="360" w:lineRule="auto"/>
        <w:jc w:val="both"/>
        <w:rPr>
          <w:rFonts w:ascii="Montserrat" w:hAnsi="Montserrat"/>
          <w:sz w:val="24"/>
        </w:rPr>
      </w:pPr>
      <w:r w:rsidRPr="001D1D80">
        <w:rPr>
          <w:rFonts w:ascii="Montserrat" w:hAnsi="Montserrat"/>
          <w:sz w:val="24"/>
        </w:rPr>
        <w:tab/>
        <w:t>"Mr. Powers," the Executive Director of the Psionic Control Agency drawled, "did you have something to wished to share with the board before we continue?"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1D1D80">
        <w:rPr>
          <w:rFonts w:ascii="Montserrat" w:hAnsi="Montserrat"/>
          <w:i/>
          <w:sz w:val="24"/>
        </w:rPr>
        <w:t xml:space="preserve">carte blanche </w:t>
      </w:r>
      <w:r w:rsidRPr="001D1D80">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1D1D80">
        <w:rPr>
          <w:rFonts w:ascii="Montserrat" w:hAnsi="Montserrat"/>
          <w:i/>
          <w:sz w:val="24"/>
        </w:rPr>
        <w:t xml:space="preserve">easing </w:t>
      </w:r>
      <w:r w:rsidRPr="001D1D80">
        <w:rPr>
          <w:rFonts w:ascii="Montserrat" w:hAnsi="Montserrat"/>
          <w:sz w:val="24"/>
        </w:rPr>
        <w:t>fears and tensions. What does she do? She announces that she's 'one of the most dangerous human beings ever born on Earth'!"</w:t>
      </w:r>
    </w:p>
    <w:p w:rsidR="002377B3" w:rsidRPr="001D1D80" w:rsidRDefault="002377B3">
      <w:pPr>
        <w:spacing w:line="360" w:lineRule="auto"/>
        <w:jc w:val="both"/>
        <w:rPr>
          <w:rFonts w:ascii="Montserrat" w:hAnsi="Montserrat"/>
          <w:sz w:val="24"/>
        </w:rPr>
      </w:pPr>
      <w:r w:rsidRPr="001D1D80">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2377B3" w:rsidRPr="001D1D80" w:rsidRDefault="002377B3">
      <w:pPr>
        <w:spacing w:line="360" w:lineRule="auto"/>
        <w:jc w:val="both"/>
        <w:rPr>
          <w:rFonts w:ascii="Montserrat" w:hAnsi="Montserrat"/>
          <w:sz w:val="24"/>
        </w:rPr>
      </w:pPr>
      <w:r w:rsidRPr="001D1D80">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1D1D80">
        <w:rPr>
          <w:rFonts w:ascii="Montserrat" w:hAnsi="Montserrat"/>
          <w:i/>
          <w:sz w:val="24"/>
        </w:rPr>
        <w:t xml:space="preserve">she </w:t>
      </w:r>
      <w:r w:rsidRPr="001D1D80">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2377B3" w:rsidRPr="001D1D80" w:rsidRDefault="002377B3">
      <w:pPr>
        <w:spacing w:line="360" w:lineRule="auto"/>
        <w:jc w:val="both"/>
        <w:rPr>
          <w:rFonts w:ascii="Montserrat" w:hAnsi="Montserrat"/>
          <w:sz w:val="24"/>
        </w:rPr>
      </w:pPr>
      <w:r w:rsidRPr="001D1D80">
        <w:rPr>
          <w:rFonts w:ascii="Montserrat" w:hAnsi="Montserrat"/>
          <w:sz w:val="24"/>
        </w:rPr>
        <w:tab/>
        <w:t>That could not be denied.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1D1D80">
        <w:rPr>
          <w:rFonts w:ascii="Montserrat" w:hAnsi="Montserrat"/>
          <w:i/>
          <w:sz w:val="24"/>
        </w:rPr>
        <w:t xml:space="preserve">was </w:t>
      </w:r>
      <w:r w:rsidRPr="001D1D80">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1D1D80">
        <w:rPr>
          <w:rFonts w:ascii="Montserrat" w:hAnsi="Montserrat"/>
          <w:i/>
          <w:sz w:val="24"/>
        </w:rPr>
        <w:t xml:space="preserve">implications," </w:t>
      </w:r>
      <w:r w:rsidRPr="001D1D80">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 xml:space="preserve">"What is always seen is </w:t>
      </w:r>
      <w:r w:rsidRPr="001D1D80">
        <w:rPr>
          <w:rFonts w:ascii="Montserrat" w:hAnsi="Montserrat"/>
          <w:i/>
          <w:sz w:val="24"/>
        </w:rPr>
        <w:t>power</w:t>
      </w:r>
      <w:r w:rsidRPr="001D1D80">
        <w:rPr>
          <w:rFonts w:ascii="Montserrat" w:hAnsi="Montserrat"/>
          <w:sz w:val="24"/>
        </w:rPr>
        <w:t xml:space="preserve">. The </w:t>
      </w:r>
      <w:r w:rsidRPr="001D1D80">
        <w:rPr>
          <w:rFonts w:ascii="Montserrat" w:hAnsi="Montserrat"/>
          <w:i/>
          <w:sz w:val="24"/>
        </w:rPr>
        <w:t xml:space="preserve">promise </w:t>
      </w:r>
      <w:r w:rsidRPr="001D1D80">
        <w:rPr>
          <w:rFonts w:ascii="Montserrat" w:hAnsi="Montserrat"/>
          <w:sz w:val="24"/>
        </w:rPr>
        <w:t xml:space="preserve">of power," she emphasized. She reached out and ran her finger down the restored glass. She felt a slight shiver. </w:t>
      </w:r>
      <w:r w:rsidRPr="001D1D80">
        <w:rPr>
          <w:rFonts w:ascii="Montserrat" w:hAnsi="Montserrat"/>
          <w:i/>
          <w:sz w:val="24"/>
        </w:rPr>
        <w:t xml:space="preserve">What is a scar but the memory of the pain? Without it, can identity transcend change? </w:t>
      </w:r>
      <w:r w:rsidRPr="001D1D80">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1D1D80">
        <w:rPr>
          <w:rFonts w:ascii="Montserrat" w:hAnsi="Montserrat"/>
          <w:i/>
          <w:sz w:val="24"/>
        </w:rPr>
        <w:t xml:space="preserve">who </w:t>
      </w:r>
      <w:r w:rsidRPr="001D1D80">
        <w:rPr>
          <w:rFonts w:ascii="Montserrat" w:hAnsi="Montserrat"/>
          <w:sz w:val="24"/>
        </w:rPr>
        <w:t xml:space="preserve">can be trusted to </w:t>
      </w:r>
      <w:r w:rsidRPr="001D1D80">
        <w:rPr>
          <w:rFonts w:ascii="Montserrat" w:hAnsi="Montserrat"/>
          <w:i/>
          <w:sz w:val="24"/>
        </w:rPr>
        <w:t xml:space="preserve">control </w:t>
      </w:r>
      <w:r w:rsidRPr="001D1D80">
        <w:rPr>
          <w:rFonts w:ascii="Montserrat" w:hAnsi="Montserrat"/>
          <w:sz w:val="24"/>
        </w:rPr>
        <w:t>this power?" She looked up again at the eyes of her audience</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course, we're talking about </w:t>
      </w:r>
      <w:r w:rsidRPr="001D1D80">
        <w:rPr>
          <w:rFonts w:ascii="Montserrat" w:hAnsi="Montserrat"/>
          <w:i/>
          <w:sz w:val="24"/>
        </w:rPr>
        <w:t xml:space="preserve">people </w:t>
      </w:r>
      <w:r w:rsidRPr="001D1D80">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1D1D80">
        <w:rPr>
          <w:rFonts w:ascii="Montserrat" w:hAnsi="Montserrat"/>
          <w:i/>
          <w:sz w:val="24"/>
        </w:rPr>
        <w:t xml:space="preserve">know </w:t>
      </w:r>
      <w:r w:rsidRPr="001D1D80">
        <w:rPr>
          <w:rFonts w:ascii="Montserrat" w:hAnsi="Montserrat"/>
          <w:sz w:val="24"/>
        </w:rPr>
        <w:t>she had it!"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1D1D80">
        <w:rPr>
          <w:rFonts w:ascii="Montserrat" w:hAnsi="Montserrat"/>
          <w:i/>
          <w:sz w:val="24"/>
        </w:rPr>
        <w:t xml:space="preserve">you </w:t>
      </w:r>
      <w:r w:rsidRPr="001D1D80">
        <w:rPr>
          <w:rFonts w:ascii="Montserrat" w:hAnsi="Montserrat"/>
          <w:sz w:val="24"/>
        </w:rPr>
        <w:t xml:space="preserve">have it. Do you think that people will be afraid of you? And if so, what can you really do about it?" She had to ask. </w:t>
      </w:r>
    </w:p>
    <w:p w:rsidR="002377B3" w:rsidRPr="001D1D80" w:rsidRDefault="002377B3">
      <w:pPr>
        <w:spacing w:line="360" w:lineRule="auto"/>
        <w:jc w:val="both"/>
        <w:rPr>
          <w:rFonts w:ascii="Montserrat" w:hAnsi="Montserrat"/>
          <w:sz w:val="24"/>
        </w:rPr>
      </w:pPr>
      <w:r w:rsidRPr="001D1D80">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2377B3" w:rsidRPr="001D1D80" w:rsidRDefault="002377B3">
      <w:pPr>
        <w:spacing w:line="360" w:lineRule="auto"/>
        <w:jc w:val="both"/>
        <w:rPr>
          <w:rFonts w:ascii="Montserrat" w:hAnsi="Montserrat"/>
          <w:sz w:val="24"/>
        </w:rPr>
      </w:pPr>
      <w:r w:rsidRPr="001D1D80">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2377B3" w:rsidRPr="001D1D80" w:rsidRDefault="002377B3">
      <w:pPr>
        <w:spacing w:line="360" w:lineRule="auto"/>
        <w:jc w:val="both"/>
        <w:rPr>
          <w:rFonts w:ascii="Montserrat" w:hAnsi="Montserrat"/>
          <w:sz w:val="24"/>
        </w:rPr>
      </w:pPr>
      <w:r w:rsidRPr="001D1D80">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2377B3" w:rsidRPr="001D1D80" w:rsidRDefault="002377B3">
      <w:pPr>
        <w:spacing w:line="360" w:lineRule="auto"/>
        <w:jc w:val="both"/>
        <w:rPr>
          <w:rFonts w:ascii="Montserrat" w:hAnsi="Montserrat"/>
          <w:i/>
          <w:caps/>
          <w:sz w:val="24"/>
        </w:rPr>
      </w:pPr>
      <w:r w:rsidRPr="001D1D80">
        <w:rPr>
          <w:rFonts w:ascii="Montserrat" w:hAnsi="Montserrat"/>
          <w:sz w:val="24"/>
        </w:rPr>
        <w:tab/>
        <w:t xml:space="preserve">Then she considered the possability that reality </w:t>
      </w:r>
      <w:r w:rsidRPr="001D1D80">
        <w:rPr>
          <w:rFonts w:ascii="Montserrat" w:hAnsi="Montserrat"/>
          <w:i/>
          <w:sz w:val="24"/>
        </w:rPr>
        <w:t xml:space="preserve">could </w:t>
      </w:r>
      <w:r w:rsidRPr="001D1D80">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1D1D80">
        <w:rPr>
          <w:rFonts w:ascii="Montserrat" w:hAnsi="Montserrat"/>
          <w:caps/>
          <w:sz w:val="24"/>
        </w:rPr>
        <w:t xml:space="preserve">, </w:t>
      </w:r>
      <w:r w:rsidRPr="001D1D80">
        <w:rPr>
          <w:rFonts w:ascii="Montserrat" w:hAnsi="Montserrat"/>
          <w:i/>
          <w:sz w:val="24"/>
        </w:rPr>
        <w:t>Go ahead and be afraid, just don't be stupid about it</w:t>
      </w:r>
      <w:r w:rsidRPr="001D1D80">
        <w:rPr>
          <w:rFonts w:ascii="Montserrat" w:hAnsi="Montserrat"/>
          <w:i/>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2377B3" w:rsidRPr="001D1D80" w:rsidRDefault="002377B3">
      <w:pPr>
        <w:spacing w:line="360" w:lineRule="auto"/>
        <w:jc w:val="both"/>
        <w:rPr>
          <w:rFonts w:ascii="Montserrat" w:hAnsi="Montserrat"/>
          <w:sz w:val="24"/>
        </w:rPr>
      </w:pPr>
      <w:r w:rsidRPr="001D1D80">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2377B3" w:rsidRPr="001D1D80" w:rsidRDefault="002377B3">
      <w:pPr>
        <w:spacing w:line="360" w:lineRule="auto"/>
        <w:jc w:val="both"/>
        <w:rPr>
          <w:rFonts w:ascii="Montserrat" w:hAnsi="Montserrat"/>
          <w:sz w:val="24"/>
        </w:rPr>
      </w:pPr>
      <w:r w:rsidRPr="001D1D80">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2377B3" w:rsidRPr="001D1D80" w:rsidRDefault="002377B3">
      <w:pPr>
        <w:spacing w:line="360" w:lineRule="auto"/>
        <w:jc w:val="both"/>
        <w:rPr>
          <w:rFonts w:ascii="Montserrat" w:hAnsi="Montserrat"/>
          <w:sz w:val="24"/>
        </w:rPr>
      </w:pPr>
      <w:r w:rsidRPr="001D1D80">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2377B3" w:rsidRPr="001D1D80" w:rsidRDefault="002377B3">
      <w:pPr>
        <w:spacing w:line="360" w:lineRule="auto"/>
        <w:jc w:val="both"/>
        <w:rPr>
          <w:rFonts w:ascii="Montserrat" w:hAnsi="Montserrat"/>
          <w:sz w:val="24"/>
        </w:rPr>
      </w:pPr>
      <w:r w:rsidRPr="001D1D80">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1D1D80">
        <w:rPr>
          <w:rFonts w:ascii="Montserrat" w:hAnsi="Montserrat"/>
          <w:caps/>
          <w:sz w:val="24"/>
        </w:rPr>
        <w:t>"</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1D1D80">
        <w:rPr>
          <w:rFonts w:ascii="Montserrat" w:hAnsi="Montserrat"/>
          <w:i/>
          <w:sz w:val="24"/>
        </w:rPr>
        <w:t xml:space="preserve">Adventure," </w:t>
      </w:r>
      <w:r w:rsidRPr="001D1D80">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1D1D80">
        <w:rPr>
          <w:rFonts w:ascii="Montserrat" w:hAnsi="Montserrat"/>
          <w:i/>
          <w:sz w:val="24"/>
        </w:rPr>
        <w:t xml:space="preserve">balancing. </w:t>
      </w:r>
      <w:r w:rsidRPr="001D1D80">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2377B3" w:rsidRPr="001D1D80" w:rsidRDefault="002377B3">
      <w:pPr>
        <w:spacing w:line="360" w:lineRule="auto"/>
        <w:jc w:val="both"/>
        <w:rPr>
          <w:rFonts w:ascii="Montserrat" w:hAnsi="Montserrat"/>
          <w:sz w:val="24"/>
        </w:rPr>
      </w:pPr>
      <w:r w:rsidRPr="001D1D80">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2377B3" w:rsidRPr="001D1D80" w:rsidRDefault="002377B3">
      <w:pPr>
        <w:spacing w:line="360" w:lineRule="auto"/>
        <w:jc w:val="both"/>
        <w:rPr>
          <w:rFonts w:ascii="Montserrat" w:hAnsi="Montserrat"/>
          <w:sz w:val="24"/>
        </w:rPr>
      </w:pPr>
      <w:r w:rsidRPr="001D1D80">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2377B3" w:rsidRPr="001D1D80" w:rsidRDefault="002377B3">
      <w:pPr>
        <w:spacing w:line="360" w:lineRule="auto"/>
        <w:jc w:val="both"/>
        <w:rPr>
          <w:rFonts w:ascii="Montserrat" w:hAnsi="Montserrat"/>
          <w:sz w:val="24"/>
        </w:rPr>
      </w:pPr>
      <w:r w:rsidRPr="001D1D80">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2377B3" w:rsidRPr="001D1D80" w:rsidRDefault="002377B3">
      <w:pPr>
        <w:spacing w:line="360" w:lineRule="auto"/>
        <w:jc w:val="both"/>
        <w:rPr>
          <w:rFonts w:ascii="Montserrat" w:hAnsi="Montserrat"/>
          <w:sz w:val="24"/>
        </w:rPr>
      </w:pPr>
      <w:r w:rsidRPr="001D1D80">
        <w:rPr>
          <w:rFonts w:ascii="Montserrat" w:hAnsi="Montserrat"/>
          <w:sz w:val="24"/>
        </w:rPr>
        <w:tab/>
        <w:t>The singing, flute voice-text of the other spoke up, "She commands real-code. Your analysis reveals its integrity. This is not a hoax."</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"No, Ariadne," he replied with satisfaction, "it is not. I told you I'd found a better hacker than you." He chuckled. </w:t>
      </w:r>
    </w:p>
    <w:p w:rsidR="002377B3" w:rsidRPr="001D1D80" w:rsidRDefault="002377B3">
      <w:pPr>
        <w:spacing w:line="360" w:lineRule="auto"/>
        <w:jc w:val="both"/>
        <w:rPr>
          <w:rFonts w:ascii="Montserrat" w:hAnsi="Montserrat"/>
          <w:sz w:val="24"/>
        </w:rPr>
      </w:pPr>
      <w:r w:rsidRPr="001D1D80">
        <w:rPr>
          <w:rFonts w:ascii="Montserrat" w:hAnsi="Montserrat"/>
          <w:sz w:val="24"/>
        </w:rPr>
        <w:tab/>
        <w:t>"Is she a hacker?" The deep moaning voice-text of Diamond queried.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2377B3" w:rsidRPr="001D1D80" w:rsidRDefault="002377B3">
      <w:pPr>
        <w:spacing w:line="360" w:lineRule="auto"/>
        <w:jc w:val="both"/>
        <w:rPr>
          <w:rFonts w:ascii="Montserrat" w:hAnsi="Montserrat"/>
          <w:sz w:val="24"/>
        </w:rPr>
      </w:pPr>
      <w:r w:rsidRPr="001D1D80">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Diamond's voice interrupted, "You were right, geist. Where did you get the tip?</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2377B3" w:rsidRPr="001D1D80" w:rsidRDefault="002377B3">
      <w:pPr>
        <w:spacing w:line="360" w:lineRule="auto"/>
        <w:jc w:val="both"/>
        <w:rPr>
          <w:rFonts w:ascii="Montserrat" w:hAnsi="Montserrat"/>
          <w:sz w:val="24"/>
        </w:rPr>
      </w:pPr>
      <w:r w:rsidRPr="001D1D80">
        <w:rPr>
          <w:rFonts w:ascii="Montserrat" w:hAnsi="Montserrat"/>
          <w:sz w:val="24"/>
        </w:rPr>
        <w:tab/>
        <w:t>There was a thoughtful silence as the interview ran on. Finally Diamond spoke up. "So, you've brought her to our attention. Now what?"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 stared at the angel before him for a minute before saying, "Wouldn't you like to know exactly who and </w:t>
      </w:r>
      <w:r w:rsidRPr="001D1D80">
        <w:rPr>
          <w:rFonts w:ascii="Montserrat" w:hAnsi="Montserrat"/>
          <w:i/>
          <w:sz w:val="24"/>
        </w:rPr>
        <w:t xml:space="preserve">what </w:t>
      </w:r>
      <w:r w:rsidRPr="001D1D80">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2377B3" w:rsidRPr="001D1D80" w:rsidRDefault="002377B3">
      <w:pPr>
        <w:spacing w:line="360" w:lineRule="auto"/>
        <w:jc w:val="both"/>
        <w:rPr>
          <w:rFonts w:ascii="Montserrat" w:hAnsi="Montserrat"/>
          <w:sz w:val="24"/>
        </w:rPr>
      </w:pPr>
      <w:r w:rsidRPr="001D1D80">
        <w:rPr>
          <w:rFonts w:ascii="Montserrat" w:hAnsi="Montserrat"/>
          <w:sz w:val="24"/>
        </w:rPr>
        <w:tab/>
        <w:t>"What if she is a divine?" Ariadne challenged.</w:t>
      </w:r>
    </w:p>
    <w:p w:rsidR="002377B3" w:rsidRPr="001D1D80" w:rsidRDefault="002377B3">
      <w:pPr>
        <w:spacing w:line="360" w:lineRule="auto"/>
        <w:jc w:val="both"/>
        <w:rPr>
          <w:rFonts w:ascii="Montserrat" w:hAnsi="Montserrat"/>
          <w:sz w:val="24"/>
        </w:rPr>
      </w:pPr>
      <w:r w:rsidRPr="001D1D80">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vanish/>
          <w:sz w:val="24"/>
        </w:rPr>
      </w:pPr>
    </w:p>
    <w:p w:rsidR="002377B3" w:rsidRPr="001D1D80" w:rsidRDefault="002377B3">
      <w:pPr>
        <w:spacing w:line="360" w:lineRule="auto"/>
        <w:jc w:val="both"/>
        <w:rPr>
          <w:rFonts w:ascii="Montserrat" w:hAnsi="Montserrat"/>
          <w:caps/>
          <w:sz w:val="24"/>
          <w:u w:val="single"/>
        </w:rPr>
      </w:pPr>
      <w:r w:rsidRPr="001D1D80">
        <w:rPr>
          <w:rFonts w:ascii="Montserrat" w:hAnsi="Montserrat"/>
          <w:caps/>
          <w:sz w:val="24"/>
          <w:u w:val="single"/>
        </w:rPr>
        <w:t>chapter</w:t>
      </w:r>
    </w:p>
    <w:p w:rsidR="002377B3" w:rsidRPr="001D1D80" w:rsidRDefault="002377B3">
      <w:pPr>
        <w:spacing w:line="360" w:lineRule="auto"/>
        <w:jc w:val="both"/>
        <w:rPr>
          <w:rFonts w:ascii="Montserrat" w:hAnsi="Montserrat"/>
          <w:sz w:val="24"/>
        </w:rPr>
      </w:pPr>
      <w:r w:rsidRPr="001D1D80">
        <w:rPr>
          <w:rFonts w:ascii="Montserrat" w:hAnsi="Montserrat"/>
          <w:sz w:val="24"/>
        </w:rPr>
        <w:t>FIVE</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2377B3" w:rsidRPr="001D1D80" w:rsidRDefault="002377B3">
      <w:pPr>
        <w:spacing w:line="360" w:lineRule="auto"/>
        <w:jc w:val="both"/>
        <w:rPr>
          <w:rFonts w:ascii="Montserrat" w:hAnsi="Montserrat"/>
          <w:sz w:val="24"/>
        </w:rPr>
      </w:pPr>
      <w:r w:rsidRPr="001D1D80">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2377B3" w:rsidRPr="001D1D80" w:rsidRDefault="002377B3">
      <w:pPr>
        <w:spacing w:line="360" w:lineRule="auto"/>
        <w:jc w:val="both"/>
        <w:rPr>
          <w:rFonts w:ascii="Montserrat" w:hAnsi="Montserrat"/>
          <w:sz w:val="24"/>
        </w:rPr>
      </w:pPr>
      <w:r w:rsidRPr="001D1D80">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2377B3" w:rsidRPr="001D1D80" w:rsidRDefault="002377B3">
      <w:pPr>
        <w:spacing w:line="360" w:lineRule="auto"/>
        <w:jc w:val="both"/>
        <w:rPr>
          <w:rFonts w:ascii="Montserrat" w:hAnsi="Montserrat"/>
          <w:sz w:val="24"/>
        </w:rPr>
      </w:pPr>
      <w:r w:rsidRPr="001D1D80">
        <w:rPr>
          <w:rFonts w:ascii="Montserrat" w:hAnsi="Montserrat"/>
          <w:sz w:val="24"/>
        </w:rPr>
        <w:tab/>
        <w:t>Unfortunately he had missed seeing it.</w:t>
      </w:r>
    </w:p>
    <w:p w:rsidR="002377B3" w:rsidRPr="001D1D80" w:rsidRDefault="002377B3">
      <w:pPr>
        <w:spacing w:line="360" w:lineRule="auto"/>
        <w:jc w:val="both"/>
        <w:rPr>
          <w:rFonts w:ascii="Montserrat" w:hAnsi="Montserrat"/>
          <w:sz w:val="24"/>
        </w:rPr>
      </w:pPr>
      <w:r w:rsidRPr="001D1D80">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2377B3" w:rsidRPr="001D1D80" w:rsidRDefault="002377B3">
      <w:pPr>
        <w:spacing w:line="360" w:lineRule="auto"/>
        <w:jc w:val="both"/>
        <w:rPr>
          <w:rFonts w:ascii="Montserrat" w:hAnsi="Montserrat"/>
          <w:sz w:val="24"/>
        </w:rPr>
      </w:pPr>
      <w:r w:rsidRPr="001D1D80">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2377B3" w:rsidRPr="001D1D80" w:rsidRDefault="002377B3">
      <w:pPr>
        <w:spacing w:line="360" w:lineRule="auto"/>
        <w:jc w:val="both"/>
        <w:rPr>
          <w:rFonts w:ascii="Montserrat" w:hAnsi="Montserrat"/>
          <w:sz w:val="24"/>
        </w:rPr>
      </w:pPr>
      <w:r w:rsidRPr="001D1D80">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2377B3" w:rsidRPr="001D1D80" w:rsidRDefault="002377B3">
      <w:pPr>
        <w:spacing w:line="360" w:lineRule="auto"/>
        <w:jc w:val="both"/>
        <w:rPr>
          <w:rFonts w:ascii="Montserrat" w:hAnsi="Montserrat"/>
          <w:sz w:val="24"/>
        </w:rPr>
      </w:pPr>
      <w:r w:rsidRPr="001D1D80">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2377B3" w:rsidRPr="001D1D80" w:rsidRDefault="002377B3">
      <w:pPr>
        <w:spacing w:line="360" w:lineRule="auto"/>
        <w:jc w:val="both"/>
        <w:rPr>
          <w:rFonts w:ascii="Montserrat" w:hAnsi="Montserrat"/>
          <w:sz w:val="24"/>
        </w:rPr>
      </w:pPr>
      <w:r w:rsidRPr="001D1D80">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2377B3" w:rsidRPr="001D1D80" w:rsidRDefault="002377B3">
      <w:pPr>
        <w:spacing w:line="360" w:lineRule="auto"/>
        <w:jc w:val="both"/>
        <w:rPr>
          <w:rFonts w:ascii="Montserrat" w:hAnsi="Montserrat"/>
          <w:sz w:val="24"/>
        </w:rPr>
      </w:pPr>
      <w:r w:rsidRPr="001D1D80">
        <w:rPr>
          <w:rFonts w:ascii="Montserrat" w:hAnsi="Montserrat"/>
          <w:sz w:val="24"/>
        </w:rPr>
        <w:tab/>
        <w:t>"Hi, Arthur," she began. "Can we speak freely?"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2377B3" w:rsidRPr="001D1D80" w:rsidRDefault="002377B3">
      <w:pPr>
        <w:spacing w:line="360" w:lineRule="auto"/>
        <w:jc w:val="both"/>
        <w:rPr>
          <w:rFonts w:ascii="Montserrat" w:hAnsi="Montserrat"/>
          <w:sz w:val="24"/>
        </w:rPr>
      </w:pPr>
      <w:r w:rsidRPr="001D1D80">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2377B3" w:rsidRPr="001D1D80" w:rsidRDefault="002377B3">
      <w:pPr>
        <w:spacing w:line="360" w:lineRule="auto"/>
        <w:jc w:val="both"/>
        <w:rPr>
          <w:rFonts w:ascii="Montserrat" w:hAnsi="Montserrat"/>
          <w:sz w:val="24"/>
        </w:rPr>
      </w:pPr>
      <w:r w:rsidRPr="001D1D80">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2377B3" w:rsidRPr="001D1D80" w:rsidRDefault="002377B3">
      <w:pPr>
        <w:spacing w:line="360" w:lineRule="auto"/>
        <w:jc w:val="both"/>
        <w:rPr>
          <w:rFonts w:ascii="Montserrat" w:hAnsi="Montserrat"/>
          <w:sz w:val="24"/>
        </w:rPr>
      </w:pPr>
      <w:r w:rsidRPr="001D1D80">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2377B3" w:rsidRPr="001D1D80" w:rsidRDefault="002377B3">
      <w:pPr>
        <w:spacing w:line="360" w:lineRule="auto"/>
        <w:jc w:val="both"/>
        <w:rPr>
          <w:rFonts w:ascii="Montserrat" w:hAnsi="Montserrat"/>
          <w:sz w:val="24"/>
        </w:rPr>
      </w:pPr>
      <w:r w:rsidRPr="001D1D80">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1D1D80">
        <w:rPr>
          <w:rFonts w:ascii="Montserrat" w:hAnsi="Montserrat"/>
          <w:i/>
          <w:sz w:val="24"/>
        </w:rPr>
        <w:t>maître d'</w:t>
      </w:r>
      <w:r w:rsidRPr="001D1D80">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1D1D80">
        <w:rPr>
          <w:rFonts w:ascii="Montserrat" w:hAnsi="Montserrat"/>
          <w:i/>
          <w:sz w:val="24"/>
        </w:rPr>
        <w:t>maître d'</w:t>
      </w:r>
      <w:r w:rsidRPr="001D1D80">
        <w:rPr>
          <w:rFonts w:ascii="Montserrat" w:hAnsi="Montserrat"/>
          <w:sz w:val="24"/>
        </w:rPr>
        <w:t xml:space="preserve"> and the proprietor of the bar.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2377B3" w:rsidRPr="001D1D80" w:rsidRDefault="002377B3">
      <w:pPr>
        <w:spacing w:line="360" w:lineRule="auto"/>
        <w:jc w:val="both"/>
        <w:rPr>
          <w:rFonts w:ascii="Montserrat" w:hAnsi="Montserrat"/>
          <w:sz w:val="24"/>
        </w:rPr>
      </w:pPr>
      <w:r w:rsidRPr="001D1D80">
        <w:rPr>
          <w:rFonts w:ascii="Montserrat" w:hAnsi="Montserrat"/>
          <w:sz w:val="24"/>
        </w:rPr>
        <w:tab/>
        <w:t>"What is this?" she demanded.</w:t>
      </w:r>
    </w:p>
    <w:p w:rsidR="002377B3" w:rsidRPr="001D1D80" w:rsidRDefault="002377B3">
      <w:pPr>
        <w:spacing w:line="360" w:lineRule="auto"/>
        <w:jc w:val="both"/>
        <w:rPr>
          <w:rFonts w:ascii="Montserrat" w:hAnsi="Montserrat"/>
          <w:sz w:val="24"/>
        </w:rPr>
      </w:pPr>
      <w:r w:rsidRPr="001D1D80">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2377B3" w:rsidRPr="001D1D80" w:rsidRDefault="002377B3">
      <w:pPr>
        <w:spacing w:line="360" w:lineRule="auto"/>
        <w:jc w:val="both"/>
        <w:rPr>
          <w:rFonts w:ascii="Montserrat" w:hAnsi="Montserrat"/>
          <w:sz w:val="24"/>
        </w:rPr>
      </w:pPr>
      <w:r w:rsidRPr="001D1D80">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2377B3" w:rsidRPr="001D1D80" w:rsidRDefault="002377B3">
      <w:pPr>
        <w:spacing w:line="360" w:lineRule="auto"/>
        <w:jc w:val="both"/>
        <w:rPr>
          <w:rFonts w:ascii="Montserrat" w:hAnsi="Montserrat"/>
          <w:sz w:val="24"/>
        </w:rPr>
      </w:pPr>
      <w:r w:rsidRPr="001D1D80">
        <w:rPr>
          <w:rFonts w:ascii="Montserrat" w:hAnsi="Montserrat"/>
          <w:sz w:val="24"/>
        </w:rPr>
        <w:tab/>
        <w:t>"What's going on?" she asked in confusion.</w:t>
      </w:r>
    </w:p>
    <w:p w:rsidR="002377B3" w:rsidRPr="001D1D80" w:rsidRDefault="002377B3">
      <w:pPr>
        <w:spacing w:line="360" w:lineRule="auto"/>
        <w:jc w:val="both"/>
        <w:rPr>
          <w:rFonts w:ascii="Montserrat" w:hAnsi="Montserrat"/>
          <w:sz w:val="24"/>
        </w:rPr>
      </w:pPr>
      <w:r w:rsidRPr="001D1D80">
        <w:rPr>
          <w:rFonts w:ascii="Montserrat" w:hAnsi="Montserrat"/>
          <w:sz w:val="24"/>
        </w:rPr>
        <w:tab/>
        <w:t>"The Avon Emperor has invited the Aegis into an alliance against our common enemy," he replied.</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first words out of her mouth were not subject to thought, "But you're Conner!" </w:t>
      </w:r>
    </w:p>
    <w:p w:rsidR="002377B3" w:rsidRPr="001D1D80" w:rsidRDefault="002377B3">
      <w:pPr>
        <w:spacing w:line="360" w:lineRule="auto"/>
        <w:jc w:val="both"/>
        <w:rPr>
          <w:rFonts w:ascii="Montserrat" w:hAnsi="Montserrat"/>
          <w:sz w:val="24"/>
        </w:rPr>
      </w:pPr>
      <w:r w:rsidRPr="001D1D80">
        <w:rPr>
          <w:rFonts w:ascii="Montserrat" w:hAnsi="Montserrat"/>
          <w:sz w:val="24"/>
        </w:rPr>
        <w:tab/>
        <w:t>The strangely familiar woman raised an eyebrow, as she quipped, "At the moment, that's Connie, I guess. How could you tell?"</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2377B3" w:rsidRPr="001D1D80" w:rsidRDefault="002377B3">
      <w:pPr>
        <w:spacing w:line="360" w:lineRule="auto"/>
        <w:jc w:val="both"/>
        <w:rPr>
          <w:rFonts w:ascii="Montserrat" w:hAnsi="Montserrat"/>
          <w:sz w:val="24"/>
        </w:rPr>
      </w:pPr>
      <w:r w:rsidRPr="001D1D80">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"Connor!" she growled. </w:t>
      </w:r>
    </w:p>
    <w:p w:rsidR="002377B3" w:rsidRPr="001D1D80" w:rsidRDefault="002377B3">
      <w:pPr>
        <w:spacing w:line="360" w:lineRule="auto"/>
        <w:jc w:val="both"/>
        <w:rPr>
          <w:rFonts w:ascii="Montserrat" w:hAnsi="Montserrat"/>
          <w:sz w:val="24"/>
        </w:rPr>
      </w:pPr>
      <w:r w:rsidRPr="001D1D80">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2377B3" w:rsidRPr="001D1D80" w:rsidRDefault="002377B3">
      <w:pPr>
        <w:spacing w:line="360" w:lineRule="auto"/>
        <w:jc w:val="both"/>
        <w:rPr>
          <w:rFonts w:ascii="Montserrat" w:hAnsi="Montserrat"/>
          <w:sz w:val="24"/>
        </w:rPr>
      </w:pPr>
      <w:r w:rsidRPr="001D1D80">
        <w:rPr>
          <w:rFonts w:ascii="Montserrat" w:hAnsi="Montserrat"/>
          <w:sz w:val="24"/>
        </w:rPr>
        <w:tab/>
        <w:t>"But why? Why change at all? What is going on?!" she demanded again.</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that's not a disguise! You're a girl! A woman, whatever," she waved her hands. "I mean, how...?" she swallowed and tried to catch her thoughts, finally accusing, "How could you?!"</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2377B3" w:rsidRPr="001D1D80" w:rsidRDefault="002377B3">
      <w:pPr>
        <w:spacing w:line="360" w:lineRule="auto"/>
        <w:jc w:val="both"/>
        <w:rPr>
          <w:rFonts w:ascii="Montserrat" w:hAnsi="Montserrat"/>
          <w:sz w:val="24"/>
        </w:rPr>
      </w:pPr>
      <w:r w:rsidRPr="001D1D80">
        <w:rPr>
          <w:rFonts w:ascii="Montserrat" w:hAnsi="Montserrat"/>
          <w:sz w:val="24"/>
        </w:rPr>
        <w:tab/>
        <w:t>"I can't tell you, Phoenix, because I don't know. My guess is that that wasn't the ASIA. I think it was something potentially far more dangerous."</w:t>
      </w:r>
    </w:p>
    <w:p w:rsidR="002377B3" w:rsidRPr="001D1D80" w:rsidRDefault="002377B3">
      <w:pPr>
        <w:spacing w:line="360" w:lineRule="auto"/>
        <w:jc w:val="both"/>
        <w:rPr>
          <w:rFonts w:ascii="Montserrat" w:hAnsi="Montserrat"/>
          <w:sz w:val="24"/>
        </w:rPr>
      </w:pPr>
      <w:r w:rsidRPr="001D1D80">
        <w:rPr>
          <w:rFonts w:ascii="Montserrat" w:hAnsi="Montserrat"/>
          <w:sz w:val="24"/>
        </w:rPr>
        <w:tab/>
        <w:t>"What?"</w:t>
      </w:r>
    </w:p>
    <w:p w:rsidR="002377B3" w:rsidRPr="001D1D80" w:rsidRDefault="002377B3">
      <w:pPr>
        <w:spacing w:line="360" w:lineRule="auto"/>
        <w:jc w:val="both"/>
        <w:rPr>
          <w:rFonts w:ascii="Montserrat" w:hAnsi="Montserrat"/>
          <w:sz w:val="24"/>
        </w:rPr>
      </w:pPr>
      <w:r w:rsidRPr="001D1D80">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"And how do you know that?" </w:t>
      </w:r>
    </w:p>
    <w:p w:rsidR="002377B3" w:rsidRPr="001D1D80" w:rsidRDefault="002377B3">
      <w:pPr>
        <w:spacing w:line="360" w:lineRule="auto"/>
        <w:jc w:val="both"/>
        <w:rPr>
          <w:rFonts w:ascii="Montserrat" w:hAnsi="Montserrat"/>
          <w:sz w:val="24"/>
        </w:rPr>
      </w:pPr>
      <w:r w:rsidRPr="001D1D80">
        <w:rPr>
          <w:rFonts w:ascii="Montserrat" w:hAnsi="Montserrat"/>
          <w:sz w:val="24"/>
        </w:rPr>
        <w:tab/>
        <w:t>"That's simple. He was already there disguised as you."</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2377B3" w:rsidRPr="001D1D80" w:rsidRDefault="002377B3">
      <w:pPr>
        <w:spacing w:line="360" w:lineRule="auto"/>
        <w:jc w:val="both"/>
        <w:rPr>
          <w:rFonts w:ascii="Montserrat" w:hAnsi="Montserrat"/>
          <w:i/>
          <w:sz w:val="24"/>
        </w:rPr>
      </w:pPr>
      <w:r w:rsidRPr="001D1D80">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1D1D80">
        <w:rPr>
          <w:rFonts w:ascii="Montserrat" w:hAnsi="Montserrat"/>
          <w:i/>
          <w:sz w:val="24"/>
        </w:rPr>
        <w:t>What do I want?</w:t>
      </w:r>
    </w:p>
    <w:p w:rsidR="002377B3" w:rsidRPr="001D1D80" w:rsidRDefault="002377B3">
      <w:pPr>
        <w:spacing w:line="360" w:lineRule="auto"/>
        <w:jc w:val="both"/>
        <w:rPr>
          <w:rFonts w:ascii="Montserrat" w:hAnsi="Montserrat"/>
          <w:sz w:val="24"/>
        </w:rPr>
      </w:pPr>
      <w:r w:rsidRPr="001D1D80">
        <w:rPr>
          <w:rFonts w:ascii="Montserrat" w:hAnsi="Montserrat"/>
          <w:i/>
          <w:sz w:val="24"/>
        </w:rPr>
        <w:tab/>
      </w:r>
      <w:r w:rsidRPr="001D1D80">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confirmation. </w:t>
      </w:r>
    </w:p>
    <w:p w:rsidR="002377B3" w:rsidRPr="001D1D80" w:rsidRDefault="002377B3">
      <w:pPr>
        <w:spacing w:line="360" w:lineRule="auto"/>
        <w:jc w:val="both"/>
        <w:rPr>
          <w:rFonts w:ascii="Montserrat" w:hAnsi="Montserrat"/>
          <w:sz w:val="24"/>
        </w:rPr>
      </w:pPr>
      <w:r w:rsidRPr="001D1D80">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2377B3" w:rsidRPr="001D1D80" w:rsidRDefault="002377B3">
      <w:pPr>
        <w:spacing w:line="360" w:lineRule="auto"/>
        <w:jc w:val="both"/>
        <w:rPr>
          <w:rFonts w:ascii="Montserrat" w:hAnsi="Montserrat"/>
          <w:sz w:val="24"/>
        </w:rPr>
      </w:pPr>
      <w:r w:rsidRPr="001D1D80">
        <w:rPr>
          <w:rFonts w:ascii="Montserrat" w:hAnsi="Montserrat"/>
          <w:sz w:val="24"/>
        </w:rPr>
        <w:tab/>
        <w:t>These parts of her held a desire which eclipsed her mind and body, yet escaped her conscious recognition in both.</w:t>
      </w:r>
    </w:p>
    <w:p w:rsidR="002377B3" w:rsidRPr="001D1D80" w:rsidRDefault="002377B3">
      <w:pPr>
        <w:spacing w:line="360" w:lineRule="auto"/>
        <w:jc w:val="both"/>
        <w:rPr>
          <w:rFonts w:ascii="Montserrat" w:hAnsi="Montserrat"/>
          <w:sz w:val="24"/>
        </w:rPr>
      </w:pPr>
      <w:r w:rsidRPr="001D1D80">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2377B3" w:rsidRPr="001D1D80" w:rsidRDefault="002377B3">
      <w:pPr>
        <w:spacing w:line="360" w:lineRule="auto"/>
        <w:jc w:val="both"/>
        <w:rPr>
          <w:rFonts w:ascii="Montserrat" w:hAnsi="Montserrat"/>
          <w:sz w:val="24"/>
        </w:rPr>
      </w:pPr>
      <w:r w:rsidRPr="001D1D80">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Such as now. </w:t>
      </w:r>
    </w:p>
    <w:p w:rsidR="002377B3" w:rsidRPr="001D1D80" w:rsidRDefault="002377B3">
      <w:pPr>
        <w:spacing w:line="360" w:lineRule="auto"/>
        <w:jc w:val="both"/>
        <w:rPr>
          <w:rFonts w:ascii="Montserrat" w:hAnsi="Montserrat"/>
          <w:sz w:val="24"/>
        </w:rPr>
      </w:pPr>
      <w:r w:rsidRPr="001D1D80">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2377B3" w:rsidRPr="001D1D80" w:rsidRDefault="002377B3">
      <w:pPr>
        <w:spacing w:line="360" w:lineRule="auto"/>
        <w:jc w:val="both"/>
        <w:rPr>
          <w:rFonts w:ascii="Montserrat" w:hAnsi="Montserrat"/>
          <w:sz w:val="24"/>
        </w:rPr>
      </w:pPr>
      <w:r w:rsidRPr="001D1D80">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1D1D80">
        <w:rPr>
          <w:rFonts w:ascii="Montserrat" w:hAnsi="Montserrat"/>
          <w:i/>
          <w:sz w:val="24"/>
        </w:rPr>
        <w:t>known</w:t>
      </w:r>
      <w:r w:rsidRPr="001D1D80">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2377B3" w:rsidRPr="001D1D80" w:rsidRDefault="002377B3">
      <w:pPr>
        <w:spacing w:line="360" w:lineRule="auto"/>
        <w:jc w:val="both"/>
        <w:rPr>
          <w:rFonts w:ascii="Montserrat" w:hAnsi="Montserrat"/>
          <w:sz w:val="24"/>
        </w:rPr>
      </w:pPr>
      <w:r w:rsidRPr="001D1D80">
        <w:rPr>
          <w:rFonts w:ascii="Montserrat" w:hAnsi="Montserrat"/>
          <w:sz w:val="24"/>
        </w:rPr>
        <w:tab/>
        <w:t>She had been picking it up around her in the past few days but had not bothered to place its source, and could not piece together an exact association from her collection of memories.</w:t>
      </w:r>
    </w:p>
    <w:p w:rsidR="002377B3" w:rsidRPr="001D1D80" w:rsidRDefault="002377B3">
      <w:pPr>
        <w:spacing w:line="360" w:lineRule="auto"/>
        <w:jc w:val="both"/>
        <w:rPr>
          <w:rFonts w:ascii="Montserrat" w:hAnsi="Montserrat"/>
          <w:sz w:val="24"/>
        </w:rPr>
      </w:pPr>
    </w:p>
    <w:p w:rsidR="002377B3" w:rsidRPr="001D1D80" w:rsidRDefault="002377B3">
      <w:pPr>
        <w:rPr>
          <w:rFonts w:ascii="Montserrat" w:hAnsi="Montserrat"/>
          <w:i/>
          <w:sz w:val="24"/>
        </w:rPr>
      </w:pPr>
      <w:r w:rsidRPr="001D1D80">
        <w:rPr>
          <w:rFonts w:ascii="Montserrat" w:hAnsi="Montserrat"/>
          <w:sz w:val="24"/>
        </w:rPr>
        <w:br w:type="page"/>
      </w:r>
      <w:r w:rsidRPr="001D1D80">
        <w:rPr>
          <w:rFonts w:ascii="Montserrat" w:hAnsi="Montserrat"/>
          <w:i/>
          <w:sz w:val="24"/>
        </w:rPr>
        <w:t xml:space="preserve">(^_^) </w:t>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r w:rsidRPr="001D1D80">
        <w:rPr>
          <w:rFonts w:ascii="Montserrat" w:hAnsi="Montserrat"/>
          <w:i/>
          <w:strike/>
          <w:sz w:val="24"/>
        </w:rPr>
        <w:tab/>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 xml:space="preserve">Loose threads: </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Arthur Remmington, acting through a slip-puppet that was tortured and killed, remains alive and in the shadows.</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i/>
          <w:sz w:val="24"/>
        </w:rPr>
      </w:pPr>
      <w:r w:rsidRPr="001D1D80">
        <w:rPr>
          <w:rFonts w:ascii="Montserrat" w:hAnsi="Montserrat"/>
          <w:i/>
          <w:sz w:val="24"/>
        </w:rPr>
        <w:t>Naomi and Connie accompany Phoenix, her father and Athena to Ao'Ajeo, remaining in contact with Phoenix until her exile.</w:t>
      </w:r>
    </w:p>
    <w:p w:rsidR="002377B3" w:rsidRPr="001D1D80" w:rsidRDefault="002377B3">
      <w:pPr>
        <w:spacing w:line="360" w:lineRule="auto"/>
        <w:jc w:val="both"/>
        <w:rPr>
          <w:rFonts w:ascii="Montserrat" w:hAnsi="Montserrat"/>
          <w:i/>
          <w:sz w:val="24"/>
        </w:rPr>
      </w:pPr>
    </w:p>
    <w:p w:rsidR="002377B3" w:rsidRPr="001D1D80" w:rsidRDefault="002377B3">
      <w:pPr>
        <w:spacing w:line="360" w:lineRule="auto"/>
        <w:jc w:val="both"/>
        <w:rPr>
          <w:rFonts w:ascii="Montserrat" w:hAnsi="Montserrat"/>
          <w:strike/>
          <w:sz w:val="24"/>
        </w:rPr>
      </w:pPr>
      <w:r w:rsidRPr="001D1D80">
        <w:rPr>
          <w:rFonts w:ascii="Montserrat" w:hAnsi="Montserrat"/>
          <w:sz w:val="24"/>
        </w:rPr>
        <w:t xml:space="preserve">(^_^) </w:t>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r w:rsidRPr="001D1D80">
        <w:rPr>
          <w:rFonts w:ascii="Montserrat" w:hAnsi="Montserrat"/>
          <w:strike/>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terrible news aired the next morning.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body, matching hers in every detail had appeared in a police morgue, and </w:t>
      </w:r>
    </w:p>
    <w:p w:rsidR="002377B3" w:rsidRPr="001D1D80" w:rsidRDefault="002377B3">
      <w:pPr>
        <w:spacing w:line="360" w:lineRule="auto"/>
        <w:jc w:val="both"/>
        <w:rPr>
          <w:rFonts w:ascii="Montserrat" w:hAnsi="Montserrat"/>
          <w:sz w:val="24"/>
        </w:rPr>
      </w:pPr>
      <w:r w:rsidRPr="001D1D80">
        <w:rPr>
          <w:rFonts w:ascii="Montserrat" w:hAnsi="Montserrat"/>
          <w:sz w:val="24"/>
        </w:rPr>
        <w:tab/>
        <w:t>… at home when they came to inform her hosts of what they had assumed to be her death. Phoenix offered no explanation, when she was asked.</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Anastasia Neve Kohler: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Morgan Erin Wildmuir: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Christian Allan Temple: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Mason Damon Drake: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Michael Thomas Kinkade: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Alexander James Maxwell: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"thank you, lieutenant," the x said dismissing the officer who had announced them. As the group filed in the x urged them to take their seats. I held my breath as the x waved </w:t>
      </w:r>
      <w:r w:rsidRPr="001D1D80">
        <w:rPr>
          <w:rFonts w:ascii="Montserrat" w:hAnsi="Montserrat"/>
          <w:i/>
          <w:sz w:val="24"/>
        </w:rPr>
        <w:t xml:space="preserve">him </w:t>
      </w:r>
      <w:r w:rsidRPr="001D1D80">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quirked an eyebrow and frowned as he paused to regard me. I searched my memory—a part acquired from my mother's mind—and recalled the early drafts of the </w:t>
      </w:r>
      <w:r w:rsidRPr="001D1D80">
        <w:rPr>
          <w:rFonts w:ascii="Montserrat" w:hAnsi="Montserrat"/>
          <w:i/>
          <w:sz w:val="24"/>
        </w:rPr>
        <w:t>explorer</w:t>
      </w:r>
      <w:r w:rsidRPr="001D1D80">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1D1D80">
        <w:rPr>
          <w:rFonts w:ascii="Montserrat" w:hAnsi="Montserrat"/>
          <w:i/>
          <w:sz w:val="24"/>
        </w:rPr>
        <w:t>Adventure.</w:t>
      </w:r>
      <w:r w:rsidRPr="001D1D80">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2377B3" w:rsidRPr="001D1D80" w:rsidRDefault="002377B3">
      <w:pPr>
        <w:spacing w:line="360" w:lineRule="auto"/>
        <w:jc w:val="both"/>
        <w:rPr>
          <w:rFonts w:ascii="Montserrat" w:hAnsi="Montserrat"/>
          <w:sz w:val="24"/>
        </w:rPr>
      </w:pPr>
      <w:r w:rsidRPr="001D1D80">
        <w:rPr>
          <w:rFonts w:ascii="Montserrat" w:hAnsi="Montserrat"/>
          <w:sz w:val="24"/>
        </w:rPr>
        <w:tab/>
        <w:t>the x smiled.</w:t>
      </w:r>
    </w:p>
    <w:p w:rsidR="002377B3" w:rsidRPr="001D1D80" w:rsidRDefault="002377B3">
      <w:pPr>
        <w:spacing w:line="360" w:lineRule="auto"/>
        <w:jc w:val="both"/>
        <w:rPr>
          <w:rFonts w:ascii="Montserrat" w:hAnsi="Montserrat"/>
          <w:sz w:val="24"/>
        </w:rPr>
      </w:pPr>
      <w:r w:rsidRPr="001D1D80">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2377B3" w:rsidRPr="001D1D80" w:rsidRDefault="002377B3">
      <w:pPr>
        <w:spacing w:line="360" w:lineRule="auto"/>
        <w:jc w:val="both"/>
        <w:rPr>
          <w:rFonts w:ascii="Montserrat" w:hAnsi="Montserrat"/>
          <w:sz w:val="24"/>
        </w:rPr>
      </w:pPr>
      <w:r w:rsidRPr="001D1D80">
        <w:rPr>
          <w:rFonts w:ascii="Montserrat" w:hAnsi="Montserrat"/>
          <w:sz w:val="24"/>
        </w:rPr>
        <w:tab/>
        <w:t>I think I held my breath. My mother's dream, and the cause of her death.</w:t>
      </w:r>
    </w:p>
    <w:p w:rsidR="002377B3" w:rsidRPr="001D1D80" w:rsidRDefault="002377B3">
      <w:pPr>
        <w:spacing w:line="360" w:lineRule="auto"/>
        <w:jc w:val="both"/>
        <w:rPr>
          <w:rFonts w:ascii="Montserrat" w:hAnsi="Montserrat"/>
          <w:sz w:val="24"/>
        </w:rPr>
      </w:pPr>
      <w:r w:rsidRPr="001D1D80">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1D1D80">
        <w:rPr>
          <w:rFonts w:ascii="Montserrat" w:hAnsi="Montserrat"/>
          <w:caps/>
          <w:sz w:val="24"/>
        </w:rPr>
        <w:t xml:space="preserve"> </w:t>
      </w:r>
      <w:r w:rsidRPr="001D1D80">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2377B3" w:rsidRPr="001D1D80" w:rsidRDefault="002377B3">
      <w:pPr>
        <w:spacing w:line="360" w:lineRule="auto"/>
        <w:jc w:val="both"/>
        <w:rPr>
          <w:rFonts w:ascii="Montserrat" w:hAnsi="Montserrat"/>
          <w:sz w:val="24"/>
        </w:rPr>
      </w:pPr>
      <w:r w:rsidRPr="001D1D80">
        <w:rPr>
          <w:rFonts w:ascii="Montserrat" w:hAnsi="Montserrat"/>
          <w:sz w:val="24"/>
        </w:rPr>
        <w:tab/>
        <w:t>"our intentions," he returned to the specifics of our briefing</w:t>
      </w:r>
      <w:r w:rsidRPr="001D1D80">
        <w:rPr>
          <w:rFonts w:ascii="Montserrat" w:hAnsi="Montserrat"/>
          <w:caps/>
          <w:sz w:val="24"/>
        </w:rPr>
        <w:t>,</w:t>
      </w:r>
      <w:r w:rsidRPr="001D1D80">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2377B3" w:rsidRPr="001D1D80" w:rsidRDefault="002377B3">
      <w:pPr>
        <w:spacing w:line="360" w:lineRule="auto"/>
        <w:jc w:val="both"/>
        <w:rPr>
          <w:rFonts w:ascii="Montserrat" w:hAnsi="Montserrat"/>
          <w:sz w:val="24"/>
        </w:rPr>
      </w:pPr>
      <w:r w:rsidRPr="001D1D80">
        <w:rPr>
          <w:rFonts w:ascii="Montserrat" w:hAnsi="Montserrat"/>
          <w:sz w:val="24"/>
        </w:rPr>
        <w:tab/>
        <w:t>"if, when we deploy, we come across hostiles Û and trust me, it likely enough to happen</w:t>
      </w:r>
      <w:r w:rsidRPr="001D1D80">
        <w:rPr>
          <w:rFonts w:ascii="Montserrat" w:hAnsi="Montserrat"/>
          <w:caps/>
          <w:sz w:val="24"/>
        </w:rPr>
        <w:t>—</w:t>
      </w:r>
      <w:r w:rsidRPr="001D1D80">
        <w:rPr>
          <w:rFonts w:ascii="Montserrat" w:hAnsi="Montserrat"/>
          <w:sz w:val="24"/>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2377B3" w:rsidRPr="001D1D80" w:rsidRDefault="002377B3">
      <w:pPr>
        <w:spacing w:line="360" w:lineRule="auto"/>
        <w:jc w:val="both"/>
        <w:rPr>
          <w:rFonts w:ascii="Montserrat" w:hAnsi="Montserrat"/>
          <w:sz w:val="24"/>
        </w:rPr>
      </w:pPr>
      <w:r w:rsidRPr="001D1D80">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2377B3" w:rsidRPr="001D1D80" w:rsidRDefault="002377B3">
      <w:pPr>
        <w:spacing w:line="360" w:lineRule="auto"/>
        <w:jc w:val="both"/>
        <w:rPr>
          <w:rFonts w:ascii="Montserrat" w:hAnsi="Montserrat"/>
          <w:sz w:val="24"/>
        </w:rPr>
      </w:pPr>
      <w:r w:rsidRPr="001D1D80">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2377B3" w:rsidRPr="001D1D80" w:rsidRDefault="002377B3">
      <w:pPr>
        <w:spacing w:line="360" w:lineRule="auto"/>
        <w:jc w:val="both"/>
        <w:rPr>
          <w:rFonts w:ascii="Montserrat" w:hAnsi="Montserrat"/>
          <w:sz w:val="24"/>
        </w:rPr>
      </w:pPr>
      <w:r w:rsidRPr="001D1D80">
        <w:rPr>
          <w:rFonts w:ascii="Montserrat" w:hAnsi="Montserrat"/>
          <w:sz w:val="24"/>
        </w:rPr>
        <w:tab/>
        <w:t>i'm pretty sure I was blushing. Ember and x shared a smile and connor just looked innocent.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vanish/>
          <w:sz w:val="24"/>
        </w:rPr>
        <w:t xml:space="preserve">/ </w:t>
      </w:r>
      <w:r w:rsidRPr="001D1D80">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2377B3" w:rsidRPr="001D1D80" w:rsidRDefault="002377B3">
      <w:pPr>
        <w:spacing w:line="360" w:lineRule="auto"/>
        <w:jc w:val="both"/>
        <w:rPr>
          <w:rFonts w:ascii="Montserrat" w:hAnsi="Montserrat"/>
          <w:sz w:val="24"/>
        </w:rPr>
      </w:pPr>
      <w:r w:rsidRPr="001D1D80">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2377B3" w:rsidRPr="001D1D80" w:rsidRDefault="002377B3">
      <w:pPr>
        <w:spacing w:line="360" w:lineRule="auto"/>
        <w:jc w:val="both"/>
        <w:rPr>
          <w:rFonts w:ascii="Montserrat" w:hAnsi="Montserrat"/>
          <w:sz w:val="24"/>
        </w:rPr>
      </w:pPr>
      <w:r w:rsidRPr="001D1D80">
        <w:rPr>
          <w:rFonts w:ascii="Montserrat" w:hAnsi="Montserrat"/>
          <w:sz w:val="24"/>
        </w:rPr>
        <w:tab/>
        <w:t>"So, now the military is having doubts, eh?" she asked.</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2377B3" w:rsidRPr="001D1D80" w:rsidRDefault="002377B3">
      <w:pPr>
        <w:spacing w:line="360" w:lineRule="auto"/>
        <w:jc w:val="both"/>
        <w:rPr>
          <w:rFonts w:ascii="Montserrat" w:hAnsi="Montserrat"/>
          <w:sz w:val="24"/>
        </w:rPr>
      </w:pPr>
      <w:r w:rsidRPr="001D1D80">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2377B3" w:rsidRPr="001D1D80" w:rsidRDefault="002377B3">
      <w:pPr>
        <w:spacing w:line="360" w:lineRule="auto"/>
        <w:jc w:val="both"/>
        <w:rPr>
          <w:rFonts w:ascii="Montserrat" w:hAnsi="Montserrat"/>
          <w:sz w:val="24"/>
        </w:rPr>
      </w:pPr>
      <w:r w:rsidRPr="001D1D80">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2377B3" w:rsidRPr="001D1D80" w:rsidRDefault="002377B3">
      <w:pPr>
        <w:spacing w:line="360" w:lineRule="auto"/>
        <w:jc w:val="both"/>
        <w:rPr>
          <w:rFonts w:ascii="Montserrat" w:hAnsi="Montserrat"/>
          <w:sz w:val="24"/>
        </w:rPr>
      </w:pPr>
      <w:r w:rsidRPr="001D1D80">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2377B3" w:rsidRPr="001D1D80" w:rsidRDefault="002377B3">
      <w:pPr>
        <w:spacing w:line="360" w:lineRule="auto"/>
        <w:jc w:val="both"/>
        <w:rPr>
          <w:rFonts w:ascii="Montserrat" w:hAnsi="Montserrat"/>
          <w:sz w:val="24"/>
        </w:rPr>
      </w:pPr>
      <w:r w:rsidRPr="001D1D80">
        <w:rPr>
          <w:rFonts w:ascii="Montserrat" w:hAnsi="Montserrat"/>
          <w:sz w:val="24"/>
        </w:rPr>
        <w:tab/>
        <w:t>Phoenix  didn't get an answer, as Athena showed up right then with Connie and Naomi.</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rPr>
          <w:rFonts w:ascii="Montserrat" w:hAnsi="Montserrat"/>
          <w:caps/>
          <w:sz w:val="24"/>
        </w:rPr>
      </w:pPr>
      <w:r w:rsidRPr="001D1D80">
        <w:rPr>
          <w:rFonts w:ascii="Montserrat" w:hAnsi="Montserrat"/>
          <w:sz w:val="24"/>
        </w:rPr>
        <w:br w:type="page"/>
      </w:r>
      <w:r w:rsidRPr="001D1D80">
        <w:rPr>
          <w:rFonts w:ascii="Montserrat" w:hAnsi="Montserrat"/>
          <w:caps/>
          <w:sz w:val="24"/>
        </w:rPr>
        <w:t>Passages</w:t>
      </w:r>
      <w:r w:rsidRPr="001D1D80">
        <w:rPr>
          <w:rFonts w:ascii="Montserrat" w:hAnsi="Montserrat"/>
          <w:caps/>
          <w:sz w:val="24"/>
        </w:rPr>
        <w:tab/>
        <w:t xml:space="preserve"> of  Book One———</w:t>
      </w:r>
      <w:r w:rsidRPr="001D1D80">
        <w:rPr>
          <w:rFonts w:ascii="Montserrat" w:hAnsi="Montserrat"/>
          <w:sz w:val="24"/>
        </w:rPr>
        <w: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Other things...</w:t>
      </w:r>
    </w:p>
    <w:p w:rsidR="002377B3" w:rsidRPr="001D1D80" w:rsidRDefault="002377B3">
      <w:pPr>
        <w:spacing w:line="360" w:lineRule="auto"/>
        <w:jc w:val="both"/>
        <w:rPr>
          <w:ins w:id="3" w:author="David Roberson" w:date="2005-05-30T19:47:00Z"/>
          <w:rFonts w:ascii="Montserrat" w:hAnsi="Montserrat"/>
          <w:caps/>
          <w:vanish/>
          <w:sz w:val="24"/>
        </w:rPr>
      </w:pPr>
      <w:ins w:id="4" w:author="David Roberson" w:date="2005-05-30T19:47:00Z">
        <w:r w:rsidRPr="001D1D80">
          <w:rPr>
            <w:rFonts w:ascii="Montserrat" w:hAnsi="Montserrat"/>
            <w:caps/>
            <w:vanish/>
            <w:sz w:val="24"/>
          </w:rPr>
          <w:t>the mike before he greeted the press. “Never, in the history of the Human Race, has a head of state had to come before his or her people with as dire an announcement as I am compelled to make</w:t>
        </w:r>
      </w:ins>
      <w:r w:rsidRPr="001D1D80">
        <w:rPr>
          <w:rFonts w:ascii="Montserrat" w:hAnsi="Montserrat"/>
          <w:caps/>
          <w:vanish/>
          <w:sz w:val="24"/>
        </w:rPr>
        <w:t xml:space="preserve"> </w:t>
      </w:r>
      <w:ins w:id="5" w:author="David Roberson" w:date="2005-05-30T19:47:00Z">
        <w:r w:rsidRPr="001D1D80">
          <w:rPr>
            <w:rFonts w:ascii="Montserrat" w:hAnsi="Montserrat"/>
            <w:caps/>
            <w:vanish/>
            <w:sz w:val="24"/>
          </w:rPr>
          <w:t>today.”</w:t>
        </w:r>
      </w:ins>
    </w:p>
    <w:p w:rsidR="002377B3" w:rsidRPr="001D1D80" w:rsidRDefault="002377B3">
      <w:pPr>
        <w:spacing w:line="360" w:lineRule="auto"/>
        <w:jc w:val="both"/>
        <w:rPr>
          <w:ins w:id="6" w:author="David Roberson" w:date="2005-05-30T19:47:00Z"/>
          <w:rFonts w:ascii="Montserrat" w:hAnsi="Montserrat"/>
          <w:caps/>
          <w:vanish/>
          <w:sz w:val="24"/>
        </w:rPr>
      </w:pPr>
    </w:p>
    <w:p w:rsidR="002377B3" w:rsidRPr="001D1D80" w:rsidRDefault="002377B3">
      <w:pPr>
        <w:spacing w:line="360" w:lineRule="auto"/>
        <w:jc w:val="both"/>
        <w:rPr>
          <w:rFonts w:ascii="Montserrat" w:hAnsi="Montserrat"/>
          <w:caps/>
          <w:vanish/>
          <w:sz w:val="24"/>
        </w:rPr>
      </w:pPr>
      <w:ins w:id="7" w:author="David Roberson" w:date="2005-05-30T19:47:00Z">
        <w:r w:rsidRPr="001D1D80">
          <w:rPr>
            <w:rFonts w:ascii="Montserrat" w:hAnsi="Montserrat"/>
            <w:caps/>
            <w:vanish/>
            <w:sz w:val="24"/>
          </w:rPr>
          <w:t>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w:t>
        </w:r>
      </w:ins>
      <w:r w:rsidRPr="001D1D80">
        <w:rPr>
          <w:rFonts w:ascii="Montserrat" w:hAnsi="Montserrat"/>
          <w:caps/>
          <w:vanish/>
          <w:sz w:val="24"/>
        </w:rPr>
        <w:t xml:space="preserve"> </w:t>
      </w:r>
    </w:p>
    <w:p w:rsidR="002377B3" w:rsidRPr="001D1D80" w:rsidRDefault="002377B3">
      <w:pPr>
        <w:spacing w:line="360" w:lineRule="auto"/>
        <w:jc w:val="both"/>
        <w:rPr>
          <w:rFonts w:ascii="Montserrat" w:hAnsi="Montserrat"/>
          <w:caps/>
          <w:vanish/>
          <w:sz w:val="24"/>
        </w:rPr>
      </w:pPr>
      <w:ins w:id="8" w:author="David Roberson" w:date="2005-05-30T19:47:00Z">
        <w:r w:rsidRPr="001D1D80">
          <w:rPr>
            <w:rFonts w:ascii="Montserrat" w:hAnsi="Montserrat"/>
            <w:caps/>
            <w:vanish/>
            <w:sz w:val="24"/>
          </w:rPr>
          <w:tab/>
          <w:t>“This new information was inserted in an autopsy program modeling and analyzing the cumulative mission data of twelve other missing ships. This new data confirmed the existence of a window of opportunity, in each, case where other interceptions b</w:t>
        </w:r>
      </w:ins>
      <w:r w:rsidRPr="001D1D80">
        <w:rPr>
          <w:rFonts w:ascii="Montserrat" w:hAnsi="Montserrat"/>
          <w:caps/>
          <w:vanish/>
          <w:sz w:val="24"/>
        </w:rPr>
        <w:t xml:space="preserve">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1D1D80">
        <w:rPr>
          <w:rFonts w:ascii="Montserrat" w:hAnsi="Montserrat"/>
          <w:i/>
          <w:caps/>
          <w:vanish/>
          <w:sz w:val="24"/>
        </w:rPr>
        <w:t xml:space="preserve">Adventure’s </w:t>
      </w:r>
      <w:r w:rsidRPr="001D1D80">
        <w:rPr>
          <w:rFonts w:ascii="Montserrat" w:hAnsi="Montserrat"/>
          <w:caps/>
          <w:vanish/>
          <w:sz w:val="24"/>
        </w:rPr>
        <w:t xml:space="preserve">destruction to that of the </w:t>
      </w:r>
      <w:r w:rsidRPr="001D1D80">
        <w:rPr>
          <w:rFonts w:ascii="Montserrat" w:hAnsi="Montserrat"/>
          <w:i/>
          <w:caps/>
          <w:vanish/>
          <w:sz w:val="24"/>
        </w:rPr>
        <w:t xml:space="preserve">Intrepid, </w:t>
      </w:r>
      <w:r w:rsidRPr="001D1D80">
        <w:rPr>
          <w:rFonts w:ascii="Montserrat" w:hAnsi="Montserrat"/>
          <w:caps/>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2377B3" w:rsidRPr="001D1D80" w:rsidRDefault="002377B3">
      <w:pPr>
        <w:spacing w:line="360" w:lineRule="auto"/>
        <w:jc w:val="both"/>
        <w:rPr>
          <w:rFonts w:ascii="Montserrat" w:hAnsi="Montserrat"/>
          <w:caps/>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1D1D80">
        <w:rPr>
          <w:rFonts w:ascii="Montserrat" w:hAnsi="Montserrat"/>
          <w:i/>
          <w:caps/>
          <w:vanish/>
          <w:sz w:val="24"/>
        </w:rPr>
        <w:t>Adventure.</w:t>
      </w:r>
      <w:r w:rsidRPr="001D1D80">
        <w:rPr>
          <w:rFonts w:ascii="Montserrat" w:hAnsi="Montserrat"/>
          <w:caps/>
          <w:vanish/>
          <w:sz w:val="24"/>
        </w:rPr>
        <w:t xml:space="preserve"> </w:t>
      </w:r>
    </w:p>
    <w:p w:rsidR="002377B3" w:rsidRPr="001D1D80" w:rsidRDefault="002377B3">
      <w:pPr>
        <w:spacing w:line="360" w:lineRule="auto"/>
        <w:jc w:val="both"/>
        <w:rPr>
          <w:rFonts w:ascii="Montserrat" w:hAnsi="Montserrat"/>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vanish/>
          <w:sz w:val="24"/>
        </w:rPr>
        <w:t xml:space="preserve">.·. </w:t>
      </w:r>
      <w:r w:rsidRPr="001D1D80">
        <w:rPr>
          <w:rFonts w:ascii="Montserrat" w:hAnsi="Montserrat"/>
          <w:caps/>
          <w:vanish/>
          <w:sz w:val="24"/>
        </w:rPr>
        <w:t>Awakening to sexuality</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xml:space="preserve">Arden’s eyes snapped open as, far away, her mother woke up. </w:t>
      </w:r>
      <w:r w:rsidRPr="001D1D80">
        <w:rPr>
          <w:rFonts w:ascii="Montserrat" w:hAnsi="Montserrat"/>
          <w:i/>
          <w:caps/>
          <w:vanish/>
          <w:sz w:val="24"/>
        </w:rPr>
        <w:t xml:space="preserve">Mmm. Do we have to get up? </w:t>
      </w:r>
      <w:r w:rsidRPr="001D1D80">
        <w:rPr>
          <w:rFonts w:ascii="Montserrat" w:hAnsi="Montserrat"/>
          <w:caps/>
          <w:vanish/>
          <w:sz w:val="24"/>
        </w:rPr>
        <w:t xml:space="preserve">she thought. Instead of an answer, her body was lifted from the bed and stripped out of the over-sized T-shirt Arden used for a night gown. </w:t>
      </w:r>
      <w:r w:rsidRPr="001D1D80">
        <w:rPr>
          <w:rFonts w:ascii="Montserrat" w:hAnsi="Montserrat"/>
          <w:i/>
          <w:caps/>
          <w:vanish/>
          <w:sz w:val="24"/>
        </w:rPr>
        <w:t xml:space="preserve">OK, OK, I’m up, I’m up! </w:t>
      </w:r>
      <w:r w:rsidRPr="001D1D80">
        <w:rPr>
          <w:rFonts w:ascii="Montserrat" w:hAnsi="Montserrat"/>
          <w:caps/>
          <w:vanish/>
          <w:sz w:val="24"/>
        </w:rPr>
        <w:t xml:space="preserve">her thoughts squealed before her mother could thrust her body into the shower. </w:t>
      </w:r>
      <w:r w:rsidRPr="001D1D80">
        <w:rPr>
          <w:rFonts w:ascii="Montserrat" w:hAnsi="Montserrat"/>
          <w:i/>
          <w:caps/>
          <w:vanish/>
          <w:sz w:val="24"/>
        </w:rPr>
        <w:t xml:space="preserve">Good girl, </w:t>
      </w:r>
      <w:r w:rsidRPr="001D1D80">
        <w:rPr>
          <w:rFonts w:ascii="Montserrat" w:hAnsi="Montserrat"/>
          <w:caps/>
          <w:vanish/>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Alex hugged her daughter with her thoughts, and started seeing to her own body maintenance as Arden slipped into the shower. Alex cast an inquiring, </w:t>
      </w:r>
      <w:r w:rsidRPr="001D1D80">
        <w:rPr>
          <w:rFonts w:ascii="Montserrat" w:hAnsi="Montserrat"/>
          <w:i/>
          <w:caps/>
          <w:vanish/>
          <w:sz w:val="24"/>
        </w:rPr>
        <w:t xml:space="preserve">What time is it there? </w:t>
      </w:r>
      <w:r w:rsidRPr="001D1D80">
        <w:rPr>
          <w:rFonts w:ascii="Montserrat" w:hAnsi="Montserrat"/>
          <w:caps/>
          <w:vanish/>
          <w:sz w:val="24"/>
        </w:rPr>
        <w:t xml:space="preserve">at Arden, who reached out for the sun. </w:t>
      </w:r>
      <w:r w:rsidRPr="001D1D80">
        <w:rPr>
          <w:rFonts w:ascii="Montserrat" w:hAnsi="Montserrat"/>
          <w:i/>
          <w:caps/>
          <w:vanish/>
          <w:sz w:val="24"/>
        </w:rPr>
        <w:t xml:space="preserve">It’s pretty late, feels like the sun’s going to go down soon, say seventeen hundred local time. </w:t>
      </w:r>
      <w:r w:rsidRPr="001D1D80">
        <w:rPr>
          <w:rFonts w:ascii="Montserrat" w:hAnsi="Montserrat"/>
          <w:caps/>
          <w:vanish/>
          <w:sz w:val="24"/>
        </w:rPr>
        <w:t xml:space="preserve">Alex nodded to herself, sending back, </w:t>
      </w:r>
      <w:r w:rsidRPr="001D1D80">
        <w:rPr>
          <w:rFonts w:ascii="Montserrat" w:hAnsi="Montserrat"/>
          <w:i/>
          <w:caps/>
          <w:vanish/>
          <w:sz w:val="24"/>
        </w:rPr>
        <w:t xml:space="preserve">Matching me is really screwing up your rhythms, Arden. I’m sorry. </w:t>
      </w:r>
      <w:r w:rsidRPr="001D1D80">
        <w:rPr>
          <w:rFonts w:ascii="Montserrat" w:hAnsi="Montserrat"/>
          <w:caps/>
          <w:vanish/>
          <w:sz w:val="24"/>
        </w:rPr>
        <w:t>Arden shrugged, as the water danced down her body,</w:t>
      </w:r>
      <w:r w:rsidRPr="001D1D80">
        <w:rPr>
          <w:rFonts w:ascii="Montserrat" w:hAnsi="Montserrat"/>
          <w:i/>
          <w:caps/>
          <w:vanish/>
          <w:sz w:val="24"/>
        </w:rPr>
        <w:t xml:space="preserve"> Don’t worry, Mom, I’m fine. </w:t>
      </w:r>
      <w:r w:rsidRPr="001D1D80">
        <w:rPr>
          <w:rFonts w:ascii="Montserrat" w:hAnsi="Montserrat"/>
          <w:caps/>
          <w:vanish/>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Alex savored the gift of her daughter’s senses. She found it almost impossible to hide her concern from Arden, given the way their identities had become merged during the days, weeks and now months, while the </w:t>
      </w:r>
      <w:r w:rsidRPr="001D1D80">
        <w:rPr>
          <w:rFonts w:ascii="Montserrat" w:hAnsi="Montserrat"/>
          <w:i/>
          <w:caps/>
          <w:vanish/>
          <w:sz w:val="24"/>
        </w:rPr>
        <w:t xml:space="preserve">Adventure </w:t>
      </w:r>
      <w:r w:rsidRPr="001D1D80">
        <w:rPr>
          <w:rFonts w:ascii="Montserrat" w:hAnsi="Montserrat"/>
          <w:caps/>
          <w:vanish/>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1D1D80">
        <w:rPr>
          <w:rFonts w:ascii="Montserrat" w:hAnsi="Montserrat"/>
          <w:i/>
          <w:caps/>
          <w:vanish/>
          <w:sz w:val="24"/>
        </w:rPr>
        <w:t>Mother</w:t>
      </w:r>
      <w:r w:rsidRPr="001D1D80">
        <w:rPr>
          <w:rFonts w:ascii="Montserrat" w:hAnsi="Montserrat"/>
          <w:caps/>
          <w:vanish/>
          <w:sz w:val="24"/>
        </w:rPr>
        <w:t xml:space="preserve"> and </w:t>
      </w:r>
      <w:r w:rsidRPr="001D1D80">
        <w:rPr>
          <w:rFonts w:ascii="Montserrat" w:hAnsi="Montserrat"/>
          <w:i/>
          <w:caps/>
          <w:vanish/>
          <w:sz w:val="24"/>
        </w:rPr>
        <w:t>goddess</w:t>
      </w:r>
      <w:r w:rsidRPr="001D1D80">
        <w:rPr>
          <w:rFonts w:ascii="Montserrat" w:hAnsi="Montserrat"/>
          <w:caps/>
          <w:vanish/>
          <w:sz w:val="24"/>
        </w:rPr>
        <w:t xml:space="preserve"> meant much the same thing to young Arden.</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r>
      <w:r w:rsidRPr="001D1D80">
        <w:rPr>
          <w:rFonts w:ascii="Montserrat" w:hAnsi="Montserrat"/>
          <w:i/>
          <w:caps/>
          <w:vanish/>
          <w:sz w:val="24"/>
        </w:rPr>
        <w:t xml:space="preserve">Was it a mistake? </w:t>
      </w:r>
      <w:r w:rsidRPr="001D1D80">
        <w:rPr>
          <w:rFonts w:ascii="Montserrat" w:hAnsi="Montserrat"/>
          <w:caps/>
          <w:vanish/>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1D1D80">
        <w:rPr>
          <w:rFonts w:ascii="Montserrat" w:hAnsi="Montserrat"/>
          <w:i/>
          <w:caps/>
          <w:vanish/>
          <w:sz w:val="24"/>
        </w:rPr>
        <w:t xml:space="preserve">It’s not like you were ignorant. You have eavesdropped on my love making ever since you first tasted how it made my body feel. </w:t>
      </w:r>
      <w:r w:rsidRPr="001D1D80">
        <w:rPr>
          <w:rFonts w:ascii="Montserrat" w:hAnsi="Montserrat"/>
          <w:caps/>
          <w:vanish/>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r>
      <w:r w:rsidRPr="001D1D80">
        <w:rPr>
          <w:rFonts w:ascii="Montserrat" w:hAnsi="Montserrat"/>
          <w:i/>
          <w:caps/>
          <w:vanish/>
          <w:sz w:val="24"/>
        </w:rPr>
        <w:t>I don’t know if lending you my body to satisfy your curiosity would be considered moral, Arden, but if it helps you avoid getting hurt in the future, then I refuse to believe that it was wrong.</w:t>
      </w:r>
      <w:r w:rsidRPr="001D1D80">
        <w:rPr>
          <w:rFonts w:ascii="Montserrat" w:hAnsi="Montserrat"/>
          <w:caps/>
          <w:vanish/>
          <w:sz w:val="24"/>
        </w:rPr>
        <w:t xml:space="preserve"> Alex had no intention to starve or inhibit the development of what nature intended for her girl to have in her own time. All too soon, considering that Arden </w:t>
      </w:r>
      <w:r w:rsidRPr="001D1D80">
        <w:rPr>
          <w:rFonts w:ascii="Montserrat" w:hAnsi="Montserrat"/>
          <w:i/>
          <w:caps/>
          <w:vanish/>
          <w:sz w:val="24"/>
        </w:rPr>
        <w:t>had</w:t>
      </w:r>
      <w:r w:rsidRPr="001D1D80">
        <w:rPr>
          <w:rFonts w:ascii="Montserrat" w:hAnsi="Montserrat"/>
          <w:caps/>
          <w:vanish/>
          <w:sz w:val="24"/>
        </w:rPr>
        <w:t xml:space="preserve"> reached menarche during this mad, delightful time. So, instead of trying to deny it, she saw to it that her daughter’s eyes were opened to responsibility which must go in hand with the freedoms and pleasures of adulthood.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2377B3" w:rsidRPr="001D1D80" w:rsidRDefault="002377B3">
      <w:pPr>
        <w:spacing w:line="360" w:lineRule="auto"/>
        <w:jc w:val="both"/>
        <w:rPr>
          <w:rFonts w:ascii="Montserrat" w:hAnsi="Montserrat"/>
          <w:caps/>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vanish/>
          <w:sz w:val="24"/>
        </w:rPr>
        <w:t>.·. D</w:t>
      </w:r>
      <w:r w:rsidRPr="001D1D80">
        <w:rPr>
          <w:rFonts w:ascii="Montserrat" w:hAnsi="Montserrat"/>
          <w:caps/>
          <w:vanish/>
          <w:sz w:val="24"/>
        </w:rPr>
        <w:t xml:space="preserve">isclosure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1D1D80">
        <w:rPr>
          <w:rFonts w:ascii="Montserrat" w:hAnsi="Montserrat"/>
          <w:i/>
          <w:caps/>
          <w:vanish/>
          <w:sz w:val="24"/>
        </w:rPr>
        <w:t xml:space="preserve">had </w:t>
      </w:r>
      <w:r w:rsidRPr="001D1D80">
        <w:rPr>
          <w:rFonts w:ascii="Montserrat" w:hAnsi="Montserrat"/>
          <w:caps/>
          <w:vanish/>
          <w:sz w:val="24"/>
        </w:rPr>
        <w:t>to be told. And I had been chosen to tell them.</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1D1D80">
        <w:rPr>
          <w:rFonts w:ascii="Montserrat" w:hAnsi="Montserrat"/>
          <w:i/>
          <w:caps/>
          <w:vanish/>
          <w:sz w:val="24"/>
        </w:rPr>
        <w:t>test</w:t>
      </w:r>
      <w:r w:rsidRPr="001D1D80">
        <w:rPr>
          <w:rFonts w:ascii="Montserrat" w:hAnsi="Montserrat"/>
          <w:caps/>
          <w:vanish/>
          <w:sz w:val="24"/>
        </w:rPr>
        <w:t xml:space="preserve"> of my rehabilitation. It doesn’t take much for a telepath to recognize a veiled threat. I was well aware of the fate of an unstable psi.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was already being devoured by my angst.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“I have to explain a few things to establish the nature of my involvement in the final mission of the deep space explorer </w:t>
      </w:r>
      <w:r w:rsidRPr="001D1D80">
        <w:rPr>
          <w:rFonts w:ascii="Montserrat" w:hAnsi="Montserrat"/>
          <w:i/>
          <w:caps/>
          <w:vanish/>
          <w:sz w:val="24"/>
        </w:rPr>
        <w:t>Adventure.</w:t>
      </w:r>
      <w:r w:rsidRPr="001D1D80">
        <w:rPr>
          <w:rFonts w:ascii="Montserrat" w:hAnsi="Montserrat"/>
          <w:caps/>
          <w:vanish/>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1D1D80">
        <w:rPr>
          <w:rFonts w:ascii="Montserrat" w:hAnsi="Montserrat"/>
          <w:i/>
          <w:caps/>
          <w:vanish/>
          <w:sz w:val="24"/>
        </w:rPr>
        <w:t>Adventure</w:t>
      </w:r>
      <w:r w:rsidRPr="001D1D80">
        <w:rPr>
          <w:rFonts w:ascii="Montserrat" w:hAnsi="Montserrat"/>
          <w:caps/>
          <w:vanish/>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“At the time that the </w:t>
      </w:r>
      <w:r w:rsidRPr="001D1D80">
        <w:rPr>
          <w:rFonts w:ascii="Montserrat" w:hAnsi="Montserrat"/>
          <w:i/>
          <w:caps/>
          <w:vanish/>
          <w:sz w:val="24"/>
        </w:rPr>
        <w:t xml:space="preserve">Adventure </w:t>
      </w:r>
      <w:r w:rsidRPr="001D1D80">
        <w:rPr>
          <w:rFonts w:ascii="Montserrat" w:hAnsi="Montserrat"/>
          <w:caps/>
          <w:vanish/>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1D1D80">
        <w:rPr>
          <w:rFonts w:ascii="Montserrat" w:hAnsi="Montserrat"/>
          <w:i/>
          <w:caps/>
          <w:vanish/>
          <w:sz w:val="24"/>
        </w:rPr>
        <w:t>Adventure</w:t>
      </w:r>
      <w:r w:rsidRPr="001D1D80">
        <w:rPr>
          <w:rFonts w:ascii="Montserrat" w:hAnsi="Montserrat"/>
          <w:caps/>
          <w:vanish/>
          <w:sz w:val="24"/>
        </w:rPr>
        <w:t xml:space="preserve">, while quietly dying her mother’s death in her memory.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I would not have thought it could have been re-opened at this late a date, but confronted with this impossibly human alien, and her terrifying first words, I had learned otherwise. I had always need to know </w:t>
      </w:r>
      <w:r w:rsidRPr="001D1D80">
        <w:rPr>
          <w:rFonts w:ascii="Montserrat" w:hAnsi="Montserrat"/>
          <w:i/>
          <w:caps/>
          <w:vanish/>
          <w:sz w:val="24"/>
        </w:rPr>
        <w:t xml:space="preserve">why </w:t>
      </w:r>
      <w:r w:rsidRPr="001D1D80">
        <w:rPr>
          <w:rFonts w:ascii="Montserrat" w:hAnsi="Montserrat"/>
          <w:caps/>
          <w:vanish/>
          <w:sz w:val="24"/>
        </w:rPr>
        <w:t>this horrible thing had happened. The idea that my mother died for breaking a law she had no idea existed was both terrible and promising. I don</w:t>
      </w:r>
      <w:r w:rsidRPr="001D1D80">
        <w:rPr>
          <w:rFonts w:ascii="Montserrat" w:hAnsi="Montserrat"/>
          <w:vanish/>
          <w:sz w:val="24"/>
        </w:rPr>
        <w:t>’</w:t>
      </w:r>
      <w:r w:rsidRPr="001D1D80">
        <w:rPr>
          <w:rFonts w:ascii="Montserrat" w:hAnsi="Montserrat"/>
          <w:caps/>
          <w:vanish/>
          <w:sz w:val="24"/>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2377B3" w:rsidRPr="001D1D80" w:rsidRDefault="002377B3">
      <w:pPr>
        <w:spacing w:line="360" w:lineRule="auto"/>
        <w:jc w:val="both"/>
        <w:rPr>
          <w:rFonts w:ascii="Montserrat" w:hAnsi="Montserrat"/>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xml:space="preserve">.·. The Moment of Truth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1D1D80">
        <w:rPr>
          <w:rFonts w:ascii="Montserrat" w:hAnsi="Montserrat"/>
          <w:i/>
          <w:caps/>
          <w:vanish/>
          <w:sz w:val="24"/>
        </w:rPr>
        <w:t>Adventure.</w:t>
      </w:r>
      <w:r w:rsidRPr="001D1D80">
        <w:rPr>
          <w:rFonts w:ascii="Montserrat" w:hAnsi="Montserrat"/>
          <w:caps/>
          <w:vanish/>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My innocence came to an end when I was only eleven years old. I had been relaying the status of the drive trials for about a month, as the </w:t>
      </w:r>
      <w:r w:rsidRPr="001D1D80">
        <w:rPr>
          <w:rFonts w:ascii="Montserrat" w:hAnsi="Montserrat"/>
          <w:i/>
          <w:caps/>
          <w:vanish/>
          <w:sz w:val="24"/>
        </w:rPr>
        <w:t xml:space="preserve">Adventure </w:t>
      </w:r>
      <w:r w:rsidRPr="001D1D80">
        <w:rPr>
          <w:rFonts w:ascii="Montserrat" w:hAnsi="Montserrat"/>
          <w:caps/>
          <w:vanish/>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2377B3" w:rsidRPr="001D1D80" w:rsidRDefault="002377B3">
      <w:pPr>
        <w:spacing w:line="360" w:lineRule="auto"/>
        <w:jc w:val="both"/>
        <w:rPr>
          <w:rFonts w:ascii="Montserrat" w:hAnsi="Montserrat"/>
          <w:vanish/>
          <w:sz w:val="24"/>
        </w:rPr>
      </w:pPr>
      <w:r w:rsidRPr="001D1D80">
        <w:rPr>
          <w:rFonts w:ascii="Montserrat" w:hAnsi="Montserrat"/>
          <w:caps/>
          <w:vanish/>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1D1D80">
        <w:rPr>
          <w:rFonts w:ascii="Montserrat" w:hAnsi="Montserrat"/>
          <w:vanish/>
          <w:sz w:val="24"/>
        </w:rPr>
        <w: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“My god!” Craig uttered with shock. “What do you make of it Erin?”</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“I don’t know </w:t>
      </w:r>
      <w:r w:rsidRPr="001D1D80">
        <w:rPr>
          <w:rFonts w:ascii="Montserrat" w:hAnsi="Montserrat"/>
          <w:i/>
          <w:caps/>
          <w:vanish/>
          <w:sz w:val="24"/>
        </w:rPr>
        <w:t xml:space="preserve">what </w:t>
      </w:r>
      <w:r w:rsidRPr="001D1D80">
        <w:rPr>
          <w:rFonts w:ascii="Montserrat" w:hAnsi="Montserrat"/>
          <w:caps/>
          <w:vanish/>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1D1D80">
        <w:rPr>
          <w:rFonts w:ascii="Montserrat" w:hAnsi="Montserrat"/>
          <w:i/>
          <w:caps/>
          <w:vanish/>
          <w:sz w:val="24"/>
        </w:rPr>
        <w:t xml:space="preserve">Adventure </w:t>
      </w:r>
      <w:r w:rsidRPr="001D1D80">
        <w:rPr>
          <w:rFonts w:ascii="Montserrat" w:hAnsi="Montserrat"/>
          <w:caps/>
          <w:vanish/>
          <w:sz w:val="24"/>
        </w:rPr>
        <w:t xml:space="preserve">could jump from Sol to Alpha Centauri!” I exclaimed.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“Are you positive that there is an intelligence behind that power?” Craig challenged. I—Arden—winced and turned my attention back to my body as he shook me.</w:t>
      </w:r>
    </w:p>
    <w:p w:rsidR="002377B3" w:rsidRPr="001D1D80" w:rsidRDefault="002377B3">
      <w:pPr>
        <w:spacing w:line="360" w:lineRule="auto"/>
        <w:jc w:val="both"/>
        <w:rPr>
          <w:rFonts w:ascii="Montserrat" w:hAnsi="Montserrat"/>
          <w:vanish/>
          <w:sz w:val="24"/>
        </w:rPr>
      </w:pPr>
      <w:r w:rsidRPr="001D1D80">
        <w:rPr>
          <w:rFonts w:ascii="Montserrat" w:hAnsi="Montserrat"/>
          <w:caps/>
          <w:vanish/>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1D1D80">
        <w:rPr>
          <w:rFonts w:ascii="Montserrat" w:hAnsi="Montserrat"/>
          <w:vanish/>
          <w:sz w:val="24"/>
        </w:rPr>
        <w: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1D1D80">
        <w:rPr>
          <w:rFonts w:ascii="Montserrat" w:hAnsi="Montserrat"/>
          <w:vanish/>
          <w:sz w:val="24"/>
        </w:rPr>
        <w:t>,</w:t>
      </w:r>
      <w:r w:rsidRPr="001D1D80">
        <w:rPr>
          <w:rFonts w:ascii="Montserrat" w:hAnsi="Montserrat"/>
          <w:caps/>
          <w:vanish/>
          <w:sz w:val="24"/>
        </w:rPr>
        <w:t xml:space="preserve"> it is a high order psionic, and it just peeled our minds like grapes and downed them whole. I... I’m a little shaken. I did my best to block Arden from their perception. Hold on a second while we try to hail them.”</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“Wait, Erin!” Craig interrupted, “What do you mean hail them? You don’t have any idea how to communicate with them!”</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2377B3" w:rsidRPr="001D1D80" w:rsidRDefault="002377B3">
      <w:pPr>
        <w:spacing w:line="360" w:lineRule="auto"/>
        <w:jc w:val="both"/>
        <w:rPr>
          <w:rFonts w:ascii="Montserrat" w:hAnsi="Montserrat"/>
          <w:vanish/>
          <w:sz w:val="24"/>
        </w:rPr>
      </w:pPr>
      <w:r w:rsidRPr="001D1D80">
        <w:rPr>
          <w:rFonts w:ascii="Montserrat" w:hAnsi="Montserrat"/>
          <w:caps/>
          <w:vanish/>
          <w:sz w:val="24"/>
        </w:rPr>
        <w:tab/>
        <w:t xml:space="preserve">“They’re attacking!” Our voices screamed in unison. On the </w:t>
      </w:r>
      <w:r w:rsidRPr="001D1D80">
        <w:rPr>
          <w:rFonts w:ascii="Montserrat" w:hAnsi="Montserrat"/>
          <w:i/>
          <w:caps/>
          <w:vanish/>
          <w:sz w:val="24"/>
        </w:rPr>
        <w:t xml:space="preserve">Adventure </w:t>
      </w:r>
      <w:r w:rsidRPr="001D1D80">
        <w:rPr>
          <w:rFonts w:ascii="Montserrat" w:hAnsi="Montserrat"/>
          <w:caps/>
          <w:vanish/>
          <w:sz w:val="24"/>
        </w:rPr>
        <w:t xml:space="preserve">the crew was riveted in shock at our declaration, while in mission control Martin Craig was swearing. He tried to act immediately, issuing orders that the crew of the </w:t>
      </w:r>
      <w:r w:rsidRPr="001D1D80">
        <w:rPr>
          <w:rFonts w:ascii="Montserrat" w:hAnsi="Montserrat"/>
          <w:i/>
          <w:caps/>
          <w:vanish/>
          <w:sz w:val="24"/>
        </w:rPr>
        <w:t xml:space="preserve">Adventure </w:t>
      </w:r>
      <w:r w:rsidRPr="001D1D80">
        <w:rPr>
          <w:rFonts w:ascii="Montserrat" w:hAnsi="Montserrat"/>
          <w:caps/>
          <w:vanish/>
          <w:sz w:val="24"/>
        </w:rPr>
        <w:t>was not prepared to execute</w:t>
      </w:r>
      <w:r w:rsidRPr="001D1D80">
        <w:rPr>
          <w:rFonts w:ascii="Montserrat" w:hAnsi="Montserrat"/>
          <w:vanish/>
          <w:sz w:val="24"/>
        </w:rPr>
        <w: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“Erin! Dive! Dive!</w:t>
      </w:r>
      <w:r w:rsidRPr="001D1D80">
        <w:rPr>
          <w:rFonts w:ascii="Montserrat" w:hAnsi="Montserrat"/>
          <w:vanish/>
          <w:sz w:val="24"/>
        </w:rPr>
        <w:t xml:space="preserve"> </w:t>
      </w:r>
      <w:r w:rsidRPr="001D1D80">
        <w:rPr>
          <w:rFonts w:ascii="Montserrat" w:hAnsi="Montserrat"/>
          <w:caps/>
          <w:vanish/>
          <w:sz w:val="24"/>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1D1D80">
        <w:rPr>
          <w:rFonts w:ascii="Montserrat" w:hAnsi="Montserrat"/>
          <w:i/>
          <w:caps/>
          <w:vanish/>
          <w:sz w:val="24"/>
        </w:rPr>
        <w:t xml:space="preserve">Adventure </w:t>
      </w:r>
      <w:r w:rsidRPr="001D1D80">
        <w:rPr>
          <w:rFonts w:ascii="Montserrat" w:hAnsi="Montserrat"/>
          <w:caps/>
          <w:vanish/>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2377B3" w:rsidRPr="001D1D80" w:rsidRDefault="002377B3">
      <w:pPr>
        <w:spacing w:line="360" w:lineRule="auto"/>
        <w:jc w:val="both"/>
        <w:rPr>
          <w:rFonts w:ascii="Montserrat" w:hAnsi="Montserrat"/>
          <w:caps/>
          <w:vanish/>
          <w:sz w:val="24"/>
        </w:rPr>
      </w:pPr>
      <w:r w:rsidRPr="001D1D80">
        <w:rPr>
          <w:rFonts w:ascii="Montserrat" w:hAnsi="Montserrat"/>
          <w:vanish/>
          <w:sz w:val="24"/>
        </w:rPr>
        <w:tab/>
      </w:r>
      <w:r w:rsidRPr="001D1D80">
        <w:rPr>
          <w:rFonts w:ascii="Montserrat" w:hAnsi="Montserrat"/>
          <w:caps/>
          <w:vanish/>
          <w:sz w:val="24"/>
        </w:rPr>
        <w:t>A mother and a daughter died that day, and what I am now was born from the ashes. That moment was just one tiny part of the human cost of earth’s first encounter with an alien intelligence.</w:t>
      </w:r>
    </w:p>
    <w:p w:rsidR="002377B3" w:rsidRPr="001D1D80" w:rsidRDefault="002377B3">
      <w:pPr>
        <w:spacing w:line="360" w:lineRule="auto"/>
        <w:jc w:val="both"/>
        <w:rPr>
          <w:rFonts w:ascii="Montserrat" w:hAnsi="Montserrat"/>
          <w:caps/>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Reflection</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At a second glance, the painful illusion shattered.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1D1D80">
        <w:rPr>
          <w:rFonts w:ascii="Montserrat" w:hAnsi="Montserrat"/>
          <w:i/>
          <w:caps/>
          <w:vanish/>
          <w:sz w:val="24"/>
        </w:rPr>
        <w:t>Adventure</w:t>
      </w:r>
      <w:r w:rsidRPr="001D1D80">
        <w:rPr>
          <w:rFonts w:ascii="Montserrat" w:hAnsi="Montserrat"/>
          <w:caps/>
          <w:vanish/>
          <w:sz w:val="24"/>
        </w:rPr>
        <w:t xml:space="preserve"> I was forced to expose myself and the existence of active psionics.</w:t>
      </w:r>
    </w:p>
    <w:p w:rsidR="002377B3" w:rsidRPr="001D1D80" w:rsidRDefault="002377B3">
      <w:pPr>
        <w:spacing w:line="360" w:lineRule="auto"/>
        <w:jc w:val="both"/>
        <w:rPr>
          <w:rFonts w:ascii="Montserrat" w:hAnsi="Montserrat"/>
          <w:caps/>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xml:space="preserve">.·. Damned and Divine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1D1D80">
        <w:rPr>
          <w:rFonts w:ascii="Montserrat" w:hAnsi="Montserrat"/>
          <w:i/>
          <w:caps/>
          <w:vanish/>
          <w:sz w:val="24"/>
        </w:rPr>
        <w:t>why</w:t>
      </w:r>
      <w:r w:rsidRPr="001D1D80">
        <w:rPr>
          <w:rFonts w:ascii="Montserrat" w:hAnsi="Montserrat"/>
          <w:caps/>
          <w:vanish/>
          <w:sz w:val="24"/>
        </w:rPr>
        <w:t xml:space="preserve"> they did it. One, they </w:t>
      </w:r>
      <w:r w:rsidRPr="001D1D80">
        <w:rPr>
          <w:rFonts w:ascii="Montserrat" w:hAnsi="Montserrat"/>
          <w:i/>
          <w:caps/>
          <w:vanish/>
          <w:sz w:val="24"/>
        </w:rPr>
        <w:t>needed</w:t>
      </w:r>
      <w:r w:rsidRPr="001D1D80">
        <w:rPr>
          <w:rFonts w:ascii="Montserrat" w:hAnsi="Montserrat"/>
          <w:caps/>
          <w:vanish/>
          <w:sz w:val="24"/>
        </w:rPr>
        <w:t xml:space="preserve"> to disclose the existence of active psionics to the public; our population was growing too fast for the government to hide. Two, the threat of alien invasion, while providing the people something to think about </w:t>
      </w:r>
      <w:r w:rsidRPr="001D1D80">
        <w:rPr>
          <w:rFonts w:ascii="Montserrat" w:hAnsi="Montserrat"/>
          <w:i/>
          <w:caps/>
          <w:vanish/>
          <w:sz w:val="24"/>
        </w:rPr>
        <w:t>besides</w:t>
      </w:r>
      <w:r w:rsidRPr="001D1D80">
        <w:rPr>
          <w:rFonts w:ascii="Montserrat" w:hAnsi="Montserrat"/>
          <w:caps/>
          <w:vanish/>
          <w:sz w:val="24"/>
        </w:rPr>
        <w:t xml:space="preserve"> us, was something the government discovered it could not hide as other exploratory missions went missing. Three, I </w:t>
      </w:r>
      <w:r w:rsidRPr="001D1D80">
        <w:rPr>
          <w:rFonts w:ascii="Montserrat" w:hAnsi="Montserrat"/>
          <w:i/>
          <w:caps/>
          <w:vanish/>
          <w:sz w:val="24"/>
        </w:rPr>
        <w:t>was</w:t>
      </w:r>
      <w:r w:rsidRPr="001D1D80">
        <w:rPr>
          <w:rFonts w:ascii="Montserrat" w:hAnsi="Montserrat"/>
          <w:caps/>
          <w:vanish/>
          <w:sz w:val="24"/>
        </w:rPr>
        <w:t xml:space="preserve"> the closest thing to an eye-witness available to offer testimonial support for that government announcement.</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Those are facts and I cannot dispute them.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“No,” I declared, “I will </w:t>
      </w:r>
      <w:r w:rsidRPr="001D1D80">
        <w:rPr>
          <w:rFonts w:ascii="Montserrat" w:hAnsi="Montserrat"/>
          <w:i/>
          <w:caps/>
          <w:vanish/>
          <w:sz w:val="24"/>
        </w:rPr>
        <w:t>not</w:t>
      </w:r>
      <w:r w:rsidRPr="001D1D80">
        <w:rPr>
          <w:rFonts w:ascii="Montserrat" w:hAnsi="Montserrat"/>
          <w:caps/>
          <w:vanish/>
          <w:sz w:val="24"/>
        </w:rPr>
        <w:t xml:space="preserve"> read your mind.” At the tone in my voice, the audience fell eerily silent. I had not refused a request, and in their minds I had answered a million times to the question </w:t>
      </w:r>
      <w:r w:rsidRPr="001D1D80">
        <w:rPr>
          <w:rFonts w:ascii="Montserrat" w:hAnsi="Montserrat"/>
          <w:i/>
          <w:caps/>
          <w:vanish/>
          <w:sz w:val="24"/>
        </w:rPr>
        <w:t xml:space="preserve">what am I thinking? </w:t>
      </w:r>
      <w:r w:rsidRPr="001D1D80">
        <w:rPr>
          <w:rFonts w:ascii="Montserrat" w:hAnsi="Montserrat"/>
          <w:caps/>
          <w:vanish/>
          <w:sz w:val="24"/>
        </w:rPr>
        <w:t xml:space="preserve"> As they stared at me in confusion I suddenly realized that it was not enough for them to </w:t>
      </w:r>
      <w:r w:rsidRPr="001D1D80">
        <w:rPr>
          <w:rFonts w:ascii="Montserrat" w:hAnsi="Montserrat"/>
          <w:i/>
          <w:caps/>
          <w:vanish/>
          <w:sz w:val="24"/>
        </w:rPr>
        <w:t>believe</w:t>
      </w:r>
      <w:r w:rsidRPr="001D1D80">
        <w:rPr>
          <w:rFonts w:ascii="Montserrat" w:hAnsi="Montserrat"/>
          <w:caps/>
          <w:vanish/>
          <w:sz w:val="24"/>
        </w:rPr>
        <w:t xml:space="preserve">. I wanted them to </w:t>
      </w:r>
      <w:r w:rsidRPr="001D1D80">
        <w:rPr>
          <w:rFonts w:ascii="Montserrat" w:hAnsi="Montserrat"/>
          <w:i/>
          <w:caps/>
          <w:vanish/>
          <w:sz w:val="24"/>
        </w:rPr>
        <w:t xml:space="preserve">understand. </w:t>
      </w:r>
      <w:r w:rsidRPr="001D1D80">
        <w:rPr>
          <w:rFonts w:ascii="Montserrat" w:hAnsi="Montserrat"/>
          <w:caps/>
          <w:vanish/>
          <w:sz w:val="24"/>
        </w:rPr>
        <w:t xml:space="preserve">“Telepathy is more intimate than sex,” I proclaimed. “I </w:t>
      </w:r>
      <w:r w:rsidRPr="001D1D80">
        <w:rPr>
          <w:rFonts w:ascii="Montserrat" w:hAnsi="Montserrat"/>
          <w:i/>
          <w:caps/>
          <w:vanish/>
          <w:sz w:val="24"/>
        </w:rPr>
        <w:t>am</w:t>
      </w:r>
      <w:r w:rsidRPr="001D1D80">
        <w:rPr>
          <w:rFonts w:ascii="Montserrat" w:hAnsi="Montserrat"/>
          <w:caps/>
          <w:vanish/>
          <w:sz w:val="24"/>
        </w:rPr>
        <w:t xml:space="preserve"> a minor, thank you.” That caught their attention. A few of them even laughed at my weak joke. But they were still confused, so I explained, “There is a difference between </w:t>
      </w:r>
      <w:r w:rsidRPr="001D1D80">
        <w:rPr>
          <w:rFonts w:ascii="Montserrat" w:hAnsi="Montserrat"/>
          <w:i/>
          <w:caps/>
          <w:vanish/>
          <w:sz w:val="24"/>
        </w:rPr>
        <w:t>reading</w:t>
      </w:r>
      <w:r w:rsidRPr="001D1D80">
        <w:rPr>
          <w:rFonts w:ascii="Montserrat" w:hAnsi="Montserrat"/>
          <w:caps/>
          <w:vanish/>
          <w:sz w:val="24"/>
        </w:rPr>
        <w:t xml:space="preserve"> a mind and simply </w:t>
      </w:r>
      <w:r w:rsidRPr="001D1D80">
        <w:rPr>
          <w:rFonts w:ascii="Montserrat" w:hAnsi="Montserrat"/>
          <w:i/>
          <w:caps/>
          <w:vanish/>
          <w:sz w:val="24"/>
        </w:rPr>
        <w:t>overlapping</w:t>
      </w:r>
      <w:r w:rsidRPr="001D1D80">
        <w:rPr>
          <w:rFonts w:ascii="Montserrat" w:hAnsi="Montserrat"/>
          <w:caps/>
          <w:vanish/>
          <w:sz w:val="24"/>
        </w:rPr>
        <w:t xml:space="preserve"> it.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1D1D80">
        <w:rPr>
          <w:rFonts w:ascii="Montserrat" w:hAnsi="Montserrat"/>
          <w:i/>
          <w:caps/>
          <w:vanish/>
          <w:sz w:val="24"/>
        </w:rPr>
        <w:t>rape</w:t>
      </w:r>
      <w:r w:rsidRPr="001D1D80">
        <w:rPr>
          <w:rFonts w:ascii="Montserrat" w:hAnsi="Montserrat"/>
          <w:caps/>
          <w:vanish/>
          <w:sz w:val="24"/>
        </w:rPr>
        <w:t xml:space="preserve">,” I  paused for emphasis, staring several of them in the eyes, “and the victim is as much a participant in that act as they would be in any </w:t>
      </w:r>
      <w:r w:rsidRPr="001D1D80">
        <w:rPr>
          <w:rFonts w:ascii="Montserrat" w:hAnsi="Montserrat"/>
          <w:i/>
          <w:caps/>
          <w:vanish/>
          <w:sz w:val="24"/>
        </w:rPr>
        <w:t>physical</w:t>
      </w:r>
      <w:r w:rsidRPr="001D1D80">
        <w:rPr>
          <w:rFonts w:ascii="Montserrat" w:hAnsi="Montserrat"/>
          <w:caps/>
          <w:vanish/>
          <w:sz w:val="24"/>
        </w:rPr>
        <w:t xml:space="preserve"> rape. Mind rape is usually only committed by a </w:t>
      </w:r>
      <w:r w:rsidRPr="001D1D80">
        <w:rPr>
          <w:rFonts w:ascii="Montserrat" w:hAnsi="Montserrat"/>
          <w:i/>
          <w:caps/>
          <w:vanish/>
          <w:sz w:val="24"/>
        </w:rPr>
        <w:t>latent</w:t>
      </w:r>
      <w:r w:rsidRPr="001D1D80">
        <w:rPr>
          <w:rFonts w:ascii="Montserrat" w:hAnsi="Montserrat"/>
          <w:caps/>
          <w:vanish/>
          <w:sz w:val="24"/>
        </w:rPr>
        <w:t xml:space="preserve"> psionic, and usually the victim is an active. Helpless as they are invaded,” I pressed the point, “</w:t>
      </w:r>
      <w:r w:rsidRPr="001D1D80">
        <w:rPr>
          <w:rFonts w:ascii="Montserrat" w:hAnsi="Montserrat"/>
          <w:i/>
          <w:caps/>
          <w:vanish/>
          <w:sz w:val="24"/>
        </w:rPr>
        <w:t>penetrated</w:t>
      </w:r>
      <w:r w:rsidRPr="001D1D80">
        <w:rPr>
          <w:rFonts w:ascii="Montserrat" w:hAnsi="Montserrat"/>
          <w:caps/>
          <w:vanish/>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1D1D80">
        <w:rPr>
          <w:rFonts w:ascii="Montserrat" w:hAnsi="Montserrat"/>
          <w:i/>
          <w:caps/>
          <w:vanish/>
          <w:sz w:val="24"/>
        </w:rPr>
        <w:t xml:space="preserve"> gospel</w:t>
      </w:r>
      <w:r w:rsidRPr="001D1D80">
        <w:rPr>
          <w:rFonts w:ascii="Montserrat" w:hAnsi="Montserrat"/>
          <w:caps/>
          <w:vanish/>
          <w:sz w:val="24"/>
        </w:rPr>
        <w:t xml:space="preserve">. I held out my mind and sipped their adulation, their awe, and I tasted ecstasy, love, terror, devotion. </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1D1D80">
        <w:rPr>
          <w:rFonts w:ascii="Montserrat" w:hAnsi="Montserrat"/>
          <w:i/>
          <w:caps/>
          <w:vanish/>
          <w:sz w:val="24"/>
        </w:rPr>
        <w:t xml:space="preserve">really </w:t>
      </w:r>
      <w:r w:rsidRPr="001D1D80">
        <w:rPr>
          <w:rFonts w:ascii="Montserrat" w:hAnsi="Montserrat"/>
          <w:caps/>
          <w:vanish/>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ab/>
        <w:t>“People want proof so they can be free to believe without having to understand what they believe in!” I was simply freeing people from the need to think for themselves! As I realized it I felt sick. I felt damned.</w:t>
      </w:r>
    </w:p>
    <w:p w:rsidR="002377B3" w:rsidRPr="001D1D80" w:rsidRDefault="002377B3">
      <w:pPr>
        <w:spacing w:line="360" w:lineRule="auto"/>
        <w:jc w:val="both"/>
        <w:rPr>
          <w:rFonts w:ascii="Montserrat" w:hAnsi="Montserrat"/>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vanish/>
          <w:sz w:val="24"/>
        </w:rPr>
        <w:t xml:space="preserve">.·. </w:t>
      </w:r>
      <w:r w:rsidRPr="001D1D80">
        <w:rPr>
          <w:rFonts w:ascii="Montserrat" w:hAnsi="Montserrat"/>
          <w:caps/>
          <w:vanish/>
          <w:sz w:val="24"/>
        </w:rPr>
        <w:t>Childhood</w:t>
      </w:r>
      <w:r w:rsidRPr="001D1D80">
        <w:rPr>
          <w:rFonts w:ascii="Montserrat" w:hAnsi="Montserrat"/>
          <w:vanish/>
          <w:sz w:val="24"/>
        </w:rPr>
        <w:t>’</w:t>
      </w:r>
      <w:r w:rsidRPr="001D1D80">
        <w:rPr>
          <w:rFonts w:ascii="Montserrat" w:hAnsi="Montserrat"/>
          <w:caps/>
          <w:vanish/>
          <w:sz w:val="24"/>
        </w:rPr>
        <w:t>s end</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2377B3" w:rsidRPr="001D1D80" w:rsidRDefault="002377B3">
      <w:pPr>
        <w:spacing w:line="360" w:lineRule="auto"/>
        <w:jc w:val="both"/>
        <w:rPr>
          <w:rFonts w:ascii="Montserrat" w:hAnsi="Montserrat"/>
          <w:caps/>
          <w:vanish/>
          <w:sz w:val="24"/>
        </w:rPr>
      </w:pPr>
      <w:r w:rsidRPr="001D1D80">
        <w:rPr>
          <w:rFonts w:ascii="Montserrat" w:hAnsi="Montserrat"/>
          <w:vanish/>
          <w:sz w:val="24"/>
        </w:rPr>
        <w:tab/>
      </w:r>
      <w:r w:rsidRPr="001D1D80">
        <w:rPr>
          <w:rFonts w:ascii="Montserrat" w:hAnsi="Montserrat"/>
          <w:caps/>
          <w:vanish/>
          <w:sz w:val="24"/>
        </w:rPr>
        <w:t>If anything</w:t>
      </w:r>
      <w:r w:rsidRPr="001D1D80">
        <w:rPr>
          <w:rFonts w:ascii="Montserrat" w:hAnsi="Montserrat"/>
          <w:vanish/>
          <w:sz w:val="24"/>
        </w:rPr>
        <w:t xml:space="preserve">, </w:t>
      </w:r>
      <w:r w:rsidRPr="001D1D80">
        <w:rPr>
          <w:rFonts w:ascii="Montserrat" w:hAnsi="Montserrat"/>
          <w:caps/>
          <w:vanish/>
          <w:sz w:val="24"/>
        </w:rPr>
        <w:t>that revelation</w:t>
      </w:r>
      <w:r w:rsidRPr="001D1D80">
        <w:rPr>
          <w:rFonts w:ascii="Montserrat" w:hAnsi="Montserrat"/>
          <w:vanish/>
          <w:sz w:val="24"/>
        </w:rPr>
        <w:t xml:space="preserve"> </w:t>
      </w:r>
      <w:r w:rsidRPr="001D1D80">
        <w:rPr>
          <w:rFonts w:ascii="Montserrat" w:hAnsi="Montserrat"/>
          <w:caps/>
          <w:vanish/>
          <w:sz w:val="24"/>
        </w:rPr>
        <w:t>inspired my anguish to turn into rage against the project</w:t>
      </w:r>
      <w:r w:rsidRPr="001D1D80">
        <w:rPr>
          <w:rFonts w:ascii="Montserrat" w:hAnsi="Montserrat"/>
          <w:vanish/>
          <w:sz w:val="24"/>
        </w:rPr>
        <w:t xml:space="preserve">. </w:t>
      </w:r>
      <w:r w:rsidRPr="001D1D80">
        <w:rPr>
          <w:rFonts w:ascii="Montserrat" w:hAnsi="Montserrat"/>
          <w:caps/>
          <w:vanish/>
          <w:sz w:val="24"/>
        </w:rPr>
        <w:t>I could not deal with</w:t>
      </w:r>
      <w:r w:rsidRPr="001D1D80">
        <w:rPr>
          <w:rFonts w:ascii="Montserrat" w:hAnsi="Montserrat"/>
          <w:vanish/>
          <w:sz w:val="24"/>
        </w:rPr>
        <w:t xml:space="preserve"> </w:t>
      </w:r>
      <w:r w:rsidRPr="001D1D80">
        <w:rPr>
          <w:rFonts w:ascii="Montserrat" w:hAnsi="Montserrat"/>
          <w:caps/>
          <w:vanish/>
          <w:sz w:val="24"/>
        </w:rPr>
        <w:t>what I learned</w:t>
      </w:r>
      <w:r w:rsidRPr="001D1D80">
        <w:rPr>
          <w:rFonts w:ascii="Montserrat" w:hAnsi="Montserrat"/>
          <w:vanish/>
          <w:sz w:val="24"/>
        </w:rPr>
        <w:t xml:space="preserve">. </w:t>
      </w:r>
      <w:r w:rsidRPr="001D1D80">
        <w:rPr>
          <w:rFonts w:ascii="Montserrat" w:hAnsi="Montserrat"/>
          <w:caps/>
          <w:vanish/>
          <w:sz w:val="24"/>
        </w:rPr>
        <w:t>They had created an ideal place for me to grow up—far better than the civilian world outside it. They had given me a perfect childhood and it had turned out to be a carefully crafted lie.</w:t>
      </w:r>
      <w:r w:rsidRPr="001D1D80">
        <w:rPr>
          <w:rFonts w:ascii="Montserrat" w:hAnsi="Montserrat"/>
          <w:vanish/>
          <w:sz w:val="24"/>
        </w:rPr>
        <w:t xml:space="preserve"> </w:t>
      </w:r>
      <w:r w:rsidRPr="001D1D80">
        <w:rPr>
          <w:rFonts w:ascii="Montserrat" w:hAnsi="Montserrat"/>
          <w:caps/>
          <w:vanish/>
          <w:sz w:val="24"/>
        </w:rPr>
        <w:t>Among the terrible secrets I never suspected</w:t>
      </w:r>
      <w:r w:rsidRPr="001D1D80">
        <w:rPr>
          <w:rFonts w:ascii="Montserrat" w:hAnsi="Montserrat"/>
          <w:vanish/>
          <w:sz w:val="24"/>
        </w:rPr>
        <w:t xml:space="preserve"> </w:t>
      </w:r>
      <w:r w:rsidRPr="001D1D80">
        <w:rPr>
          <w:rFonts w:ascii="Montserrat" w:hAnsi="Montserrat"/>
          <w:caps/>
          <w:vanish/>
          <w:sz w:val="24"/>
        </w:rPr>
        <w:t xml:space="preserve">were hidden in her mind, which became mine, was that one of her responsibilities was to destroy </w:t>
      </w:r>
      <w:r w:rsidRPr="001D1D80">
        <w:rPr>
          <w:rFonts w:ascii="Montserrat" w:hAnsi="Montserrat"/>
          <w:i/>
          <w:caps/>
          <w:vanish/>
          <w:sz w:val="24"/>
        </w:rPr>
        <w:t>me</w:t>
      </w:r>
      <w:r w:rsidRPr="001D1D80">
        <w:rPr>
          <w:rFonts w:ascii="Montserrat" w:hAnsi="Montserrat"/>
          <w:caps/>
          <w:vanish/>
          <w:sz w:val="24"/>
        </w:rPr>
        <w:t>, should I ever prove mentally unstable; inclined toward violent, or abusive behavior. I find it amazing that I or any other child on the reservation survived growing up</w:t>
      </w:r>
      <w:r w:rsidRPr="001D1D80">
        <w:rPr>
          <w:rFonts w:ascii="Montserrat" w:hAnsi="Montserrat"/>
          <w:vanish/>
          <w:sz w:val="24"/>
        </w:rPr>
        <w:t>,</w:t>
      </w:r>
      <w:r w:rsidRPr="001D1D80">
        <w:rPr>
          <w:rFonts w:ascii="Montserrat" w:hAnsi="Montserrat"/>
          <w:caps/>
          <w:vanish/>
          <w:sz w:val="24"/>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2377B3" w:rsidRPr="001D1D80" w:rsidRDefault="002377B3">
      <w:pPr>
        <w:spacing w:line="360" w:lineRule="auto"/>
        <w:jc w:val="both"/>
        <w:rPr>
          <w:rFonts w:ascii="Montserrat" w:hAnsi="Montserrat"/>
          <w:vanish/>
          <w:sz w:val="24"/>
        </w:rPr>
      </w:pPr>
    </w:p>
    <w:p w:rsidR="002377B3" w:rsidRPr="001D1D80" w:rsidRDefault="002377B3">
      <w:pPr>
        <w:spacing w:line="360" w:lineRule="auto"/>
        <w:jc w:val="both"/>
        <w:rPr>
          <w:rFonts w:ascii="Montserrat" w:hAnsi="Montserrat"/>
          <w:vanish/>
          <w:sz w:val="24"/>
        </w:rPr>
      </w:pPr>
      <w:r w:rsidRPr="001D1D80">
        <w:rPr>
          <w:rFonts w:ascii="Montserrat" w:hAnsi="Montserrat"/>
          <w:vanish/>
          <w:sz w:val="24"/>
        </w:rPr>
        <w:t xml:space="preserve">.·. </w:t>
      </w:r>
      <w:r w:rsidRPr="001D1D80">
        <w:rPr>
          <w:rFonts w:ascii="Montserrat" w:hAnsi="Montserrat"/>
          <w:caps/>
          <w:vanish/>
          <w:sz w:val="24"/>
        </w:rPr>
        <w:t>Fame and infamy</w:t>
      </w:r>
      <w:r w:rsidRPr="001D1D80">
        <w:rPr>
          <w:rFonts w:ascii="Montserrat" w:hAnsi="Montserrat"/>
          <w:vanish/>
          <w:sz w:val="24"/>
        </w:rPr>
        <w:tab/>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xml:space="preserve">As the first public psi, my time was kept too occupied for me to indulge in much self-pity, anyway. </w:t>
      </w:r>
      <w:r w:rsidRPr="001D1D80">
        <w:rPr>
          <w:rFonts w:ascii="Montserrat" w:hAnsi="Montserrat"/>
          <w:vanish/>
          <w:sz w:val="24"/>
        </w:rPr>
        <w:t>i</w:t>
      </w:r>
      <w:r w:rsidRPr="001D1D80">
        <w:rPr>
          <w:rFonts w:ascii="Montserrat" w:hAnsi="Montserrat"/>
          <w:caps/>
          <w:vanish/>
          <w:sz w:val="24"/>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2377B3" w:rsidRPr="001D1D80" w:rsidRDefault="002377B3">
      <w:pPr>
        <w:spacing w:line="360" w:lineRule="auto"/>
        <w:jc w:val="both"/>
        <w:rPr>
          <w:rFonts w:ascii="Montserrat" w:hAnsi="Montserrat"/>
          <w:caps/>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 Potential</w:t>
      </w:r>
    </w:p>
    <w:p w:rsidR="002377B3" w:rsidRPr="001D1D80" w:rsidRDefault="002377B3">
      <w:pPr>
        <w:spacing w:line="360" w:lineRule="auto"/>
        <w:jc w:val="both"/>
        <w:rPr>
          <w:rFonts w:ascii="Montserrat" w:hAnsi="Montserrat"/>
          <w:vanish/>
          <w:sz w:val="24"/>
        </w:rPr>
      </w:pPr>
      <w:r w:rsidRPr="001D1D80">
        <w:rPr>
          <w:rFonts w:ascii="Montserrat" w:hAnsi="Montserrat"/>
          <w:caps/>
          <w:vanish/>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1D1D80">
        <w:rPr>
          <w:rFonts w:ascii="Montserrat" w:hAnsi="Montserrat"/>
          <w:vanish/>
          <w:sz w:val="24"/>
        </w:rPr>
        <w:t xml:space="preserve"> </w:t>
      </w:r>
    </w:p>
    <w:p w:rsidR="002377B3" w:rsidRPr="001D1D80" w:rsidRDefault="002377B3">
      <w:pPr>
        <w:spacing w:line="360" w:lineRule="auto"/>
        <w:jc w:val="both"/>
        <w:rPr>
          <w:rFonts w:ascii="Montserrat" w:hAnsi="Montserrat"/>
          <w:vanish/>
          <w:sz w:val="24"/>
        </w:rPr>
      </w:pPr>
    </w:p>
    <w:p w:rsidR="002377B3" w:rsidRPr="001D1D80" w:rsidRDefault="002377B3">
      <w:pPr>
        <w:spacing w:line="360" w:lineRule="auto"/>
        <w:jc w:val="both"/>
        <w:rPr>
          <w:rFonts w:ascii="Montserrat" w:hAnsi="Montserrat"/>
          <w:caps/>
          <w:vanish/>
          <w:sz w:val="24"/>
        </w:rPr>
      </w:pPr>
      <w:r w:rsidRPr="001D1D80">
        <w:rPr>
          <w:rFonts w:ascii="Montserrat" w:hAnsi="Montserrat"/>
          <w:vanish/>
          <w:sz w:val="24"/>
        </w:rPr>
        <w:t xml:space="preserve">.·. </w:t>
      </w:r>
      <w:r w:rsidRPr="001D1D80">
        <w:rPr>
          <w:rFonts w:ascii="Montserrat" w:hAnsi="Montserrat"/>
          <w:caps/>
          <w:vanish/>
          <w:sz w:val="24"/>
        </w:rPr>
        <w:t>Isolation</w:t>
      </w:r>
      <w:r w:rsidRPr="001D1D80">
        <w:rPr>
          <w:rFonts w:ascii="Montserrat" w:hAnsi="Montserrat"/>
          <w:vanish/>
          <w:sz w:val="24"/>
        </w:rPr>
        <w:t>’</w:t>
      </w:r>
      <w:r w:rsidRPr="001D1D80">
        <w:rPr>
          <w:rFonts w:ascii="Montserrat" w:hAnsi="Montserrat"/>
          <w:caps/>
          <w:vanish/>
          <w:sz w:val="24"/>
        </w:rPr>
        <w:t>s end</w:t>
      </w:r>
    </w:p>
    <w:p w:rsidR="002377B3" w:rsidRPr="001D1D80" w:rsidRDefault="002377B3">
      <w:pPr>
        <w:spacing w:line="360" w:lineRule="auto"/>
        <w:jc w:val="both"/>
        <w:rPr>
          <w:rFonts w:ascii="Montserrat" w:hAnsi="Montserrat"/>
          <w:caps/>
          <w:vanish/>
          <w:sz w:val="24"/>
        </w:rPr>
      </w:pPr>
      <w:r w:rsidRPr="001D1D80">
        <w:rPr>
          <w:rFonts w:ascii="Montserrat" w:hAnsi="Montserrat"/>
          <w:caps/>
          <w:vanish/>
          <w:sz w:val="24"/>
        </w:rPr>
        <w:t>I had cut my ties to the project pretty thoroughly when I left. The last thing I would have ever expected was for them to track me down several years later and ask me to come back to the project and rejoin the space program.</w:t>
      </w:r>
      <w:r w:rsidRPr="001D1D80">
        <w:rPr>
          <w:rFonts w:ascii="Montserrat" w:hAnsi="Montserrat"/>
          <w:vanish/>
          <w:sz w:val="24"/>
        </w:rPr>
        <w:t xml:space="preserve"> </w:t>
      </w:r>
      <w:r w:rsidRPr="001D1D80">
        <w:rPr>
          <w:rFonts w:ascii="Montserrat" w:hAnsi="Montserrat"/>
          <w:caps/>
          <w:vanish/>
          <w:sz w:val="24"/>
        </w:rPr>
        <w:t>Imagine my surprise. I had been out of contact for some time, so he had to track me down at my current</w:t>
      </w:r>
      <w:r w:rsidRPr="001D1D80">
        <w:rPr>
          <w:rFonts w:ascii="Montserrat" w:hAnsi="Montserrat"/>
          <w:vanish/>
          <w:sz w:val="24"/>
        </w:rPr>
        <w:t xml:space="preserve"> </w:t>
      </w:r>
      <w:r w:rsidRPr="001D1D80">
        <w:rPr>
          <w:rFonts w:ascii="Montserrat" w:hAnsi="Montserrat"/>
          <w:caps/>
          <w:vanish/>
          <w:sz w:val="24"/>
        </w:rPr>
        <w:t>home in Scotland. I was there alone. And now that the past, in the form of one captain O’Neal, had intruded on my isolation, I was forced to realize that I was lonely.</w:t>
      </w:r>
    </w:p>
    <w:p w:rsidR="002377B3" w:rsidRPr="001D1D80" w:rsidRDefault="002377B3">
      <w:pPr>
        <w:spacing w:line="360" w:lineRule="auto"/>
        <w:jc w:val="both"/>
        <w:rPr>
          <w:rFonts w:ascii="Montserrat" w:hAnsi="Montserrat"/>
          <w:vanish/>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Recruitment</w:t>
      </w:r>
    </w:p>
    <w:p w:rsidR="002377B3" w:rsidRPr="001D1D80" w:rsidRDefault="002377B3">
      <w:pPr>
        <w:spacing w:line="360" w:lineRule="auto"/>
        <w:jc w:val="both"/>
        <w:rPr>
          <w:rFonts w:ascii="Montserrat" w:hAnsi="Montserrat"/>
          <w:sz w:val="24"/>
        </w:rPr>
      </w:pPr>
      <w:r w:rsidRPr="001D1D80">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2377B3" w:rsidRPr="001D1D80" w:rsidRDefault="002377B3">
      <w:pPr>
        <w:spacing w:line="360" w:lineRule="auto"/>
        <w:jc w:val="both"/>
        <w:rPr>
          <w:rFonts w:ascii="Montserrat" w:hAnsi="Montserrat"/>
          <w:sz w:val="24"/>
        </w:rPr>
      </w:pPr>
      <w:r w:rsidRPr="001D1D80">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2377B3" w:rsidRPr="001D1D80" w:rsidRDefault="002377B3">
      <w:pPr>
        <w:spacing w:line="360" w:lineRule="auto"/>
        <w:jc w:val="both"/>
        <w:rPr>
          <w:rFonts w:ascii="Montserrat" w:hAnsi="Montserrat"/>
          <w:sz w:val="24"/>
        </w:rPr>
      </w:pPr>
      <w:r w:rsidRPr="001D1D80">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2377B3" w:rsidRPr="001D1D80" w:rsidRDefault="002377B3">
      <w:pPr>
        <w:spacing w:line="360" w:lineRule="auto"/>
        <w:jc w:val="both"/>
        <w:rPr>
          <w:rFonts w:ascii="Montserrat" w:hAnsi="Montserrat"/>
          <w:sz w:val="24"/>
        </w:rPr>
      </w:pPr>
      <w:r w:rsidRPr="001D1D80">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1D1D80">
        <w:rPr>
          <w:rFonts w:ascii="Montserrat" w:hAnsi="Montserrat"/>
          <w:i/>
          <w:sz w:val="24"/>
        </w:rPr>
        <w:t>ask</w:t>
      </w:r>
      <w:r w:rsidRPr="001D1D80">
        <w:rPr>
          <w:rFonts w:ascii="Montserrat" w:hAnsi="Montserrat"/>
          <w:sz w:val="24"/>
        </w:rPr>
        <w:t xml:space="preserve"> you to come back." He held my eyes with his as he asked, "Will you come back?" He maintained eye contact as he finally took a sip of his tea.</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2377B3" w:rsidRPr="001D1D80" w:rsidRDefault="002377B3">
      <w:pPr>
        <w:spacing w:line="360" w:lineRule="auto"/>
        <w:jc w:val="both"/>
        <w:rPr>
          <w:rFonts w:ascii="Montserrat" w:hAnsi="Montserrat"/>
          <w:sz w:val="24"/>
        </w:rPr>
      </w:pPr>
      <w:r w:rsidRPr="001D1D80">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1D1D80">
        <w:rPr>
          <w:rFonts w:ascii="Montserrat" w:hAnsi="Montserrat"/>
          <w:i/>
          <w:sz w:val="24"/>
        </w:rPr>
        <w:t>me</w:t>
      </w:r>
      <w:r w:rsidRPr="001D1D80">
        <w:rPr>
          <w:rFonts w:ascii="Montserrat" w:hAnsi="Montserrat"/>
          <w:sz w:val="24"/>
        </w:rP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2377B3" w:rsidRPr="001D1D80" w:rsidRDefault="002377B3">
      <w:pPr>
        <w:spacing w:line="360" w:lineRule="auto"/>
        <w:jc w:val="both"/>
        <w:rPr>
          <w:rFonts w:ascii="Montserrat" w:hAnsi="Montserrat"/>
          <w:sz w:val="24"/>
        </w:rPr>
      </w:pPr>
      <w:r w:rsidRPr="001D1D80">
        <w:rPr>
          <w:rFonts w:ascii="Montserrat" w:hAnsi="Montserrat"/>
          <w:sz w:val="24"/>
        </w:rP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1D1D80">
        <w:rPr>
          <w:rFonts w:ascii="Montserrat" w:hAnsi="Montserrat"/>
          <w:i/>
          <w:sz w:val="24"/>
        </w:rPr>
        <w:t>Adventure.</w:t>
      </w:r>
      <w:r w:rsidRPr="001D1D80">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1D1D80">
        <w:rPr>
          <w:rFonts w:ascii="Montserrat" w:hAnsi="Montserrat"/>
          <w:i/>
          <w:sz w:val="24"/>
        </w:rPr>
        <w:t>why</w:t>
      </w:r>
      <w:r w:rsidRPr="001D1D80">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1D1D80">
        <w:rPr>
          <w:rFonts w:ascii="Montserrat" w:hAnsi="Montserrat"/>
          <w:i/>
          <w:sz w:val="24"/>
        </w:rPr>
        <w:t>Adventure</w:t>
      </w:r>
      <w:r w:rsidRPr="001D1D80">
        <w:rPr>
          <w:rFonts w:ascii="Montserrat" w:hAnsi="Montserrat"/>
          <w:sz w:val="24"/>
        </w:rPr>
        <w:t xml:space="preserve">, quietly dying her mother's death in her memory. </w:t>
      </w:r>
    </w:p>
    <w:p w:rsidR="002377B3" w:rsidRPr="001D1D80" w:rsidRDefault="002377B3">
      <w:pPr>
        <w:spacing w:line="360" w:lineRule="auto"/>
        <w:jc w:val="both"/>
        <w:rPr>
          <w:rFonts w:ascii="Montserrat" w:hAnsi="Montserrat"/>
          <w:sz w:val="24"/>
        </w:rPr>
      </w:pPr>
      <w:r w:rsidRPr="001D1D80">
        <w:rPr>
          <w:rFonts w:ascii="Montserrat" w:hAnsi="Montserrat"/>
          <w:sz w:val="24"/>
        </w:rPr>
        <w:tab/>
        <w:t>Maybe the wound healed better for being reopened and liberally bled.</w:t>
      </w:r>
    </w:p>
    <w:p w:rsidR="002377B3" w:rsidRPr="001D1D80" w:rsidRDefault="002377B3">
      <w:pPr>
        <w:spacing w:line="360" w:lineRule="auto"/>
        <w:jc w:val="both"/>
        <w:rPr>
          <w:rFonts w:ascii="Montserrat" w:hAnsi="Montserrat"/>
          <w:sz w:val="24"/>
        </w:rPr>
      </w:pPr>
      <w:r w:rsidRPr="001D1D80">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2377B3" w:rsidRPr="001D1D80" w:rsidRDefault="002377B3">
      <w:pPr>
        <w:spacing w:line="360" w:lineRule="auto"/>
        <w:jc w:val="both"/>
        <w:rPr>
          <w:rFonts w:ascii="Montserrat" w:hAnsi="Montserrat"/>
          <w:sz w:val="24"/>
        </w:rPr>
      </w:pPr>
      <w:r w:rsidRPr="001D1D80">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1D1D80">
        <w:rPr>
          <w:rFonts w:ascii="Montserrat" w:hAnsi="Montserrat"/>
          <w:i/>
          <w:sz w:val="24"/>
        </w:rPr>
        <w:t xml:space="preserve">I </w:t>
      </w:r>
      <w:r w:rsidRPr="001D1D80">
        <w:rPr>
          <w:rFonts w:ascii="Montserrat" w:hAnsi="Montserrat"/>
          <w:sz w:val="24"/>
        </w:rPr>
        <w:t xml:space="preserve">need you," he emphasized. </w:t>
      </w:r>
    </w:p>
    <w:p w:rsidR="002377B3" w:rsidRPr="001D1D80" w:rsidRDefault="002377B3">
      <w:pPr>
        <w:spacing w:line="360" w:lineRule="auto"/>
        <w:jc w:val="both"/>
        <w:rPr>
          <w:rFonts w:ascii="Montserrat" w:hAnsi="Montserrat"/>
          <w:sz w:val="24"/>
        </w:rPr>
      </w:pPr>
      <w:r w:rsidRPr="001D1D80">
        <w:rPr>
          <w:rFonts w:ascii="Montserrat" w:hAnsi="Montserrat"/>
          <w:sz w:val="24"/>
        </w:rPr>
        <w:tab/>
        <w:t>"</w:t>
      </w:r>
      <w:r w:rsidRPr="001D1D80">
        <w:rPr>
          <w:rFonts w:ascii="Montserrat" w:hAnsi="Montserrat"/>
          <w:i/>
          <w:sz w:val="24"/>
        </w:rPr>
        <w:t xml:space="preserve">You </w:t>
      </w:r>
      <w:r w:rsidRPr="001D1D80">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1D1D80">
        <w:rPr>
          <w:rFonts w:ascii="Montserrat" w:hAnsi="Montserrat"/>
          <w:i/>
          <w:sz w:val="24"/>
        </w:rPr>
        <w:t xml:space="preserve">was </w:t>
      </w:r>
      <w:r w:rsidRPr="001D1D80">
        <w:rPr>
          <w:rFonts w:ascii="Montserrat" w:hAnsi="Montserrat"/>
          <w:sz w:val="24"/>
        </w:rPr>
        <w:t xml:space="preserve">indispensable. That doesn't mean I'm qualified to complete her work for the project," I pointed out. </w:t>
      </w:r>
    </w:p>
    <w:p w:rsidR="002377B3" w:rsidRPr="001D1D80" w:rsidRDefault="002377B3">
      <w:pPr>
        <w:spacing w:line="360" w:lineRule="auto"/>
        <w:jc w:val="both"/>
        <w:rPr>
          <w:rFonts w:ascii="Montserrat" w:hAnsi="Montserrat"/>
          <w:sz w:val="24"/>
        </w:rPr>
      </w:pPr>
      <w:r w:rsidRPr="001D1D80">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"Curiouser and curiouser," I murmured. I rubbed a thoughtful finger over my lips. "You said </w:t>
      </w:r>
      <w:r w:rsidRPr="001D1D80">
        <w:rPr>
          <w:rFonts w:ascii="Montserrat" w:hAnsi="Montserrat"/>
          <w:i/>
          <w:sz w:val="24"/>
        </w:rPr>
        <w:t xml:space="preserve">they </w:t>
      </w:r>
      <w:r w:rsidRPr="001D1D80">
        <w:rPr>
          <w:rFonts w:ascii="Montserrat" w:hAnsi="Montserrat"/>
          <w:sz w:val="24"/>
        </w:rPr>
        <w:t xml:space="preserve">want me back; </w:t>
      </w:r>
      <w:r w:rsidRPr="001D1D80">
        <w:rPr>
          <w:rFonts w:ascii="Montserrat" w:hAnsi="Montserrat"/>
          <w:i/>
          <w:sz w:val="24"/>
        </w:rPr>
        <w:t>you</w:t>
      </w:r>
      <w:r w:rsidRPr="001D1D80">
        <w:rPr>
          <w:rFonts w:ascii="Montserrat" w:hAnsi="Montserrat"/>
          <w:sz w:val="24"/>
        </w:rPr>
        <w:t xml:space="preserve"> need me. Why?" I prompted. "Give me an answer that makes sense."</w:t>
      </w:r>
    </w:p>
    <w:p w:rsidR="002377B3" w:rsidRPr="001D1D80" w:rsidRDefault="002377B3">
      <w:pPr>
        <w:spacing w:line="360" w:lineRule="auto"/>
        <w:jc w:val="both"/>
        <w:rPr>
          <w:rFonts w:ascii="Montserrat" w:hAnsi="Montserrat"/>
          <w:sz w:val="24"/>
        </w:rPr>
      </w:pPr>
      <w:r w:rsidRPr="001D1D80">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2377B3" w:rsidRPr="001D1D80" w:rsidRDefault="002377B3">
      <w:pPr>
        <w:spacing w:line="360" w:lineRule="auto"/>
        <w:jc w:val="both"/>
        <w:rPr>
          <w:rFonts w:ascii="Montserrat" w:hAnsi="Montserrat"/>
          <w:sz w:val="24"/>
        </w:rPr>
      </w:pPr>
      <w:r w:rsidRPr="001D1D80">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2377B3" w:rsidRPr="001D1D80" w:rsidRDefault="002377B3">
      <w:pPr>
        <w:spacing w:line="360" w:lineRule="auto"/>
        <w:jc w:val="both"/>
        <w:rPr>
          <w:rFonts w:ascii="Montserrat" w:hAnsi="Montserrat"/>
          <w:sz w:val="24"/>
        </w:rPr>
      </w:pPr>
      <w:r w:rsidRPr="001D1D80">
        <w:rPr>
          <w:rFonts w:ascii="Montserrat" w:hAnsi="Montserrat"/>
          <w:sz w:val="24"/>
        </w:rPr>
        <w:tab/>
        <w:t>"They would never get me on one of those ships if I didn't want to be there," I growled.</w:t>
      </w:r>
    </w:p>
    <w:p w:rsidR="002377B3" w:rsidRPr="001D1D80" w:rsidRDefault="002377B3">
      <w:pPr>
        <w:spacing w:line="360" w:lineRule="auto"/>
        <w:jc w:val="both"/>
        <w:rPr>
          <w:rFonts w:ascii="Montserrat" w:hAnsi="Montserrat"/>
          <w:sz w:val="24"/>
        </w:rPr>
      </w:pPr>
      <w:r w:rsidRPr="001D1D80">
        <w:rPr>
          <w:rFonts w:ascii="Montserrat" w:hAnsi="Montserrat"/>
          <w:sz w:val="24"/>
        </w:rPr>
        <w:tab/>
        <w:t>He turned a flat look in my direction and said, "If it came to that I wish it were true."</w:t>
      </w:r>
    </w:p>
    <w:p w:rsidR="002377B3" w:rsidRPr="001D1D80" w:rsidRDefault="002377B3">
      <w:pPr>
        <w:spacing w:line="360" w:lineRule="auto"/>
        <w:jc w:val="both"/>
        <w:rPr>
          <w:rFonts w:ascii="Montserrat" w:hAnsi="Montserrat"/>
          <w:sz w:val="24"/>
        </w:rPr>
      </w:pPr>
      <w:r w:rsidRPr="001D1D80">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2377B3" w:rsidRPr="001D1D80" w:rsidRDefault="002377B3">
      <w:pPr>
        <w:spacing w:line="360" w:lineRule="auto"/>
        <w:jc w:val="both"/>
        <w:rPr>
          <w:rFonts w:ascii="Montserrat" w:hAnsi="Montserrat"/>
          <w:sz w:val="24"/>
        </w:rPr>
      </w:pPr>
      <w:r w:rsidRPr="001D1D80">
        <w:rPr>
          <w:rFonts w:ascii="Montserrat" w:hAnsi="Montserrat"/>
          <w:sz w:val="24"/>
        </w:rPr>
        <w:tab/>
        <w:t>He returned the slightest of nods.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2377B3" w:rsidRPr="001D1D80" w:rsidRDefault="002377B3">
      <w:pPr>
        <w:spacing w:line="360" w:lineRule="auto"/>
        <w:jc w:val="both"/>
        <w:rPr>
          <w:rFonts w:ascii="Montserrat" w:hAnsi="Montserrat"/>
          <w:sz w:val="24"/>
        </w:rPr>
      </w:pPr>
      <w:r w:rsidRPr="001D1D80">
        <w:rPr>
          <w:rFonts w:ascii="Montserrat" w:hAnsi="Montserrat"/>
          <w:sz w:val="24"/>
        </w:rPr>
        <w:tab/>
        <w:t>—————————————————————</w:t>
      </w: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2377B3" w:rsidRPr="001D1D80" w:rsidRDefault="002377B3">
      <w:pPr>
        <w:spacing w:line="360" w:lineRule="auto"/>
        <w:jc w:val="both"/>
        <w:rPr>
          <w:rFonts w:ascii="Montserrat" w:hAnsi="Montserrat"/>
          <w:sz w:val="24"/>
        </w:rPr>
      </w:pPr>
      <w:r w:rsidRPr="001D1D80">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1D1D80">
        <w:rPr>
          <w:rFonts w:ascii="Montserrat" w:hAnsi="Montserrat"/>
          <w:i/>
          <w:sz w:val="24"/>
        </w:rPr>
        <w:t xml:space="preserve">faux pas. </w:t>
      </w:r>
      <w:r w:rsidRPr="001D1D80">
        <w:rPr>
          <w:rFonts w:ascii="Montserrat" w:hAnsi="Montserrat"/>
          <w:sz w:val="24"/>
        </w:rPr>
        <w:t>At first I just looked and studied what could be seen from my perspective.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1D1D80">
        <w:rPr>
          <w:rFonts w:ascii="Montserrat" w:hAnsi="Montserrat"/>
          <w:i/>
          <w:sz w:val="24"/>
        </w:rPr>
        <w:t>Actually, psi potential often continues growing even in latents like myself. The problem is that integrating that potential with my adult mind would unhinge or shatter my perception of reality.</w:t>
      </w:r>
      <w:r w:rsidRPr="001D1D80">
        <w:rPr>
          <w:rFonts w:ascii="Montserrat" w:hAnsi="Montserrat"/>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understood that he was afraid. I did not understand his fear. "How do you deal with it?" I asked in a subdued tone.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"That is simple," he said, "I </w:t>
      </w:r>
      <w:r w:rsidRPr="001D1D80">
        <w:rPr>
          <w:rFonts w:ascii="Montserrat" w:hAnsi="Montserrat"/>
          <w:i/>
          <w:sz w:val="24"/>
        </w:rPr>
        <w:t>deal</w:t>
      </w:r>
      <w:r w:rsidRPr="001D1D80">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1D1D80">
        <w:rPr>
          <w:rFonts w:ascii="Montserrat" w:hAnsi="Montserrat"/>
          <w:i/>
          <w:sz w:val="24"/>
        </w:rPr>
        <w:t xml:space="preserve">had </w:t>
      </w:r>
      <w:r w:rsidRPr="001D1D80">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2377B3" w:rsidRPr="001D1D80" w:rsidRDefault="002377B3">
      <w:pPr>
        <w:spacing w:line="360" w:lineRule="auto"/>
        <w:jc w:val="both"/>
        <w:rPr>
          <w:rFonts w:ascii="Montserrat" w:hAnsi="Montserrat"/>
          <w:sz w:val="24"/>
        </w:rPr>
      </w:pPr>
      <w:r w:rsidRPr="001D1D80">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2377B3" w:rsidRPr="001D1D80" w:rsidRDefault="002377B3">
      <w:pPr>
        <w:spacing w:line="360" w:lineRule="auto"/>
        <w:jc w:val="both"/>
        <w:rPr>
          <w:rFonts w:ascii="Montserrat" w:hAnsi="Montserrat"/>
          <w:sz w:val="24"/>
        </w:rPr>
      </w:pPr>
      <w:r w:rsidRPr="001D1D80">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been recalled was deeply involved in developing these toys. Which had a lot to do with </w:t>
      </w:r>
      <w:r w:rsidRPr="001D1D80">
        <w:rPr>
          <w:rFonts w:ascii="Montserrat" w:hAnsi="Montserrat"/>
          <w:i/>
          <w:sz w:val="24"/>
        </w:rPr>
        <w:t>why</w:t>
      </w:r>
      <w:r w:rsidRPr="001D1D80">
        <w:rPr>
          <w:rFonts w:ascii="Montserrat" w:hAnsi="Montserrat"/>
          <w:sz w:val="24"/>
        </w:rPr>
        <w:t xml:space="preserve"> I was actually recalled.</w:t>
      </w:r>
    </w:p>
    <w:p w:rsidR="002377B3" w:rsidRPr="001D1D80" w:rsidRDefault="002377B3">
      <w:pPr>
        <w:spacing w:line="360" w:lineRule="auto"/>
        <w:jc w:val="both"/>
        <w:rPr>
          <w:rFonts w:ascii="Montserrat" w:hAnsi="Montserrat"/>
          <w:sz w:val="24"/>
        </w:rPr>
      </w:pPr>
      <w:r w:rsidRPr="001D1D80">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2377B3" w:rsidRPr="001D1D80" w:rsidRDefault="002377B3">
      <w:pPr>
        <w:spacing w:line="360" w:lineRule="auto"/>
        <w:jc w:val="both"/>
        <w:rPr>
          <w:rFonts w:ascii="Montserrat" w:hAnsi="Montserrat"/>
          <w:sz w:val="24"/>
        </w:rPr>
      </w:pPr>
      <w:r w:rsidRPr="001D1D80">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2377B3" w:rsidRPr="001D1D80" w:rsidRDefault="002377B3">
      <w:pPr>
        <w:spacing w:line="360" w:lineRule="auto"/>
        <w:jc w:val="both"/>
        <w:rPr>
          <w:rFonts w:ascii="Montserrat" w:hAnsi="Montserrat"/>
          <w:sz w:val="24"/>
        </w:rPr>
      </w:pPr>
      <w:r w:rsidRPr="001D1D80">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2377B3" w:rsidRPr="001D1D80" w:rsidRDefault="002377B3">
      <w:pPr>
        <w:spacing w:line="360" w:lineRule="auto"/>
        <w:jc w:val="both"/>
        <w:rPr>
          <w:rFonts w:ascii="Montserrat" w:hAnsi="Montserrat"/>
          <w:sz w:val="24"/>
        </w:rPr>
      </w:pPr>
      <w:r w:rsidRPr="001D1D80">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Asset training</w:t>
      </w:r>
    </w:p>
    <w:p w:rsidR="002377B3" w:rsidRPr="001D1D80" w:rsidRDefault="002377B3">
      <w:pPr>
        <w:spacing w:line="360" w:lineRule="auto"/>
        <w:jc w:val="both"/>
        <w:rPr>
          <w:rFonts w:ascii="Montserrat" w:hAnsi="Montserrat"/>
          <w:sz w:val="24"/>
        </w:rPr>
      </w:pPr>
      <w:r w:rsidRPr="001D1D80">
        <w:rPr>
          <w:rFonts w:ascii="Montserrat" w:hAnsi="Montserrat"/>
          <w:sz w:val="24"/>
        </w:rPr>
        <w:t>On the problems related to getting me united with my assigned group</w:t>
      </w:r>
    </w:p>
    <w:p w:rsidR="002377B3" w:rsidRPr="001D1D80" w:rsidRDefault="002377B3">
      <w:pPr>
        <w:spacing w:line="360" w:lineRule="auto"/>
        <w:jc w:val="both"/>
        <w:rPr>
          <w:rFonts w:ascii="Montserrat" w:hAnsi="Montserrat"/>
          <w:sz w:val="24"/>
        </w:rPr>
      </w:pPr>
      <w:r w:rsidRPr="001D1D80">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2377B3" w:rsidRPr="001D1D80" w:rsidRDefault="002377B3">
      <w:pPr>
        <w:spacing w:line="360" w:lineRule="auto"/>
        <w:jc w:val="both"/>
        <w:rPr>
          <w:rFonts w:ascii="Montserrat" w:hAnsi="Montserrat"/>
          <w:sz w:val="24"/>
        </w:rPr>
      </w:pPr>
      <w:r w:rsidRPr="001D1D80">
        <w:rPr>
          <w:rFonts w:ascii="Montserrat" w:hAnsi="Montserrat"/>
          <w:sz w:val="24"/>
        </w:rPr>
        <w:tab/>
        <w:t>"what!?" I interrupted in disbelief.</w:t>
      </w:r>
    </w:p>
    <w:p w:rsidR="002377B3" w:rsidRPr="001D1D80" w:rsidRDefault="002377B3">
      <w:pPr>
        <w:spacing w:line="360" w:lineRule="auto"/>
        <w:jc w:val="both"/>
        <w:rPr>
          <w:rFonts w:ascii="Montserrat" w:hAnsi="Montserrat"/>
          <w:sz w:val="24"/>
        </w:rPr>
      </w:pPr>
      <w:r w:rsidRPr="001D1D80">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Beauty</w:t>
      </w:r>
    </w:p>
    <w:p w:rsidR="002377B3" w:rsidRPr="001D1D80" w:rsidRDefault="002377B3">
      <w:pPr>
        <w:spacing w:line="360" w:lineRule="auto"/>
        <w:jc w:val="both"/>
        <w:rPr>
          <w:rFonts w:ascii="Montserrat" w:hAnsi="Montserrat"/>
          <w:sz w:val="24"/>
        </w:rPr>
      </w:pPr>
      <w:r w:rsidRPr="001D1D80">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1D1D80">
        <w:rPr>
          <w:rFonts w:ascii="Montserrat" w:hAnsi="Montserrat"/>
          <w:i/>
          <w:sz w:val="24"/>
        </w:rPr>
        <w:t>all</w:t>
      </w:r>
      <w:r w:rsidRPr="001D1D80">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 Telepathy</w:t>
      </w:r>
    </w:p>
    <w:p w:rsidR="002377B3" w:rsidRPr="001D1D80" w:rsidRDefault="002377B3">
      <w:pPr>
        <w:spacing w:line="360" w:lineRule="auto"/>
        <w:jc w:val="both"/>
        <w:rPr>
          <w:rFonts w:ascii="Montserrat" w:hAnsi="Montserrat"/>
          <w:sz w:val="24"/>
        </w:rPr>
      </w:pPr>
      <w:r w:rsidRPr="001D1D80">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2377B3" w:rsidRPr="001D1D80" w:rsidRDefault="002377B3">
      <w:pPr>
        <w:spacing w:line="360" w:lineRule="auto"/>
        <w:jc w:val="both"/>
        <w:rPr>
          <w:rFonts w:ascii="Montserrat" w:hAnsi="Montserrat"/>
          <w:sz w:val="24"/>
        </w:rPr>
      </w:pPr>
      <w:r w:rsidRPr="001D1D80">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Trials</w:t>
      </w:r>
    </w:p>
    <w:p w:rsidR="002377B3" w:rsidRPr="001D1D80" w:rsidRDefault="002377B3">
      <w:pPr>
        <w:spacing w:line="360" w:lineRule="auto"/>
        <w:jc w:val="both"/>
        <w:rPr>
          <w:rFonts w:ascii="Montserrat" w:hAnsi="Montserrat"/>
          <w:sz w:val="24"/>
        </w:rPr>
      </w:pPr>
      <w:r w:rsidRPr="001D1D80">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"did I call at a bad time?" He asked.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 chuckled; he was no doubt familiar with the joys of having "all the comforts of home" stuffed into a measly two cubic meters.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it had been a gamble, but it had paid off. </w:t>
      </w:r>
    </w:p>
    <w:p w:rsidR="002377B3" w:rsidRPr="001D1D80" w:rsidRDefault="002377B3">
      <w:pPr>
        <w:spacing w:line="360" w:lineRule="auto"/>
        <w:jc w:val="both"/>
        <w:rPr>
          <w:rFonts w:ascii="Montserrat" w:hAnsi="Montserrat"/>
          <w:sz w:val="24"/>
        </w:rPr>
      </w:pPr>
      <w:r w:rsidRPr="001D1D80">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1D1D80">
        <w:rPr>
          <w:rFonts w:ascii="Montserrat" w:hAnsi="Montserrat"/>
          <w:i/>
          <w:sz w:val="24"/>
        </w:rPr>
        <w:t xml:space="preserve">Just show up. It would be better arguing with them after the fact, </w:t>
      </w:r>
      <w:r w:rsidRPr="001D1D80">
        <w:rPr>
          <w:rFonts w:ascii="Montserrat" w:hAnsi="Montserrat"/>
          <w:sz w:val="24"/>
        </w:rPr>
        <w:t xml:space="preserve">he had said. Just show up. Break out of the reservation, book interplanetary passage to a corporate-military belt station and </w:t>
      </w:r>
      <w:r w:rsidRPr="001D1D80">
        <w:rPr>
          <w:rFonts w:ascii="Montserrat" w:hAnsi="Montserrat"/>
          <w:i/>
          <w:sz w:val="24"/>
        </w:rPr>
        <w:t>pray</w:t>
      </w:r>
      <w:r w:rsidRPr="001D1D80">
        <w:rPr>
          <w:rFonts w:ascii="Montserrat" w:hAnsi="Montserrat"/>
          <w:sz w:val="24"/>
        </w:rPr>
        <w:t xml:space="preserve"> I don't get arrested—that's what he was really saying. Still, I had made it this far. It was up to him to clean up the mess when it was over.</w:t>
      </w:r>
    </w:p>
    <w:p w:rsidR="002377B3" w:rsidRPr="001D1D80" w:rsidRDefault="002377B3">
      <w:pPr>
        <w:spacing w:line="360" w:lineRule="auto"/>
        <w:jc w:val="both"/>
        <w:rPr>
          <w:rFonts w:ascii="Montserrat" w:hAnsi="Montserrat"/>
          <w:sz w:val="24"/>
        </w:rPr>
      </w:pPr>
      <w:r w:rsidRPr="001D1D80">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2377B3" w:rsidRPr="001D1D80" w:rsidRDefault="002377B3">
      <w:pPr>
        <w:spacing w:line="360" w:lineRule="auto"/>
        <w:jc w:val="both"/>
        <w:rPr>
          <w:rFonts w:ascii="Montserrat" w:hAnsi="Montserrat"/>
          <w:sz w:val="24"/>
        </w:rPr>
      </w:pPr>
      <w:r w:rsidRPr="001D1D80">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raised an eyebrow. I didn't have to read him mind to know that he was hoping for a reward for his special efforts on my behalf. But how should I read the subtext? </w:t>
      </w:r>
      <w:r w:rsidRPr="001D1D80">
        <w:rPr>
          <w:rFonts w:ascii="Montserrat" w:hAnsi="Montserrat"/>
          <w:i/>
          <w:sz w:val="24"/>
        </w:rPr>
        <w:t xml:space="preserve">Pay soon. I'll arrange cover for our activity. Don't put me off, or squeeze out of it, or i'll make you regret it. I promise you, that won't be fun. </w:t>
      </w:r>
      <w:r w:rsidRPr="001D1D80">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subtext: </w:t>
      </w:r>
      <w:r w:rsidRPr="001D1D80">
        <w:rPr>
          <w:rFonts w:ascii="Montserrat" w:hAnsi="Montserrat"/>
          <w:i/>
          <w:sz w:val="24"/>
        </w:rPr>
        <w:t xml:space="preserve">don't be pushy. I'll think about it, but I want to meet you in person before I meet you anywhere in private. </w:t>
      </w:r>
      <w:r w:rsidRPr="001D1D80">
        <w:rPr>
          <w:rFonts w:ascii="Montserrat" w:hAnsi="Montserrat"/>
          <w:sz w:val="24"/>
        </w:rPr>
        <w:t>He nodded and smiled a half smile, "I understand. I hope to hear from you then."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2377B3" w:rsidRPr="001D1D80" w:rsidRDefault="002377B3">
      <w:pPr>
        <w:spacing w:line="360" w:lineRule="auto"/>
        <w:jc w:val="both"/>
        <w:rPr>
          <w:rFonts w:ascii="Montserrat" w:hAnsi="Montserrat"/>
          <w:sz w:val="24"/>
        </w:rPr>
      </w:pPr>
      <w:r w:rsidRPr="001D1D80">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2377B3" w:rsidRPr="001D1D80" w:rsidRDefault="002377B3">
      <w:pPr>
        <w:spacing w:line="360" w:lineRule="auto"/>
        <w:jc w:val="both"/>
        <w:rPr>
          <w:rFonts w:ascii="Montserrat" w:hAnsi="Montserrat"/>
          <w:sz w:val="24"/>
        </w:rPr>
      </w:pPr>
      <w:r w:rsidRPr="001D1D80">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2377B3" w:rsidRPr="001D1D80" w:rsidRDefault="002377B3">
      <w:pPr>
        <w:spacing w:line="360" w:lineRule="auto"/>
        <w:jc w:val="both"/>
        <w:rPr>
          <w:rFonts w:ascii="Montserrat" w:hAnsi="Montserrat"/>
          <w:sz w:val="24"/>
        </w:rPr>
      </w:pPr>
      <w:r w:rsidRPr="001D1D80">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2377B3" w:rsidRPr="001D1D80" w:rsidRDefault="002377B3">
      <w:pPr>
        <w:spacing w:line="360" w:lineRule="auto"/>
        <w:jc w:val="both"/>
        <w:rPr>
          <w:rFonts w:ascii="Montserrat" w:hAnsi="Montserrat"/>
          <w:sz w:val="24"/>
        </w:rPr>
      </w:pPr>
      <w:r w:rsidRPr="001D1D80">
        <w:rPr>
          <w:rFonts w:ascii="Montserrat" w:hAnsi="Montserrat"/>
          <w:sz w:val="24"/>
        </w:rPr>
        <w:tab/>
        <w:t>anonymity is the most valuable possession an active psi has.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2377B3" w:rsidRPr="001D1D80" w:rsidRDefault="002377B3">
      <w:pPr>
        <w:spacing w:line="360" w:lineRule="auto"/>
        <w:jc w:val="both"/>
        <w:rPr>
          <w:rFonts w:ascii="Montserrat" w:hAnsi="Montserrat"/>
          <w:sz w:val="24"/>
        </w:rPr>
      </w:pPr>
      <w:r w:rsidRPr="001D1D80">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worst—or perhaps </w:t>
      </w:r>
      <w:r w:rsidRPr="001D1D80">
        <w:rPr>
          <w:rFonts w:ascii="Montserrat" w:hAnsi="Montserrat"/>
          <w:i/>
          <w:sz w:val="24"/>
        </w:rPr>
        <w:t>best</w:t>
      </w:r>
      <w:r w:rsidRPr="001D1D80">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2377B3" w:rsidRPr="001D1D80" w:rsidRDefault="002377B3">
      <w:pPr>
        <w:spacing w:line="360" w:lineRule="auto"/>
        <w:jc w:val="both"/>
        <w:rPr>
          <w:rFonts w:ascii="Montserrat" w:hAnsi="Montserrat"/>
          <w:sz w:val="24"/>
        </w:rPr>
      </w:pPr>
      <w:r w:rsidRPr="001D1D80">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 xml:space="preserve">of course while covering everything but the face—from the tips of my fingers and toes, to the top of my throat—when molded to a body's contour it </w:t>
      </w:r>
      <w:r w:rsidRPr="001D1D80">
        <w:rPr>
          <w:rFonts w:ascii="Montserrat" w:hAnsi="Montserrat"/>
          <w:i/>
          <w:sz w:val="24"/>
        </w:rPr>
        <w:t>hides</w:t>
      </w:r>
      <w:r w:rsidRPr="001D1D80">
        <w:rPr>
          <w:rFonts w:ascii="Montserrat" w:hAnsi="Montserrat"/>
          <w:sz w:val="24"/>
        </w:rPr>
        <w:t xml:space="preserve"> nothing what-so-ever. A fact not designed to comfort self-conscious males </w:t>
      </w:r>
      <w:r w:rsidRPr="001D1D80">
        <w:rPr>
          <w:rFonts w:ascii="Montserrat" w:hAnsi="Montserrat"/>
          <w:i/>
          <w:sz w:val="24"/>
        </w:rPr>
        <w:t xml:space="preserve">or </w:t>
      </w:r>
      <w:r w:rsidRPr="001D1D80">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2377B3" w:rsidRPr="001D1D80" w:rsidRDefault="002377B3">
      <w:pPr>
        <w:spacing w:line="360" w:lineRule="auto"/>
        <w:jc w:val="both"/>
        <w:rPr>
          <w:rFonts w:ascii="Montserrat" w:hAnsi="Montserrat"/>
          <w:sz w:val="24"/>
        </w:rPr>
      </w:pPr>
      <w:r w:rsidRPr="001D1D80">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1D1D80">
        <w:rPr>
          <w:rFonts w:ascii="Montserrat" w:hAnsi="Montserrat"/>
          <w:caps/>
          <w:sz w:val="24"/>
        </w:rPr>
        <w:t xml:space="preserve">. </w:t>
      </w:r>
    </w:p>
    <w:p w:rsidR="002377B3" w:rsidRPr="001D1D80" w:rsidRDefault="002377B3">
      <w:pPr>
        <w:spacing w:line="360" w:lineRule="auto"/>
        <w:jc w:val="both"/>
        <w:rPr>
          <w:rFonts w:ascii="Montserrat" w:hAnsi="Montserrat"/>
          <w:sz w:val="24"/>
        </w:rPr>
      </w:pPr>
      <w:r w:rsidRPr="001D1D80">
        <w:rPr>
          <w:rFonts w:ascii="Montserrat" w:hAnsi="Montserrat"/>
          <w:sz w:val="24"/>
        </w:rPr>
        <w:tab/>
        <w:t>in spite of the urge to burn the papers, I tucked my orders into my pocket.</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seeing the time I had to wait, I made my way up to the observation deck and watched for the arrival of the seed ship prototype, </w:t>
      </w:r>
      <w:r w:rsidRPr="001D1D80">
        <w:rPr>
          <w:rFonts w:ascii="Montserrat" w:hAnsi="Montserrat"/>
          <w:i/>
          <w:sz w:val="24"/>
        </w:rPr>
        <w:t>gabriel.</w:t>
      </w:r>
      <w:r w:rsidRPr="001D1D80">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2377B3" w:rsidRPr="001D1D80" w:rsidRDefault="002377B3">
      <w:pPr>
        <w:spacing w:line="360" w:lineRule="auto"/>
        <w:jc w:val="both"/>
        <w:rPr>
          <w:rFonts w:ascii="Montserrat" w:hAnsi="Montserrat"/>
          <w:sz w:val="24"/>
        </w:rPr>
      </w:pPr>
      <w:r w:rsidRPr="001D1D80">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1D1D80">
        <w:rPr>
          <w:rFonts w:ascii="Montserrat" w:hAnsi="Montserrat"/>
          <w:caps/>
          <w:sz w:val="24"/>
        </w:rPr>
        <w:t>,</w:t>
      </w:r>
      <w:r w:rsidRPr="001D1D80">
        <w:rPr>
          <w:rFonts w:ascii="Montserrat" w:hAnsi="Montserrat"/>
          <w:sz w:val="24"/>
        </w:rPr>
        <w:t>" he greeted me with a nod, "nice of you to join us." Between us, it was a slap. I turned and stared at him incredulously for a moment before shaking my head and walking away.</w:t>
      </w:r>
    </w:p>
    <w:p w:rsidR="002377B3" w:rsidRPr="001D1D80" w:rsidRDefault="002377B3">
      <w:pPr>
        <w:spacing w:line="360" w:lineRule="auto"/>
        <w:jc w:val="both"/>
        <w:rPr>
          <w:rFonts w:ascii="Montserrat" w:hAnsi="Montserrat"/>
          <w:sz w:val="24"/>
        </w:rPr>
      </w:pPr>
      <w:r w:rsidRPr="001D1D80">
        <w:rPr>
          <w:rFonts w:ascii="Montserrat" w:hAnsi="Montserrat"/>
          <w:sz w:val="24"/>
        </w:rPr>
        <w:tab/>
        <w:t>"what?" He called after me.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almost turned back to explain, when my stomach decided to remind me of its existence. </w:t>
      </w:r>
      <w:r w:rsidRPr="001D1D80">
        <w:rPr>
          <w:rFonts w:ascii="Montserrat" w:hAnsi="Montserrat"/>
          <w:i/>
          <w:sz w:val="24"/>
        </w:rPr>
        <w:t>Should've taken care of that,</w:t>
      </w:r>
      <w:r w:rsidRPr="001D1D80">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2377B3" w:rsidRPr="001D1D80" w:rsidRDefault="002377B3">
      <w:pPr>
        <w:spacing w:line="360" w:lineRule="auto"/>
        <w:jc w:val="both"/>
        <w:rPr>
          <w:rFonts w:ascii="Montserrat" w:hAnsi="Montserrat"/>
          <w:sz w:val="24"/>
        </w:rPr>
      </w:pPr>
      <w:r w:rsidRPr="001D1D80">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1D1D80">
        <w:rPr>
          <w:rFonts w:ascii="Montserrat" w:hAnsi="Montserrat"/>
          <w:caps/>
          <w:sz w:val="24"/>
        </w:rPr>
        <w:t>—</w:t>
      </w:r>
      <w:r w:rsidRPr="001D1D80">
        <w:rPr>
          <w:rFonts w:ascii="Montserrat" w:hAnsi="Montserrat"/>
          <w:sz w:val="24"/>
        </w:rPr>
        <w:t>which had grown to a full dozen in my absence.</w:t>
      </w:r>
    </w:p>
    <w:p w:rsidR="002377B3" w:rsidRPr="001D1D80" w:rsidRDefault="002377B3">
      <w:pPr>
        <w:spacing w:line="360" w:lineRule="auto"/>
        <w:jc w:val="both"/>
        <w:rPr>
          <w:rFonts w:ascii="Montserrat" w:hAnsi="Montserrat"/>
          <w:sz w:val="24"/>
        </w:rPr>
      </w:pPr>
      <w:r w:rsidRPr="001D1D80">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2377B3" w:rsidRPr="001D1D80" w:rsidRDefault="002377B3">
      <w:pPr>
        <w:spacing w:line="360" w:lineRule="auto"/>
        <w:jc w:val="both"/>
        <w:rPr>
          <w:rFonts w:ascii="Montserrat" w:hAnsi="Montserrat"/>
          <w:sz w:val="24"/>
        </w:rPr>
      </w:pPr>
      <w:r w:rsidRPr="001D1D80">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2377B3" w:rsidRPr="001D1D80" w:rsidRDefault="002377B3">
      <w:pPr>
        <w:spacing w:line="360" w:lineRule="auto"/>
        <w:jc w:val="both"/>
        <w:rPr>
          <w:rFonts w:ascii="Montserrat" w:hAnsi="Montserrat"/>
          <w:sz w:val="24"/>
        </w:rPr>
      </w:pPr>
      <w:r w:rsidRPr="001D1D80">
        <w:rPr>
          <w:rFonts w:ascii="Montserrat" w:hAnsi="Montserrat"/>
          <w:sz w:val="24"/>
        </w:rPr>
        <w:tab/>
        <w:t>as the group pulled out their orders, thompson smiled wryly and added,</w:t>
      </w:r>
      <w:r w:rsidRPr="001D1D80">
        <w:rPr>
          <w:rFonts w:ascii="Montserrat" w:hAnsi="Montserrat"/>
          <w:caps/>
          <w:sz w:val="24"/>
        </w:rPr>
        <w:t xml:space="preserve"> "</w:t>
      </w:r>
      <w:r w:rsidRPr="001D1D80">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2377B3" w:rsidRPr="001D1D80" w:rsidRDefault="002377B3">
      <w:pPr>
        <w:spacing w:line="360" w:lineRule="auto"/>
        <w:jc w:val="both"/>
        <w:rPr>
          <w:rFonts w:ascii="Montserrat" w:hAnsi="Montserrat"/>
          <w:sz w:val="24"/>
        </w:rPr>
      </w:pPr>
      <w:r w:rsidRPr="001D1D80">
        <w:rPr>
          <w:rFonts w:ascii="Montserrat" w:hAnsi="Montserrat"/>
          <w:sz w:val="24"/>
        </w:rPr>
        <w:tab/>
        <w:t>"ember</w:t>
      </w:r>
      <w:r w:rsidRPr="001D1D80">
        <w:rPr>
          <w:rFonts w:ascii="Montserrat" w:hAnsi="Montserrat"/>
          <w:caps/>
          <w:sz w:val="24"/>
        </w:rPr>
        <w:t>,</w:t>
      </w:r>
      <w:r w:rsidRPr="001D1D80">
        <w:rPr>
          <w:rFonts w:ascii="Montserrat" w:hAnsi="Montserrat"/>
          <w:sz w:val="24"/>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was starting to feel like a bone with two dogs. </w:t>
      </w:r>
    </w:p>
    <w:p w:rsidR="002377B3" w:rsidRPr="001D1D80" w:rsidRDefault="002377B3">
      <w:pPr>
        <w:spacing w:line="360" w:lineRule="auto"/>
        <w:jc w:val="both"/>
        <w:rPr>
          <w:rFonts w:ascii="Montserrat" w:hAnsi="Montserrat"/>
          <w:sz w:val="24"/>
        </w:rPr>
      </w:pPr>
      <w:r w:rsidRPr="001D1D80">
        <w:rPr>
          <w:rFonts w:ascii="Montserrat" w:hAnsi="Montserrat"/>
          <w:sz w:val="24"/>
        </w:rPr>
        <w:tab/>
        <w:t>"thanks," I said wryly, following her up through the ship's access. At the top of the gangway, I turned to the chief petty officer, "active</w:t>
      </w:r>
      <w:r w:rsidRPr="001D1D80">
        <w:rPr>
          <w:rFonts w:ascii="Montserrat" w:hAnsi="Montserrat"/>
          <w:caps/>
          <w:sz w:val="24"/>
        </w:rPr>
        <w:t xml:space="preserve"> </w:t>
      </w:r>
      <w:r w:rsidRPr="001D1D80">
        <w:rPr>
          <w:rFonts w:ascii="Montserrat" w:hAnsi="Montserrat"/>
          <w:sz w:val="24"/>
        </w:rPr>
        <w:t>ember, Phoenix eve, reporting</w:t>
      </w:r>
      <w:r w:rsidRPr="001D1D80">
        <w:rPr>
          <w:rFonts w:ascii="Montserrat" w:hAnsi="Montserrat"/>
          <w:caps/>
          <w:sz w:val="24"/>
        </w:rPr>
        <w:t>. P</w:t>
      </w:r>
      <w:r w:rsidRPr="001D1D80">
        <w:rPr>
          <w:rFonts w:ascii="Montserrat" w:hAnsi="Montserrat"/>
          <w:sz w:val="24"/>
        </w:rPr>
        <w:t>ermission to come aboard?"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2377B3" w:rsidRPr="001D1D80" w:rsidRDefault="002377B3">
      <w:pPr>
        <w:spacing w:line="360" w:lineRule="auto"/>
        <w:jc w:val="both"/>
        <w:rPr>
          <w:rFonts w:ascii="Montserrat" w:hAnsi="Montserrat"/>
          <w:sz w:val="24"/>
        </w:rPr>
      </w:pPr>
      <w:r w:rsidRPr="001D1D80">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sz w:val="24"/>
        </w:rPr>
        <w:br w:type="page"/>
        <w:t>Chapter three</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Exodus</w:t>
      </w:r>
      <w:r w:rsidRPr="001D1D80">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1D1D80">
        <w:rPr>
          <w:rFonts w:ascii="Montserrat" w:hAnsi="Montserrat"/>
          <w:i/>
          <w:sz w:val="24"/>
        </w:rPr>
        <w:t>gabriel,</w:t>
      </w:r>
      <w:r w:rsidRPr="001D1D80">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2377B3" w:rsidRPr="001D1D80" w:rsidRDefault="002377B3">
      <w:pPr>
        <w:spacing w:line="360" w:lineRule="auto"/>
        <w:jc w:val="both"/>
        <w:rPr>
          <w:rFonts w:ascii="Montserrat" w:hAnsi="Montserrat"/>
          <w:sz w:val="24"/>
        </w:rPr>
      </w:pPr>
      <w:r w:rsidRPr="001D1D80">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2377B3" w:rsidRPr="001D1D80" w:rsidRDefault="002377B3">
      <w:pPr>
        <w:spacing w:line="360" w:lineRule="auto"/>
        <w:jc w:val="both"/>
        <w:rPr>
          <w:rFonts w:ascii="Montserrat" w:hAnsi="Montserrat"/>
          <w:sz w:val="24"/>
        </w:rPr>
      </w:pPr>
      <w:r w:rsidRPr="001D1D80">
        <w:rPr>
          <w:rFonts w:ascii="Montserrat" w:hAnsi="Montserrat"/>
          <w:sz w:val="24"/>
        </w:rPr>
        <w:tab/>
        <w:t>—————————————————————</w:t>
      </w: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Departure</w:t>
      </w:r>
      <w:r w:rsidRPr="001D1D80">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1D1D80">
        <w:rPr>
          <w:rFonts w:ascii="Montserrat" w:hAnsi="Montserrat"/>
          <w:i/>
          <w:sz w:val="24"/>
        </w:rPr>
        <w:t>gabriel,</w:t>
      </w:r>
      <w:r w:rsidRPr="001D1D80">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call it animism if you will, but anything with as much processing capability as </w:t>
      </w:r>
      <w:r w:rsidRPr="001D1D80">
        <w:rPr>
          <w:rFonts w:ascii="Montserrat" w:hAnsi="Montserrat"/>
          <w:i/>
          <w:sz w:val="24"/>
        </w:rPr>
        <w:t>gabriel</w:t>
      </w:r>
      <w:r w:rsidRPr="001D1D80">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2377B3" w:rsidRPr="001D1D80" w:rsidRDefault="002377B3">
      <w:pPr>
        <w:spacing w:line="360" w:lineRule="auto"/>
        <w:jc w:val="both"/>
        <w:rPr>
          <w:rFonts w:ascii="Montserrat" w:hAnsi="Montserrat"/>
          <w:sz w:val="24"/>
        </w:rPr>
      </w:pPr>
      <w:r w:rsidRPr="001D1D80">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in the course of mission prep and pre-launch countdown, I engaged my mind at a second magnitude, or class two threshold, allowing me a sharper grasp of the texture of </w:t>
      </w:r>
      <w:r w:rsidRPr="001D1D80">
        <w:rPr>
          <w:rFonts w:ascii="Montserrat" w:hAnsi="Montserrat"/>
          <w:i/>
          <w:sz w:val="24"/>
        </w:rPr>
        <w:t>gabriel's</w:t>
      </w:r>
      <w:r w:rsidRPr="001D1D80">
        <w:rPr>
          <w:rFonts w:ascii="Montserrat" w:hAnsi="Montserrat"/>
          <w:sz w:val="24"/>
        </w:rPr>
        <w:t xml:space="preserve"> field architecture. Unlike the majority of the crew—for whom </w:t>
      </w:r>
      <w:r w:rsidRPr="001D1D80">
        <w:rPr>
          <w:rFonts w:ascii="Montserrat" w:hAnsi="Montserrat"/>
          <w:i/>
          <w:sz w:val="24"/>
        </w:rPr>
        <w:t>gabriel's</w:t>
      </w:r>
      <w:r w:rsidRPr="001D1D80">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david aes · sports and culls</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2377B3" w:rsidRPr="001D1D80" w:rsidRDefault="002377B3">
      <w:pPr>
        <w:spacing w:line="360" w:lineRule="auto"/>
        <w:jc w:val="both"/>
        <w:rPr>
          <w:rFonts w:ascii="Montserrat" w:hAnsi="Montserrat"/>
          <w:sz w:val="24"/>
        </w:rPr>
      </w:pPr>
      <w:r w:rsidRPr="001D1D80">
        <w:rPr>
          <w:rFonts w:ascii="Montserrat" w:hAnsi="Montserrat"/>
          <w:sz w:val="24"/>
        </w:rPr>
        <w:tab/>
        <w:t>whereas an artist benefits from faith in herself—eternally struggling to justify that faith.</w:t>
      </w:r>
    </w:p>
    <w:p w:rsidR="002377B3" w:rsidRPr="001D1D80" w:rsidRDefault="002377B3">
      <w:pPr>
        <w:spacing w:line="360" w:lineRule="auto"/>
        <w:jc w:val="both"/>
        <w:rPr>
          <w:rFonts w:ascii="Montserrat" w:hAnsi="Montserrat"/>
          <w:sz w:val="24"/>
        </w:rPr>
      </w:pPr>
      <w:r w:rsidRPr="001D1D80">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I realized all of this slowly over the years.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Reservations and projects</w:t>
      </w:r>
    </w:p>
    <w:p w:rsidR="002377B3" w:rsidRPr="001D1D80" w:rsidRDefault="002377B3">
      <w:pPr>
        <w:spacing w:line="360" w:lineRule="auto"/>
        <w:jc w:val="both"/>
        <w:rPr>
          <w:rFonts w:ascii="Montserrat" w:hAnsi="Montserrat"/>
          <w:sz w:val="24"/>
        </w:rPr>
      </w:pPr>
      <w:r w:rsidRPr="001D1D80">
        <w:rPr>
          <w:rFonts w:ascii="Montserrat" w:hAnsi="Montserrat"/>
          <w:sz w:val="24"/>
        </w:rPr>
        <w:tab/>
        <w:t>sleepers, dampers, neural locks and leashes</w:t>
      </w:r>
    </w:p>
    <w:p w:rsidR="002377B3" w:rsidRPr="001D1D80" w:rsidRDefault="002377B3">
      <w:pPr>
        <w:spacing w:line="360" w:lineRule="auto"/>
        <w:jc w:val="both"/>
        <w:rPr>
          <w:rFonts w:ascii="Montserrat" w:hAnsi="Montserrat"/>
          <w:sz w:val="24"/>
        </w:rPr>
      </w:pPr>
      <w:r w:rsidRPr="001D1D80">
        <w:rPr>
          <w:rFonts w:ascii="Montserrat" w:hAnsi="Montserrat"/>
          <w:sz w:val="24"/>
        </w:rPr>
        <w:tab/>
        <w:t>psionic ratings; active, latent, geometric scale, access scale, class—order of magnitude scale</w:t>
      </w:r>
    </w:p>
    <w:p w:rsidR="002377B3" w:rsidRPr="001D1D80" w:rsidRDefault="002377B3">
      <w:pPr>
        <w:spacing w:line="360" w:lineRule="auto"/>
        <w:jc w:val="both"/>
        <w:rPr>
          <w:rFonts w:ascii="Montserrat" w:hAnsi="Montserrat"/>
          <w:sz w:val="24"/>
        </w:rPr>
      </w:pPr>
      <w:r w:rsidRPr="001D1D80">
        <w:rPr>
          <w:rFonts w:ascii="Montserrat" w:hAnsi="Montserrat"/>
          <w:sz w:val="24"/>
        </w:rPr>
        <w:tab/>
        <w:t>field tech; interface drive—drive core and field array, field architecture, field sail</w:t>
      </w:r>
    </w:p>
    <w:p w:rsidR="002377B3" w:rsidRPr="001D1D80" w:rsidRDefault="002377B3">
      <w:pPr>
        <w:spacing w:line="360" w:lineRule="auto"/>
        <w:jc w:val="both"/>
        <w:rPr>
          <w:rFonts w:ascii="Montserrat" w:hAnsi="Montserrat"/>
          <w:sz w:val="24"/>
        </w:rPr>
      </w:pPr>
      <w:r w:rsidRPr="001D1D80">
        <w:rPr>
          <w:rFonts w:ascii="Montserrat" w:hAnsi="Montserrat"/>
          <w:sz w:val="24"/>
        </w:rPr>
        <w:tab/>
        <w:t>interface navigation: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2377B3" w:rsidRPr="001D1D80" w:rsidRDefault="002377B3">
      <w:pPr>
        <w:spacing w:line="360" w:lineRule="auto"/>
        <w:jc w:val="both"/>
        <w:rPr>
          <w:rFonts w:ascii="Montserrat" w:hAnsi="Montserrat"/>
          <w:sz w:val="24"/>
        </w:rPr>
      </w:pPr>
      <w:r w:rsidRPr="001D1D80">
        <w:rPr>
          <w:rFonts w:ascii="Montserrat" w:hAnsi="Montserrat"/>
          <w:sz w:val="24"/>
        </w:rPr>
        <w:tab/>
        <w:t>angle of interface—controls point to point reference in a four-dimensional field matrix</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there is nothing as dangerous as the interface between the physical and the athenal. </w:t>
      </w:r>
    </w:p>
    <w:p w:rsidR="002377B3" w:rsidRPr="001D1D80" w:rsidRDefault="002377B3">
      <w:pPr>
        <w:spacing w:line="360" w:lineRule="auto"/>
        <w:jc w:val="both"/>
        <w:rPr>
          <w:rFonts w:ascii="Montserrat" w:hAnsi="Montserrat"/>
          <w:sz w:val="24"/>
        </w:rPr>
      </w:pPr>
      <w:r w:rsidRPr="001D1D80">
        <w:rPr>
          <w:rFonts w:ascii="Montserrat" w:hAnsi="Montserrat"/>
          <w:sz w:val="24"/>
        </w:rPr>
        <w:tab/>
        <w:t>surface navigation: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sector quadrants—1° x 1° </w:t>
      </w:r>
      <w:r w:rsidRPr="001D1D80">
        <w:rPr>
          <w:rFonts w:ascii="Montserrat" w:hAnsi="Montserrat"/>
          <w:sz w:val="24"/>
          <w:vertAlign w:val="subscript"/>
        </w:rPr>
        <w:t>g</w:t>
      </w:r>
      <w:r w:rsidRPr="001D1D80">
        <w:rPr>
          <w:rFonts w:ascii="Montserrat" w:hAnsi="Montserrat"/>
          <w:sz w:val="24"/>
        </w:rPr>
        <w:t>arc · 360° x 360° radial grid in concentric shells 1,000 light-years deep</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 scan the compressed field to confirm continuity, when you catch up with yourself imprint at the surface and wait for the displacement to collapse</w:t>
      </w:r>
    </w:p>
    <w:p w:rsidR="002377B3" w:rsidRPr="001D1D80" w:rsidRDefault="002377B3">
      <w:pPr>
        <w:spacing w:line="360" w:lineRule="auto"/>
        <w:jc w:val="both"/>
        <w:rPr>
          <w:rFonts w:ascii="Montserrat" w:hAnsi="Montserrat"/>
          <w:sz w:val="24"/>
        </w:rPr>
      </w:pPr>
      <w:r w:rsidRPr="001D1D80">
        <w:rPr>
          <w:rFonts w:ascii="Montserrat" w:hAnsi="Montserrat"/>
          <w:sz w:val="24"/>
        </w:rPr>
        <w:tab/>
        <w:t>we are already at two-hundred degrees of chord. That puts us outside of the sphere of our universe! You know the theory! The closest relative points are not on the same world-sheet we left</w:t>
      </w:r>
    </w:p>
    <w:p w:rsidR="002377B3" w:rsidRPr="001D1D80" w:rsidRDefault="002377B3">
      <w:pPr>
        <w:spacing w:line="360" w:lineRule="auto"/>
        <w:jc w:val="both"/>
        <w:rPr>
          <w:rFonts w:ascii="Montserrat" w:hAnsi="Montserrat"/>
          <w:sz w:val="24"/>
        </w:rPr>
      </w:pPr>
      <w:r w:rsidRPr="001D1D80">
        <w:rPr>
          <w:rFonts w:ascii="Montserrat" w:hAnsi="Montserrat"/>
          <w:i/>
          <w:sz w:val="24"/>
        </w:rPr>
        <w:tab/>
      </w:r>
      <w:r w:rsidRPr="001D1D80">
        <w:rPr>
          <w:rFonts w:ascii="Montserrat" w:hAnsi="Montserrat"/>
          <w:sz w:val="24"/>
        </w:rPr>
        <w:t>ch 7</w:t>
      </w:r>
      <w:r w:rsidRPr="001D1D80">
        <w:rPr>
          <w:rFonts w:ascii="Montserrat" w:hAnsi="Montserrat"/>
          <w:sz w:val="24"/>
        </w:rPr>
        <w:tab/>
        <w:t>approach at ao</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ch 6</w:t>
      </w:r>
      <w:r w:rsidRPr="001D1D80">
        <w:rPr>
          <w:rFonts w:ascii="Montserrat" w:hAnsi="Montserrat"/>
          <w:sz w:val="24"/>
        </w:rPr>
        <w:tab/>
        <w:t>boundaries · love and hate</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albedo, mantle, umbra, aura, corona</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the truth is always a searing and blinding light. It is easier to look at it through reflection on its different and constituent parts. </w:t>
      </w:r>
    </w:p>
    <w:p w:rsidR="002377B3" w:rsidRPr="001D1D80" w:rsidRDefault="002377B3">
      <w:pPr>
        <w:spacing w:line="360" w:lineRule="auto"/>
        <w:jc w:val="both"/>
        <w:rPr>
          <w:rFonts w:ascii="Montserrat" w:hAnsi="Montserrat"/>
          <w:sz w:val="24"/>
        </w:rPr>
      </w:pPr>
      <w:r w:rsidRPr="001D1D80">
        <w:rPr>
          <w:rFonts w:ascii="Montserrat" w:hAnsi="Montserrat"/>
          <w:sz w:val="24"/>
        </w:rPr>
        <w:tab/>
        <w:t>odd bits of reflection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2377B3" w:rsidRPr="001D1D80" w:rsidRDefault="002377B3">
      <w:pPr>
        <w:spacing w:line="360" w:lineRule="auto"/>
        <w:jc w:val="both"/>
        <w:rPr>
          <w:rFonts w:ascii="Montserrat" w:hAnsi="Montserrat"/>
          <w:sz w:val="24"/>
        </w:rPr>
      </w:pPr>
      <w:r w:rsidRPr="001D1D80">
        <w:rPr>
          <w:rFonts w:ascii="Montserrat" w:hAnsi="Montserrat"/>
          <w:sz w:val="24"/>
        </w:rPr>
        <w:tab/>
        <w:t>—————————————————————</w:t>
      </w: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2377B3" w:rsidRPr="001D1D80" w:rsidRDefault="002377B3">
      <w:pPr>
        <w:spacing w:line="360" w:lineRule="auto"/>
        <w:jc w:val="both"/>
        <w:rPr>
          <w:rFonts w:ascii="Montserrat" w:hAnsi="Montserrat"/>
          <w:sz w:val="24"/>
        </w:rPr>
      </w:pPr>
      <w:r w:rsidRPr="001D1D80">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2377B3" w:rsidRPr="001D1D80" w:rsidRDefault="002377B3">
      <w:pPr>
        <w:spacing w:line="360" w:lineRule="auto"/>
        <w:jc w:val="both"/>
        <w:rPr>
          <w:rFonts w:ascii="Montserrat" w:hAnsi="Montserrat"/>
          <w:sz w:val="24"/>
        </w:rPr>
      </w:pPr>
      <w:r w:rsidRPr="001D1D80">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2377B3" w:rsidRPr="001D1D80" w:rsidRDefault="002377B3">
      <w:pPr>
        <w:spacing w:line="360" w:lineRule="auto"/>
        <w:jc w:val="both"/>
        <w:rPr>
          <w:rFonts w:ascii="Montserrat" w:hAnsi="Montserrat"/>
          <w:caps/>
          <w:sz w:val="24"/>
        </w:rPr>
      </w:pPr>
      <w:r w:rsidRPr="001D1D80">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1D1D80">
        <w:rPr>
          <w:rFonts w:ascii="Montserrat" w:hAnsi="Montserrat"/>
          <w:caps/>
          <w:sz w:val="24"/>
        </w:rPr>
        <w:t>,"</w:t>
      </w:r>
      <w:r w:rsidRPr="001D1D80">
        <w:rPr>
          <w:rFonts w:ascii="Montserrat" w:hAnsi="Montserrat"/>
          <w:sz w:val="24"/>
        </w:rPr>
        <w:t xml:space="preserve"> the shadow began thoughtfully, "we can't escape the consequences of what we have done, but we might be able to salvage </w:t>
      </w:r>
      <w:r w:rsidRPr="001D1D80">
        <w:rPr>
          <w:rFonts w:ascii="Montserrat" w:hAnsi="Montserrat"/>
          <w:i/>
          <w:sz w:val="24"/>
        </w:rPr>
        <w:t>her</w:t>
      </w:r>
      <w:r w:rsidRPr="001D1D80">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1D1D80">
        <w:rPr>
          <w:rFonts w:ascii="Montserrat" w:hAnsi="Montserrat"/>
          <w:caps/>
          <w:sz w:val="24"/>
        </w:rPr>
        <w:t>"</w:t>
      </w:r>
    </w:p>
    <w:p w:rsidR="002377B3" w:rsidRPr="001D1D80" w:rsidRDefault="002377B3">
      <w:pPr>
        <w:spacing w:line="360" w:lineRule="auto"/>
        <w:jc w:val="both"/>
        <w:rPr>
          <w:rFonts w:ascii="Montserrat" w:hAnsi="Montserrat"/>
          <w:sz w:val="24"/>
        </w:rPr>
      </w:pPr>
      <w:r w:rsidRPr="001D1D80">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2377B3" w:rsidRPr="001D1D80" w:rsidRDefault="002377B3">
      <w:pPr>
        <w:spacing w:line="360" w:lineRule="auto"/>
        <w:jc w:val="both"/>
        <w:rPr>
          <w:rFonts w:ascii="Montserrat" w:hAnsi="Montserrat"/>
          <w:spacing w:val="-1"/>
          <w:sz w:val="24"/>
        </w:rPr>
      </w:pPr>
      <w:r w:rsidRPr="001D1D80">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1D1D80">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2377B3" w:rsidRPr="001D1D80" w:rsidRDefault="002377B3">
      <w:pPr>
        <w:spacing w:line="360" w:lineRule="auto"/>
        <w:jc w:val="both"/>
        <w:rPr>
          <w:rFonts w:ascii="Montserrat" w:hAnsi="Montserrat"/>
          <w:sz w:val="24"/>
        </w:rPr>
      </w:pPr>
      <w:r w:rsidRPr="001D1D80">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1D1D80">
        <w:rPr>
          <w:rFonts w:ascii="Montserrat" w:hAnsi="Montserrat"/>
          <w:i/>
          <w:sz w:val="24"/>
        </w:rPr>
        <w:t xml:space="preserve">. </w:t>
      </w:r>
      <w:r w:rsidRPr="001D1D80">
        <w:rPr>
          <w:rFonts w:ascii="Montserrat" w:hAnsi="Montserrat"/>
          <w:i/>
          <w:smallCaps/>
          <w:sz w:val="24"/>
        </w:rPr>
        <w:t>I know this and I know I can't escape this.</w:t>
      </w:r>
      <w:r w:rsidRPr="001D1D80">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1D1D80">
        <w:rPr>
          <w:rFonts w:ascii="Montserrat" w:hAnsi="Montserrat"/>
          <w:i/>
          <w:sz w:val="24"/>
        </w:rPr>
        <w:t>av</w:t>
      </w:r>
      <w:r w:rsidRPr="001D1D80">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1D1D80">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2377B3" w:rsidRPr="001D1D80" w:rsidRDefault="002377B3">
      <w:pPr>
        <w:spacing w:line="360" w:lineRule="auto"/>
        <w:jc w:val="both"/>
        <w:rPr>
          <w:rFonts w:ascii="Montserrat" w:hAnsi="Montserrat"/>
          <w:sz w:val="24"/>
        </w:rPr>
      </w:pPr>
      <w:r w:rsidRPr="001D1D80">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2377B3" w:rsidRPr="001D1D80" w:rsidRDefault="002377B3">
      <w:pPr>
        <w:spacing w:line="360" w:lineRule="auto"/>
        <w:jc w:val="both"/>
        <w:rPr>
          <w:rFonts w:ascii="Montserrat" w:hAnsi="Montserrat"/>
          <w:sz w:val="24"/>
        </w:rPr>
      </w:pPr>
      <w:r w:rsidRPr="001D1D80">
        <w:rPr>
          <w:rFonts w:ascii="Montserrat" w:hAnsi="Montserrat"/>
          <w:sz w:val="24"/>
        </w:rPr>
        <w:tab/>
      </w:r>
      <w:r w:rsidRPr="001D1D80">
        <w:rPr>
          <w:rFonts w:ascii="Montserrat" w:hAnsi="Montserrat"/>
          <w:sz w:val="24"/>
        </w:rPr>
        <w:br w:type="page"/>
      </w:r>
    </w:p>
    <w:p w:rsidR="002377B3" w:rsidRPr="001D1D80" w:rsidRDefault="002377B3">
      <w:pPr>
        <w:spacing w:line="360" w:lineRule="auto"/>
        <w:jc w:val="both"/>
        <w:rPr>
          <w:rFonts w:ascii="Montserrat" w:hAnsi="Montserrat"/>
          <w:sz w:val="24"/>
          <w:vertAlign w:val="superscript"/>
        </w:rPr>
      </w:pPr>
      <w:r w:rsidRPr="001D1D80">
        <w:rPr>
          <w:rFonts w:ascii="Montserrat" w:hAnsi="Montserrat"/>
          <w:caps/>
          <w:sz w:val="24"/>
        </w:rPr>
        <w:tab/>
        <w:t>that is, approximately 1.267650600228 x</w:t>
      </w:r>
      <w:r w:rsidRPr="001D1D80">
        <w:rPr>
          <w:rFonts w:ascii="Montserrat" w:hAnsi="Montserrat"/>
          <w:sz w:val="24"/>
        </w:rPr>
        <w:t xml:space="preserve"> 10</w:t>
      </w:r>
      <w:r w:rsidRPr="001D1D80">
        <w:rPr>
          <w:rFonts w:ascii="Montserrat" w:hAnsi="Montserrat"/>
          <w:sz w:val="24"/>
          <w:vertAlign w:val="superscript"/>
        </w:rPr>
        <w:t>30</w:t>
      </w:r>
      <w:r w:rsidRPr="001D1D80">
        <w:rPr>
          <w:rFonts w:ascii="Montserrat" w:hAnsi="Montserrat"/>
          <w:caps/>
          <w:sz w:val="24"/>
        </w:rPr>
        <w:t xml:space="preserve"> n (newtons, or the force necessary to accelerate one kilogram at one meter per second, squared) at the low end of class three. Which translates into force capable of accelerating a mass of 1,267,650,</w:t>
      </w:r>
      <w:r w:rsidRPr="001D1D80">
        <w:rPr>
          <w:rFonts w:ascii="Montserrat" w:hAnsi="Montserrat"/>
          <w:sz w:val="24"/>
        </w:rPr>
        <w:t>600,228,000,000,000,</w:t>
      </w:r>
      <w:r w:rsidRPr="001D1D80">
        <w:rPr>
          <w:rFonts w:ascii="Montserrat" w:hAnsi="Montserrat"/>
          <w:caps/>
          <w:sz w:val="24"/>
        </w:rPr>
        <w:t>000,000,000 kg at 1 m/s</w:t>
      </w:r>
      <w:r w:rsidRPr="001D1D80">
        <w:rPr>
          <w:rFonts w:ascii="Montserrat" w:hAnsi="Montserrat"/>
          <w:sz w:val="24"/>
          <w:vertAlign w:val="superscript"/>
        </w:rPr>
        <w:t>2</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caps/>
          <w:sz w:val="24"/>
        </w:rPr>
      </w:pPr>
      <w:r w:rsidRPr="001D1D80">
        <w:rPr>
          <w:rFonts w:ascii="Montserrat" w:hAnsi="Montserrat"/>
          <w:caps/>
          <w:sz w:val="24"/>
        </w:rPr>
        <w:tab/>
        <w:t>mass of earth:</w:t>
      </w:r>
      <w:r w:rsidRPr="001D1D80">
        <w:rPr>
          <w:rFonts w:ascii="Montserrat" w:hAnsi="Montserrat"/>
          <w:sz w:val="24"/>
        </w:rPr>
        <w:t xml:space="preserve"> </w:t>
      </w:r>
      <w:r w:rsidRPr="001D1D80">
        <w:rPr>
          <w:rFonts w:ascii="Montserrat" w:hAnsi="Montserrat"/>
          <w:caps/>
          <w:sz w:val="24"/>
        </w:rPr>
        <w:t>5.974 x 10</w:t>
      </w:r>
      <w:r w:rsidRPr="001D1D80">
        <w:rPr>
          <w:rFonts w:ascii="Montserrat" w:hAnsi="Montserrat"/>
          <w:sz w:val="24"/>
          <w:vertAlign w:val="superscript"/>
        </w:rPr>
        <w:t xml:space="preserve">24 </w:t>
      </w:r>
      <w:r w:rsidRPr="001D1D80">
        <w:rPr>
          <w:rFonts w:ascii="Montserrat" w:hAnsi="Montserrat"/>
          <w:caps/>
          <w:sz w:val="24"/>
        </w:rPr>
        <w:t>kg · 5,974,000,000,000,000,000,000,000 kg</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caps/>
          <w:sz w:val="24"/>
        </w:rPr>
        <w:tab/>
        <w:t>1.267650600228 x 10</w:t>
      </w:r>
      <w:r w:rsidRPr="001D1D80">
        <w:rPr>
          <w:rFonts w:ascii="Montserrat" w:hAnsi="Montserrat"/>
          <w:sz w:val="24"/>
          <w:vertAlign w:val="superscript"/>
        </w:rPr>
        <w:t>30</w:t>
      </w:r>
      <w:r w:rsidRPr="001D1D80">
        <w:rPr>
          <w:rFonts w:ascii="Montserrat" w:hAnsi="Montserrat"/>
          <w:caps/>
          <w:sz w:val="24"/>
        </w:rPr>
        <w:t xml:space="preserve"> n / 5.974 x 10</w:t>
      </w:r>
      <w:r w:rsidRPr="001D1D80">
        <w:rPr>
          <w:rFonts w:ascii="Montserrat" w:hAnsi="Montserrat"/>
          <w:sz w:val="24"/>
          <w:vertAlign w:val="superscript"/>
        </w:rPr>
        <w:t xml:space="preserve">24 </w:t>
      </w:r>
      <w:r w:rsidRPr="001D1D80">
        <w:rPr>
          <w:rFonts w:ascii="Montserrat" w:hAnsi="Montserrat"/>
          <w:caps/>
          <w:sz w:val="24"/>
        </w:rPr>
        <w:t>kg = 212,194.6100148 m/s</w:t>
      </w:r>
      <w:r w:rsidRPr="001D1D80">
        <w:rPr>
          <w:rFonts w:ascii="Montserrat" w:hAnsi="Montserrat"/>
          <w:sz w:val="24"/>
          <w:vertAlign w:val="superscript"/>
        </w:rPr>
        <w:t>2</w:t>
      </w:r>
      <w:r w:rsidRPr="001D1D80">
        <w:rPr>
          <w:rFonts w:ascii="Montserrat" w:hAnsi="Montserrat"/>
          <w:sz w:val="24"/>
        </w:rPr>
        <w:t xml:space="preserve"> </w:t>
      </w:r>
    </w:p>
    <w:p w:rsidR="002377B3" w:rsidRPr="001D1D80" w:rsidRDefault="002377B3">
      <w:pPr>
        <w:spacing w:line="360" w:lineRule="auto"/>
        <w:jc w:val="both"/>
        <w:rPr>
          <w:rFonts w:ascii="Montserrat" w:hAnsi="Montserrat"/>
          <w:sz w:val="24"/>
          <w:vertAlign w:val="superscript"/>
        </w:rPr>
      </w:pPr>
      <w:r w:rsidRPr="001D1D80">
        <w:rPr>
          <w:rFonts w:ascii="Montserrat" w:hAnsi="Montserrat"/>
          <w:caps/>
          <w:sz w:val="24"/>
        </w:rPr>
        <w:tab/>
        <w:t>or 212.1946100148 km/s</w:t>
      </w:r>
      <w:r w:rsidRPr="001D1D80">
        <w:rPr>
          <w:rFonts w:ascii="Montserrat" w:hAnsi="Montserrat"/>
          <w:sz w:val="24"/>
          <w:vertAlign w:val="superscript"/>
        </w:rPr>
        <w:t>2</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caps/>
          <w:sz w:val="24"/>
        </w:rPr>
      </w:pPr>
      <w:r w:rsidRPr="001D1D80">
        <w:rPr>
          <w:rFonts w:ascii="Montserrat" w:hAnsi="Montserrat"/>
          <w:caps/>
          <w:sz w:val="24"/>
        </w:rPr>
        <w:tab/>
        <w:t>mass of sol: 1.989019404 x 10</w:t>
      </w:r>
      <w:r w:rsidRPr="001D1D80">
        <w:rPr>
          <w:rFonts w:ascii="Montserrat" w:hAnsi="Montserrat"/>
          <w:sz w:val="24"/>
          <w:vertAlign w:val="superscript"/>
        </w:rPr>
        <w:t>30</w:t>
      </w:r>
      <w:r w:rsidRPr="001D1D80">
        <w:rPr>
          <w:rFonts w:ascii="Montserrat" w:hAnsi="Montserrat"/>
          <w:sz w:val="24"/>
        </w:rPr>
        <w:t xml:space="preserve"> · 1,989,019,404,000,000,000,000,000,000</w:t>
      </w:r>
      <w:r w:rsidRPr="001D1D80">
        <w:rPr>
          <w:rFonts w:ascii="Montserrat" w:hAnsi="Montserrat"/>
          <w:caps/>
          <w:sz w:val="24"/>
        </w:rPr>
        <w:t>,000 kg</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vertAlign w:val="superscript"/>
        </w:rPr>
      </w:pPr>
      <w:r w:rsidRPr="001D1D80">
        <w:rPr>
          <w:rFonts w:ascii="Montserrat" w:hAnsi="Montserrat"/>
          <w:caps/>
          <w:sz w:val="24"/>
        </w:rPr>
        <w:tab/>
        <w:t>1.267650600228 x 10</w:t>
      </w:r>
      <w:r w:rsidRPr="001D1D80">
        <w:rPr>
          <w:rFonts w:ascii="Montserrat" w:hAnsi="Montserrat"/>
          <w:sz w:val="24"/>
          <w:vertAlign w:val="superscript"/>
        </w:rPr>
        <w:t>30</w:t>
      </w:r>
      <w:r w:rsidRPr="001D1D80">
        <w:rPr>
          <w:rFonts w:ascii="Montserrat" w:hAnsi="Montserrat"/>
          <w:caps/>
          <w:sz w:val="24"/>
        </w:rPr>
        <w:t xml:space="preserve"> n /</w:t>
      </w:r>
      <w:r w:rsidRPr="001D1D80">
        <w:rPr>
          <w:rFonts w:ascii="Montserrat" w:hAnsi="Montserrat"/>
          <w:sz w:val="24"/>
        </w:rPr>
        <w:t xml:space="preserve"> </w:t>
      </w:r>
      <w:r w:rsidRPr="001D1D80">
        <w:rPr>
          <w:rFonts w:ascii="Montserrat" w:hAnsi="Montserrat"/>
          <w:caps/>
          <w:sz w:val="24"/>
        </w:rPr>
        <w:t>1.989019404 x 10</w:t>
      </w:r>
      <w:r w:rsidRPr="001D1D80">
        <w:rPr>
          <w:rFonts w:ascii="Montserrat" w:hAnsi="Montserrat"/>
          <w:sz w:val="24"/>
          <w:vertAlign w:val="superscript"/>
        </w:rPr>
        <w:t>30</w:t>
      </w:r>
      <w:r w:rsidRPr="001D1D80">
        <w:rPr>
          <w:rFonts w:ascii="Montserrat" w:hAnsi="Montserrat"/>
          <w:caps/>
          <w:sz w:val="24"/>
        </w:rPr>
        <w:t xml:space="preserve"> kg = 0.637324400998</w:t>
      </w:r>
      <w:r w:rsidRPr="001D1D80">
        <w:rPr>
          <w:rFonts w:ascii="Montserrat" w:hAnsi="Montserrat"/>
          <w:sz w:val="24"/>
        </w:rPr>
        <w:t xml:space="preserve">2 </w:t>
      </w:r>
      <w:r w:rsidRPr="001D1D80">
        <w:rPr>
          <w:rFonts w:ascii="Montserrat" w:hAnsi="Montserrat"/>
          <w:caps/>
          <w:sz w:val="24"/>
        </w:rPr>
        <w:t>m/s</w:t>
      </w:r>
      <w:r w:rsidRPr="001D1D80">
        <w:rPr>
          <w:rFonts w:ascii="Montserrat" w:hAnsi="Montserrat"/>
          <w:sz w:val="24"/>
          <w:vertAlign w:val="superscript"/>
        </w:rPr>
        <w:t>2</w:t>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raised an eyebrow. </w:t>
      </w:r>
      <w:r w:rsidRPr="001D1D80">
        <w:rPr>
          <w:rFonts w:ascii="Montserrat" w:hAnsi="Montserrat"/>
          <w:i/>
          <w:sz w:val="24"/>
        </w:rPr>
        <w:t xml:space="preserve">No, you don't need to tell me more than that. All of a sudden this seems very familiar, </w:t>
      </w:r>
      <w:r w:rsidRPr="001D1D80">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1D1D80">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1D1D80">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2377B3" w:rsidRPr="001D1D80" w:rsidRDefault="002377B3">
      <w:pPr>
        <w:spacing w:line="360" w:lineRule="auto"/>
        <w:jc w:val="both"/>
        <w:rPr>
          <w:rFonts w:ascii="Montserrat" w:hAnsi="Montserrat"/>
          <w:sz w:val="24"/>
        </w:rPr>
      </w:pPr>
      <w:r w:rsidRPr="001D1D80">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/—0 - 7—/</w:t>
      </w:r>
      <w:r w:rsidRPr="001D1D80">
        <w:rPr>
          <w:rFonts w:ascii="Montserrat" w:hAnsi="Montserrat"/>
          <w:sz w:val="24"/>
        </w:rPr>
        <w:tab/>
      </w:r>
    </w:p>
    <w:p w:rsidR="002377B3" w:rsidRPr="001D1D80" w:rsidRDefault="002377B3">
      <w:pPr>
        <w:spacing w:line="360" w:lineRule="auto"/>
        <w:jc w:val="both"/>
        <w:rPr>
          <w:rFonts w:ascii="Montserrat" w:hAnsi="Montserrat"/>
          <w:sz w:val="24"/>
        </w:rPr>
      </w:pPr>
      <w:r w:rsidRPr="001D1D80">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2377B3" w:rsidRPr="001D1D80" w:rsidRDefault="002377B3">
      <w:pPr>
        <w:spacing w:line="360" w:lineRule="auto"/>
        <w:jc w:val="both"/>
        <w:rPr>
          <w:rFonts w:ascii="Montserrat" w:hAnsi="Montserrat"/>
          <w:sz w:val="24"/>
        </w:rPr>
      </w:pPr>
      <w:r w:rsidRPr="001D1D80">
        <w:rPr>
          <w:rFonts w:ascii="Montserrat" w:hAnsi="Montserrat"/>
          <w:caps/>
          <w:sz w:val="24"/>
        </w:rPr>
        <w:tab/>
      </w:r>
      <w:r w:rsidRPr="001D1D80">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2377B3" w:rsidRPr="001D1D80" w:rsidRDefault="002377B3">
      <w:pPr>
        <w:spacing w:line="360" w:lineRule="auto"/>
        <w:jc w:val="both"/>
        <w:rPr>
          <w:rFonts w:ascii="Montserrat" w:hAnsi="Montserrat"/>
          <w:sz w:val="24"/>
        </w:rPr>
      </w:pPr>
      <w:r w:rsidRPr="001D1D80">
        <w:rPr>
          <w:rFonts w:ascii="Montserrat" w:hAnsi="Montserrat"/>
          <w:sz w:val="24"/>
        </w:rPr>
        <w:t>/—7 - 11—/</w:t>
      </w:r>
    </w:p>
    <w:p w:rsidR="002377B3" w:rsidRPr="001D1D80" w:rsidRDefault="002377B3">
      <w:pPr>
        <w:spacing w:line="360" w:lineRule="auto"/>
        <w:jc w:val="both"/>
        <w:rPr>
          <w:rFonts w:ascii="Montserrat" w:hAnsi="Montserrat"/>
          <w:sz w:val="24"/>
        </w:rPr>
      </w:pPr>
      <w:r w:rsidRPr="001D1D80">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r w:rsidRPr="001D1D80">
        <w:rPr>
          <w:rFonts w:ascii="Montserrat" w:hAnsi="Montserrat"/>
          <w:sz w:val="24"/>
        </w:rPr>
        <w:br w:type="page"/>
        <w:t xml:space="preserve">First month. </w:t>
      </w:r>
    </w:p>
    <w:p w:rsidR="002377B3" w:rsidRPr="001D1D80" w:rsidRDefault="002377B3">
      <w:pPr>
        <w:spacing w:line="360" w:lineRule="auto"/>
        <w:jc w:val="both"/>
        <w:rPr>
          <w:rFonts w:ascii="Montserrat" w:hAnsi="Montserrat"/>
          <w:sz w:val="24"/>
        </w:rPr>
      </w:pPr>
      <w:r w:rsidRPr="001D1D80">
        <w:rPr>
          <w:rFonts w:ascii="Montserrat" w:hAnsi="Montserrat"/>
          <w:sz w:val="24"/>
        </w:rPr>
        <w:t>What is psionics, both as a science and as an art?</w:t>
      </w:r>
    </w:p>
    <w:p w:rsidR="002377B3" w:rsidRPr="001D1D80" w:rsidRDefault="002377B3">
      <w:pPr>
        <w:spacing w:line="360" w:lineRule="auto"/>
        <w:jc w:val="both"/>
        <w:rPr>
          <w:rFonts w:ascii="Montserrat" w:hAnsi="Montserrat"/>
          <w:sz w:val="24"/>
        </w:rPr>
      </w:pPr>
      <w:r w:rsidRPr="001D1D80">
        <w:rPr>
          <w:rFonts w:ascii="Montserrat" w:hAnsi="Montserrat"/>
          <w:sz w:val="24"/>
        </w:rPr>
        <w:t xml:space="preserve">One hundred and ten years ago a pair of scientists discovered a way to unlock the potential of the human mind. </w:t>
      </w:r>
    </w:p>
    <w:p w:rsidR="002377B3" w:rsidRPr="001D1D80" w:rsidRDefault="002377B3">
      <w:pPr>
        <w:spacing w:line="360" w:lineRule="auto"/>
        <w:jc w:val="both"/>
        <w:rPr>
          <w:rFonts w:ascii="Montserrat" w:hAnsi="Montserrat"/>
          <w:sz w:val="24"/>
        </w:rPr>
      </w:pPr>
      <w:r w:rsidRPr="001D1D80">
        <w:rPr>
          <w:rFonts w:ascii="Montserrat" w:hAnsi="Montserrat"/>
          <w:sz w:val="24"/>
        </w:rPr>
        <w:t>According to physics there are many things which are mechanically impossible</w:t>
      </w:r>
    </w:p>
    <w:p w:rsidR="002377B3" w:rsidRPr="001D1D80" w:rsidRDefault="002377B3">
      <w:pPr>
        <w:spacing w:line="360" w:lineRule="auto"/>
        <w:jc w:val="both"/>
        <w:rPr>
          <w:rFonts w:ascii="Montserrat" w:hAnsi="Montserrat"/>
          <w:sz w:val="24"/>
        </w:rPr>
      </w:pPr>
      <w:r w:rsidRPr="001D1D80">
        <w:rPr>
          <w:rFonts w:ascii="Montserrat" w:hAnsi="Montserrat"/>
          <w:sz w:val="24"/>
        </w:rPr>
        <w:t>That is because physics, as a science, deals solely with structure</w:t>
      </w:r>
    </w:p>
    <w:p w:rsidR="002377B3" w:rsidRPr="001D1D80" w:rsidRDefault="002377B3">
      <w:pPr>
        <w:spacing w:line="360" w:lineRule="auto"/>
        <w:jc w:val="both"/>
        <w:rPr>
          <w:rFonts w:ascii="Montserrat" w:hAnsi="Montserrat"/>
          <w:sz w:val="24"/>
        </w:rPr>
      </w:pPr>
      <w:r w:rsidRPr="001D1D80">
        <w:rPr>
          <w:rFonts w:ascii="Montserrat" w:hAnsi="Montserrat"/>
          <w:sz w:val="24"/>
        </w:rPr>
        <w:t>Psionics is an entirely different science dealing with architecture</w:t>
      </w:r>
    </w:p>
    <w:p w:rsidR="002377B3" w:rsidRPr="001D1D80" w:rsidRDefault="002377B3">
      <w:pPr>
        <w:spacing w:line="360" w:lineRule="auto"/>
        <w:jc w:val="both"/>
        <w:rPr>
          <w:rFonts w:ascii="Montserrat" w:hAnsi="Montserrat"/>
          <w:sz w:val="24"/>
        </w:rPr>
      </w:pPr>
      <w:r w:rsidRPr="001D1D80">
        <w:rPr>
          <w:rFonts w:ascii="Montserrat" w:hAnsi="Montserrat"/>
          <w:sz w:val="24"/>
        </w:rPr>
        <w:t>Psionics could be considered a superior science if it were not for that fact that physics can encompass a foundation from which applied psionics can derive</w:t>
      </w:r>
    </w:p>
    <w:p w:rsidR="002377B3" w:rsidRPr="001D1D80" w:rsidRDefault="002377B3">
      <w:pPr>
        <w:spacing w:line="360" w:lineRule="auto"/>
        <w:jc w:val="both"/>
        <w:rPr>
          <w:rFonts w:ascii="Montserrat" w:hAnsi="Montserrat"/>
          <w:sz w:val="24"/>
        </w:rPr>
      </w:pPr>
      <w:r w:rsidRPr="001D1D80">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r w:rsidRPr="001D1D80">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2377B3" w:rsidRPr="001D1D80" w:rsidRDefault="002377B3">
      <w:pPr>
        <w:spacing w:line="360" w:lineRule="auto"/>
        <w:jc w:val="both"/>
        <w:rPr>
          <w:rFonts w:ascii="Montserrat" w:hAnsi="Montserrat"/>
          <w:sz w:val="24"/>
        </w:rPr>
      </w:pPr>
      <w:r w:rsidRPr="001D1D80">
        <w:rPr>
          <w:rFonts w:ascii="Montserrat" w:hAnsi="Montserrat"/>
          <w:sz w:val="24"/>
        </w:rPr>
        <w:tab/>
        <w:t>She devoted her time to public relations soothing institutional and individual fears of psionic potential, and diagnosing her patient</w:t>
      </w:r>
    </w:p>
    <w:p w:rsidR="002377B3" w:rsidRPr="001D1D80" w:rsidRDefault="002377B3">
      <w:pPr>
        <w:spacing w:line="360" w:lineRule="auto"/>
        <w:jc w:val="both"/>
        <w:rPr>
          <w:rFonts w:ascii="Montserrat" w:hAnsi="Montserrat"/>
          <w:sz w:val="24"/>
        </w:rPr>
      </w:pPr>
      <w:r w:rsidRPr="001D1D80">
        <w:rPr>
          <w:rFonts w:ascii="Montserrat" w:hAnsi="Montserrat"/>
          <w:sz w:val="24"/>
        </w:rPr>
        <w:tab/>
        <w:t>It didn't take a genius to imagine the potential for evil and mischief present in the real and imagined powers of psi</w:t>
      </w:r>
    </w:p>
    <w:p w:rsidR="002377B3" w:rsidRPr="001D1D80" w:rsidRDefault="002377B3">
      <w:pPr>
        <w:spacing w:line="360" w:lineRule="auto"/>
        <w:jc w:val="both"/>
        <w:rPr>
          <w:rFonts w:ascii="Montserrat" w:hAnsi="Montserrat"/>
          <w:caps/>
          <w:sz w:val="24"/>
        </w:rPr>
      </w:pPr>
    </w:p>
    <w:p w:rsidR="002377B3" w:rsidRPr="001D1D80" w:rsidRDefault="002377B3">
      <w:pPr>
        <w:spacing w:line="360" w:lineRule="auto"/>
        <w:ind w:left="720" w:right="720"/>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spacing w:line="360" w:lineRule="auto"/>
        <w:jc w:val="both"/>
        <w:rPr>
          <w:rFonts w:ascii="Montserrat" w:hAnsi="Montserrat"/>
          <w:sz w:val="24"/>
        </w:rPr>
      </w:pPr>
    </w:p>
    <w:p w:rsidR="002377B3" w:rsidRPr="001D1D80" w:rsidRDefault="002377B3">
      <w:pPr>
        <w:rPr>
          <w:rFonts w:ascii="Montserrat" w:hAnsi="Montserrat"/>
          <w:sz w:val="24"/>
        </w:rPr>
      </w:pPr>
    </w:p>
    <w:p w:rsidR="002377B3" w:rsidRPr="001D1D80" w:rsidRDefault="002377B3">
      <w:pPr>
        <w:rPr>
          <w:rFonts w:ascii="Montserrat" w:hAnsi="Montserrat"/>
          <w:sz w:val="24"/>
        </w:rPr>
      </w:pPr>
    </w:p>
    <w:sectPr w:rsidR="002377B3" w:rsidRPr="001D1D80">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17591673">
    <w:abstractNumId w:val="0"/>
  </w:num>
  <w:num w:numId="2" w16cid:durableId="1283220558">
    <w:abstractNumId w:val="0"/>
  </w:num>
  <w:num w:numId="3" w16cid:durableId="1479834918">
    <w:abstractNumId w:val="0"/>
  </w:num>
  <w:num w:numId="4" w16cid:durableId="1535387983">
    <w:abstractNumId w:val="0"/>
  </w:num>
  <w:num w:numId="5" w16cid:durableId="2053456945">
    <w:abstractNumId w:val="0"/>
  </w:num>
  <w:num w:numId="6" w16cid:durableId="1405225566">
    <w:abstractNumId w:val="0"/>
  </w:num>
  <w:num w:numId="7" w16cid:durableId="16521757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4065"/>
    <w:rsid w:val="001D1D80"/>
    <w:rsid w:val="002377B3"/>
    <w:rsid w:val="00264065"/>
    <w:rsid w:val="00330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01A7EC-FB88-4D97-9274-28751E48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D80"/>
    <w:pPr>
      <w:spacing w:after="240" w:line="276" w:lineRule="auto"/>
    </w:pPr>
    <w:rPr>
      <w:rFonts w:cstheme="minorHAnsi"/>
      <w:sz w:val="28"/>
      <w:szCs w:val="28"/>
    </w:rPr>
  </w:style>
  <w:style w:type="paragraph" w:styleId="Heading1">
    <w:name w:val="heading 1"/>
    <w:basedOn w:val="NoSpacing"/>
    <w:next w:val="Normal"/>
    <w:link w:val="Heading1Char"/>
    <w:qFormat/>
    <w:rsid w:val="001D1D8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D1D8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D1D80"/>
    <w:pPr>
      <w:outlineLvl w:val="2"/>
    </w:pPr>
    <w:rPr>
      <w:sz w:val="40"/>
    </w:rPr>
  </w:style>
  <w:style w:type="paragraph" w:styleId="Heading4">
    <w:name w:val="heading 4"/>
    <w:basedOn w:val="Heading3"/>
    <w:next w:val="Normal"/>
    <w:link w:val="Heading4Char"/>
    <w:qFormat/>
    <w:rsid w:val="001D1D80"/>
    <w:pPr>
      <w:numPr>
        <w:ilvl w:val="3"/>
      </w:numPr>
      <w:outlineLvl w:val="3"/>
    </w:pPr>
    <w:rPr>
      <w:sz w:val="32"/>
    </w:rPr>
  </w:style>
  <w:style w:type="paragraph" w:styleId="Heading5">
    <w:name w:val="heading 5"/>
    <w:basedOn w:val="Heading4"/>
    <w:next w:val="Normal"/>
    <w:link w:val="Heading5Char"/>
    <w:qFormat/>
    <w:rsid w:val="001D1D80"/>
    <w:pPr>
      <w:numPr>
        <w:ilvl w:val="4"/>
      </w:numPr>
      <w:outlineLvl w:val="4"/>
    </w:pPr>
    <w:rPr>
      <w:sz w:val="28"/>
    </w:rPr>
  </w:style>
  <w:style w:type="paragraph" w:styleId="Heading6">
    <w:name w:val="heading 6"/>
    <w:basedOn w:val="Heading5"/>
    <w:next w:val="Normal"/>
    <w:link w:val="Heading6Char"/>
    <w:qFormat/>
    <w:rsid w:val="001D1D80"/>
    <w:pPr>
      <w:numPr>
        <w:ilvl w:val="5"/>
      </w:numPr>
      <w:outlineLvl w:val="5"/>
    </w:pPr>
    <w:rPr>
      <w:bCs/>
      <w:sz w:val="24"/>
      <w:szCs w:val="24"/>
      <w:u w:val="single"/>
    </w:rPr>
  </w:style>
  <w:style w:type="paragraph" w:styleId="Heading7">
    <w:name w:val="heading 7"/>
    <w:basedOn w:val="Heading6"/>
    <w:next w:val="Normal"/>
    <w:link w:val="Heading7Char"/>
    <w:qFormat/>
    <w:rsid w:val="001D1D80"/>
    <w:pPr>
      <w:keepNext w:val="0"/>
      <w:numPr>
        <w:ilvl w:val="0"/>
        <w:numId w:val="0"/>
      </w:numPr>
      <w:outlineLvl w:val="6"/>
    </w:pPr>
    <w:rPr>
      <w:b w:val="0"/>
      <w:kern w:val="0"/>
    </w:rPr>
  </w:style>
  <w:style w:type="paragraph" w:styleId="Heading8">
    <w:name w:val="heading 8"/>
    <w:basedOn w:val="Heading6"/>
    <w:next w:val="Normal"/>
    <w:link w:val="Heading8Char"/>
    <w:qFormat/>
    <w:rsid w:val="001D1D80"/>
    <w:pPr>
      <w:outlineLvl w:val="7"/>
    </w:pPr>
    <w:rPr>
      <w:i/>
      <w:iCs/>
      <w:u w:val="none"/>
    </w:rPr>
  </w:style>
  <w:style w:type="paragraph" w:styleId="Heading9">
    <w:name w:val="heading 9"/>
    <w:basedOn w:val="Heading8"/>
    <w:next w:val="Normal"/>
    <w:link w:val="Heading9Char"/>
    <w:qFormat/>
    <w:rsid w:val="001D1D8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1D1D80"/>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1D1D8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D1D8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D1D80"/>
    <w:rPr>
      <w:rFonts w:eastAsia="Times New Roman" w:cstheme="minorHAnsi"/>
      <w:b/>
      <w:kern w:val="28"/>
      <w:sz w:val="56"/>
      <w:szCs w:val="28"/>
    </w:rPr>
  </w:style>
  <w:style w:type="paragraph" w:customStyle="1" w:styleId="Subheading2">
    <w:name w:val="Subheading 2"/>
    <w:basedOn w:val="Subheading1"/>
    <w:next w:val="Normal"/>
    <w:link w:val="Subheading2Char"/>
    <w:qFormat/>
    <w:rsid w:val="001D1D80"/>
  </w:style>
  <w:style w:type="character" w:customStyle="1" w:styleId="Subheading2Char">
    <w:name w:val="Subheading 2 Char"/>
    <w:link w:val="Subheading2"/>
    <w:rsid w:val="001D1D8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D1D80"/>
    <w:rPr>
      <w:sz w:val="40"/>
      <w:szCs w:val="40"/>
    </w:rPr>
  </w:style>
  <w:style w:type="character" w:customStyle="1" w:styleId="Subheading3Char">
    <w:name w:val="Subheading 3 Char"/>
    <w:link w:val="Subheading3"/>
    <w:rsid w:val="001D1D8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D1D80"/>
    <w:pPr>
      <w:spacing w:before="240" w:line="240" w:lineRule="auto"/>
    </w:pPr>
    <w:rPr>
      <w:vertAlign w:val="subscript"/>
    </w:rPr>
  </w:style>
  <w:style w:type="character" w:customStyle="1" w:styleId="SuptitleChar">
    <w:name w:val="Suptitle Char"/>
    <w:link w:val="Suptitle"/>
    <w:rsid w:val="001D1D8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D1D80"/>
    <w:rPr>
      <w:b w:val="0"/>
      <w:bCs w:val="0"/>
      <w:color w:val="7F7F7F"/>
      <w:vertAlign w:val="superscript"/>
    </w:rPr>
  </w:style>
  <w:style w:type="character" w:customStyle="1" w:styleId="SubtitleChar">
    <w:name w:val="Subtitle Char"/>
    <w:link w:val="Subtitle"/>
    <w:uiPriority w:val="11"/>
    <w:rsid w:val="001D1D8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D1D80"/>
    <w:pPr>
      <w:spacing w:after="0"/>
    </w:pPr>
  </w:style>
  <w:style w:type="character" w:customStyle="1" w:styleId="Heading2Char">
    <w:name w:val="Heading 2 Char"/>
    <w:link w:val="Heading2"/>
    <w:rsid w:val="001D1D80"/>
    <w:rPr>
      <w:rFonts w:ascii="Montserrat" w:eastAsia="Times New Roman" w:hAnsi="Montserrat" w:cstheme="minorHAnsi"/>
      <w:b/>
      <w:kern w:val="28"/>
      <w:sz w:val="48"/>
      <w:szCs w:val="48"/>
    </w:rPr>
  </w:style>
  <w:style w:type="character" w:customStyle="1" w:styleId="Heading3Char">
    <w:name w:val="Heading 3 Char"/>
    <w:link w:val="Heading3"/>
    <w:rsid w:val="001D1D80"/>
    <w:rPr>
      <w:rFonts w:ascii="Montserrat" w:eastAsia="Times New Roman" w:hAnsi="Montserrat" w:cstheme="minorHAnsi"/>
      <w:b/>
      <w:kern w:val="28"/>
      <w:sz w:val="40"/>
      <w:szCs w:val="48"/>
    </w:rPr>
  </w:style>
  <w:style w:type="character" w:customStyle="1" w:styleId="Heading4Char">
    <w:name w:val="Heading 4 Char"/>
    <w:link w:val="Heading4"/>
    <w:rsid w:val="001D1D80"/>
    <w:rPr>
      <w:rFonts w:ascii="Montserrat" w:eastAsia="Times New Roman" w:hAnsi="Montserrat" w:cstheme="minorHAnsi"/>
      <w:b/>
      <w:kern w:val="28"/>
      <w:sz w:val="32"/>
      <w:szCs w:val="48"/>
    </w:rPr>
  </w:style>
  <w:style w:type="character" w:customStyle="1" w:styleId="Heading5Char">
    <w:name w:val="Heading 5 Char"/>
    <w:link w:val="Heading5"/>
    <w:rsid w:val="001D1D80"/>
    <w:rPr>
      <w:rFonts w:ascii="Montserrat" w:eastAsia="Times New Roman" w:hAnsi="Montserrat" w:cstheme="minorHAnsi"/>
      <w:b/>
      <w:kern w:val="28"/>
      <w:sz w:val="28"/>
      <w:szCs w:val="48"/>
    </w:rPr>
  </w:style>
  <w:style w:type="character" w:customStyle="1" w:styleId="Heading6Char">
    <w:name w:val="Heading 6 Char"/>
    <w:link w:val="Heading6"/>
    <w:rsid w:val="001D1D80"/>
    <w:rPr>
      <w:rFonts w:ascii="Montserrat" w:eastAsia="Times New Roman" w:hAnsi="Montserrat" w:cstheme="minorHAnsi"/>
      <w:b/>
      <w:bCs/>
      <w:kern w:val="28"/>
      <w:sz w:val="24"/>
      <w:szCs w:val="24"/>
      <w:u w:val="single"/>
    </w:rPr>
  </w:style>
  <w:style w:type="character" w:customStyle="1" w:styleId="Heading7Char">
    <w:name w:val="Heading 7 Char"/>
    <w:link w:val="Heading7"/>
    <w:rsid w:val="001D1D80"/>
    <w:rPr>
      <w:rFonts w:ascii="Montserrat" w:eastAsia="Times New Roman" w:hAnsi="Montserrat" w:cstheme="minorHAnsi"/>
      <w:bCs/>
      <w:sz w:val="24"/>
      <w:szCs w:val="24"/>
      <w:u w:val="single"/>
    </w:rPr>
  </w:style>
  <w:style w:type="character" w:customStyle="1" w:styleId="Heading8Char">
    <w:name w:val="Heading 8 Char"/>
    <w:link w:val="Heading8"/>
    <w:rsid w:val="001D1D80"/>
    <w:rPr>
      <w:rFonts w:ascii="Montserrat" w:eastAsia="Times New Roman" w:hAnsi="Montserrat" w:cstheme="minorHAnsi"/>
      <w:b/>
      <w:bCs/>
      <w:i/>
      <w:iCs/>
      <w:kern w:val="28"/>
      <w:sz w:val="24"/>
      <w:szCs w:val="24"/>
    </w:rPr>
  </w:style>
  <w:style w:type="character" w:customStyle="1" w:styleId="Heading9Char">
    <w:name w:val="Heading 9 Char"/>
    <w:link w:val="Heading9"/>
    <w:rsid w:val="001D1D80"/>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D1D8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D1D80"/>
    <w:rPr>
      <w:rFonts w:ascii="Montserrat" w:eastAsia="Times New Roman" w:hAnsi="Montserrat" w:cs="Times New Roman"/>
      <w:b/>
      <w:bCs/>
      <w:spacing w:val="-10"/>
      <w:kern w:val="28"/>
      <w:sz w:val="72"/>
      <w:szCs w:val="72"/>
    </w:rPr>
  </w:style>
  <w:style w:type="character" w:styleId="Strong">
    <w:name w:val="Strong"/>
    <w:uiPriority w:val="22"/>
    <w:qFormat/>
    <w:rsid w:val="001D1D80"/>
    <w:rPr>
      <w:b/>
      <w:bCs/>
    </w:rPr>
  </w:style>
  <w:style w:type="character" w:styleId="Emphasis">
    <w:name w:val="Emphasis"/>
    <w:uiPriority w:val="20"/>
    <w:qFormat/>
    <w:rsid w:val="001D1D80"/>
    <w:rPr>
      <w:rFonts w:asciiTheme="minorHAnsi" w:hAnsiTheme="minorHAnsi" w:cstheme="minorHAnsi"/>
      <w:i/>
      <w:iCs/>
      <w:sz w:val="28"/>
      <w:szCs w:val="28"/>
    </w:rPr>
  </w:style>
  <w:style w:type="paragraph" w:styleId="ListParagraph">
    <w:name w:val="List Paragraph"/>
    <w:basedOn w:val="Normal"/>
    <w:uiPriority w:val="34"/>
    <w:qFormat/>
    <w:rsid w:val="001D1D80"/>
    <w:pPr>
      <w:ind w:left="720"/>
      <w:contextualSpacing/>
    </w:pPr>
    <w:rPr>
      <w:rFonts w:eastAsia="Times New Roman"/>
    </w:rPr>
  </w:style>
  <w:style w:type="paragraph" w:styleId="Quote">
    <w:name w:val="Quote"/>
    <w:basedOn w:val="Normal"/>
    <w:next w:val="Normal"/>
    <w:link w:val="QuoteChar"/>
    <w:uiPriority w:val="29"/>
    <w:qFormat/>
    <w:rsid w:val="001D1D8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D1D80"/>
    <w:rPr>
      <w:rFonts w:cstheme="minorHAnsi"/>
      <w:sz w:val="28"/>
      <w:szCs w:val="28"/>
    </w:rPr>
  </w:style>
  <w:style w:type="paragraph" w:styleId="IntenseQuote">
    <w:name w:val="Intense Quote"/>
    <w:basedOn w:val="Quote"/>
    <w:next w:val="Normal"/>
    <w:link w:val="IntenseQuoteChar"/>
    <w:uiPriority w:val="30"/>
    <w:qFormat/>
    <w:rsid w:val="001D1D80"/>
    <w:pPr>
      <w:pBdr>
        <w:left w:val="single" w:sz="18" w:space="7" w:color="auto"/>
      </w:pBdr>
    </w:pPr>
    <w:rPr>
      <w:b/>
      <w:bCs/>
    </w:rPr>
  </w:style>
  <w:style w:type="character" w:customStyle="1" w:styleId="IntenseQuoteChar">
    <w:name w:val="Intense Quote Char"/>
    <w:link w:val="IntenseQuote"/>
    <w:uiPriority w:val="30"/>
    <w:rsid w:val="001D1D80"/>
    <w:rPr>
      <w:rFonts w:cstheme="minorHAnsi"/>
      <w:b/>
      <w:bCs/>
      <w:sz w:val="28"/>
      <w:szCs w:val="28"/>
    </w:rPr>
  </w:style>
  <w:style w:type="character" w:styleId="SubtleEmphasis">
    <w:name w:val="Subtle Emphasis"/>
    <w:uiPriority w:val="19"/>
    <w:qFormat/>
    <w:rsid w:val="001D1D8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D1D80"/>
    <w:rPr>
      <w:rFonts w:asciiTheme="minorHAnsi" w:hAnsiTheme="minorHAnsi" w:cstheme="minorHAnsi"/>
      <w:b/>
      <w:bCs/>
      <w:i/>
      <w:iCs/>
      <w:sz w:val="28"/>
      <w:szCs w:val="28"/>
    </w:rPr>
  </w:style>
  <w:style w:type="character" w:styleId="SubtleReference">
    <w:name w:val="Subtle Reference"/>
    <w:uiPriority w:val="31"/>
    <w:qFormat/>
    <w:rsid w:val="001D1D80"/>
    <w:rPr>
      <w:caps/>
      <w:color w:val="7F7F7F" w:themeColor="text1" w:themeTint="80"/>
      <w:sz w:val="22"/>
      <w:szCs w:val="22"/>
    </w:rPr>
  </w:style>
  <w:style w:type="character" w:styleId="IntenseReference">
    <w:name w:val="Intense Reference"/>
    <w:uiPriority w:val="32"/>
    <w:qFormat/>
    <w:rsid w:val="001D1D80"/>
    <w:rPr>
      <w:b/>
      <w:bCs/>
      <w:caps/>
      <w:color w:val="7F7F7F" w:themeColor="text1" w:themeTint="80"/>
      <w:sz w:val="22"/>
      <w:szCs w:val="22"/>
    </w:rPr>
  </w:style>
  <w:style w:type="character" w:styleId="BookTitle">
    <w:name w:val="Book Title"/>
    <w:uiPriority w:val="33"/>
    <w:qFormat/>
    <w:rsid w:val="001D1D8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106909</Words>
  <Characters>499266</Characters>
  <Application>Microsoft Office Word</Application>
  <DocSecurity>0</DocSecurity>
  <Lines>11346</Lines>
  <Paragraphs>1200</Paragraphs>
  <ScaleCrop>false</ScaleCrop>
  <Company/>
  <LinksUpToDate>false</LinksUpToDate>
  <CharactersWithSpaces>604975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