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0E2E" w:rsidRPr="00031083" w:rsidRDefault="00F20E2E">
      <w:pPr>
        <w:rPr>
          <w:rFonts w:ascii="Montserrat" w:hAnsi="Montserrat"/>
          <w:sz w:val="24"/>
        </w:rPr>
      </w:pPr>
      <w:r w:rsidRPr="00031083">
        <w:rPr>
          <w:rFonts w:ascii="Montserrat" w:hAnsi="Montserrat"/>
          <w:sz w:val="24"/>
        </w:rPr>
        <w:t>AV-0000-D-DaughterSelves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Placement: Can be used prior to or after her "abduction" and prior to her meeting with the directors about the disclosure.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Chapter</w:t>
      </w:r>
    </w:p>
    <w:p w:rsidR="00F20E2E" w:rsidRPr="00031083" w:rsidRDefault="00F20E2E">
      <w:pPr>
        <w:rPr>
          <w:rFonts w:ascii="Montserrat" w:hAnsi="Montserrat"/>
          <w:sz w:val="24"/>
        </w:rPr>
      </w:pPr>
      <w:r w:rsidRPr="00031083">
        <w:rPr>
          <w:rFonts w:ascii="Montserrat" w:hAnsi="Montserrat"/>
          <w:sz w:val="24"/>
        </w:rPr>
        <w:t>01</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rsidR="00F20E2E" w:rsidRPr="00031083" w:rsidRDefault="00F20E2E">
      <w:pPr>
        <w:rPr>
          <w:rFonts w:ascii="Montserrat" w:hAnsi="Montserrat"/>
          <w:sz w:val="24"/>
        </w:rPr>
      </w:pPr>
      <w:r w:rsidRPr="00031083">
        <w:rPr>
          <w:rFonts w:ascii="Montserrat" w:hAnsi="Montserrat"/>
          <w:sz w:val="24"/>
        </w:rPr>
        <w:tab/>
        <w:t>"Phoenix?" he called softly from the shadows. He slipped out of his jacket and hung it on a hook inside the door. His footsteps approached from the foyer. "Am I interrupting?" he asked as he entered the room, pausing outside the fall of light.</w:t>
      </w:r>
    </w:p>
    <w:p w:rsidR="00F20E2E" w:rsidRPr="00031083" w:rsidRDefault="00F20E2E">
      <w:pPr>
        <w:rPr>
          <w:rFonts w:ascii="Montserrat" w:hAnsi="Montserrat"/>
          <w:sz w:val="24"/>
        </w:rPr>
      </w:pPr>
      <w:r w:rsidRPr="00031083">
        <w:rPr>
          <w:rFonts w:ascii="Montserrat" w:hAnsi="Montserrat"/>
          <w:sz w:val="24"/>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rsidR="00F20E2E" w:rsidRPr="00031083" w:rsidRDefault="00F20E2E">
      <w:pPr>
        <w:rPr>
          <w:rFonts w:ascii="Montserrat" w:hAnsi="Montserrat"/>
          <w:sz w:val="24"/>
        </w:rPr>
      </w:pPr>
      <w:r w:rsidRPr="00031083">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F20E2E" w:rsidRPr="00031083" w:rsidRDefault="00F20E2E">
      <w:pPr>
        <w:rPr>
          <w:rFonts w:ascii="Montserrat" w:hAnsi="Montserrat"/>
          <w:sz w:val="24"/>
        </w:rPr>
      </w:pPr>
      <w:r w:rsidRPr="00031083">
        <w:rPr>
          <w:rFonts w:ascii="Montserrat" w:hAnsi="Montserrat"/>
          <w:sz w:val="24"/>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F20E2E" w:rsidRPr="00031083" w:rsidRDefault="00F20E2E">
      <w:pPr>
        <w:rPr>
          <w:rFonts w:ascii="Montserrat" w:hAnsi="Montserrat"/>
          <w:sz w:val="24"/>
        </w:rPr>
      </w:pPr>
      <w:r w:rsidRPr="00031083">
        <w:rPr>
          <w:rFonts w:ascii="Montserrat" w:hAnsi="Montserrat"/>
          <w:sz w:val="24"/>
        </w:rP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rsidR="00F20E2E" w:rsidRPr="00031083" w:rsidRDefault="00F20E2E">
      <w:pPr>
        <w:rPr>
          <w:rFonts w:ascii="Montserrat" w:hAnsi="Montserrat"/>
          <w:sz w:val="24"/>
        </w:rPr>
      </w:pPr>
      <w:r w:rsidRPr="00031083">
        <w:rPr>
          <w:rFonts w:ascii="Montserrat" w:hAnsi="Montserrat"/>
          <w:sz w:val="24"/>
        </w:rP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rsidR="00F20E2E" w:rsidRPr="00031083" w:rsidRDefault="00F20E2E">
      <w:pPr>
        <w:rPr>
          <w:rFonts w:ascii="Montserrat" w:hAnsi="Montserrat"/>
          <w:sz w:val="24"/>
        </w:rPr>
      </w:pPr>
      <w:r w:rsidRPr="00031083">
        <w:rPr>
          <w:rFonts w:ascii="Montserrat" w:hAnsi="Montserrat"/>
          <w:sz w:val="24"/>
        </w:rPr>
        <w:tab/>
        <w:t xml:space="preserve">Her father coughed, almost choking on his tea. Kevin Zhan understood the little comment far better than he should have. She blushed as she realized it. </w:t>
      </w:r>
    </w:p>
    <w:p w:rsidR="00F20E2E" w:rsidRPr="00031083" w:rsidRDefault="00F20E2E">
      <w:pPr>
        <w:rPr>
          <w:rFonts w:ascii="Montserrat" w:hAnsi="Montserrat"/>
          <w:sz w:val="24"/>
        </w:rPr>
      </w:pPr>
      <w:r w:rsidRPr="00031083">
        <w:rPr>
          <w:rFonts w:ascii="Montserrat" w:hAnsi="Montserrat"/>
          <w:sz w:val="24"/>
        </w:rPr>
        <w:tab/>
        <w:t xml:space="preserve">She stared at him hard and asked, "I suppose you heard about that little scandal?" </w:t>
      </w:r>
    </w:p>
    <w:p w:rsidR="00F20E2E" w:rsidRPr="00031083" w:rsidRDefault="00F20E2E">
      <w:pPr>
        <w:rPr>
          <w:rFonts w:ascii="Montserrat" w:hAnsi="Montserrat"/>
          <w:sz w:val="24"/>
        </w:rPr>
      </w:pPr>
      <w:r w:rsidRPr="00031083">
        <w:rPr>
          <w:rFonts w:ascii="Montserrat" w:hAnsi="Montserrat"/>
          <w:sz w:val="24"/>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used words like 'termination' euphemistically. She got that message with perfect clarity. </w:t>
      </w:r>
    </w:p>
    <w:p w:rsidR="00F20E2E" w:rsidRPr="00031083" w:rsidRDefault="00F20E2E">
      <w:pPr>
        <w:rPr>
          <w:rFonts w:ascii="Montserrat" w:hAnsi="Montserrat"/>
          <w:sz w:val="24"/>
        </w:rPr>
      </w:pPr>
      <w:r w:rsidRPr="00031083">
        <w:rPr>
          <w:rFonts w:ascii="Montserrat" w:hAnsi="Montserrat"/>
          <w:sz w:val="24"/>
        </w:rPr>
        <w:tab/>
        <w:t xml:space="preserve">Her thoughts must have appeared on her face. He clearly picked up on them. </w:t>
      </w:r>
    </w:p>
    <w:p w:rsidR="00F20E2E" w:rsidRPr="00031083" w:rsidRDefault="00F20E2E">
      <w:pPr>
        <w:rPr>
          <w:rFonts w:ascii="Montserrat" w:hAnsi="Montserrat"/>
          <w:sz w:val="24"/>
        </w:rPr>
      </w:pPr>
      <w:r w:rsidRPr="00031083">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F20E2E" w:rsidRPr="00031083" w:rsidRDefault="00F20E2E">
      <w:pPr>
        <w:rPr>
          <w:rFonts w:ascii="Montserrat" w:hAnsi="Montserrat"/>
          <w:sz w:val="24"/>
        </w:rPr>
      </w:pPr>
      <w:r w:rsidRPr="00031083">
        <w:rPr>
          <w:rFonts w:ascii="Montserrat" w:hAnsi="Montserrat"/>
          <w:sz w:val="24"/>
        </w:rP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rsidR="00F20E2E" w:rsidRPr="00031083" w:rsidRDefault="00F20E2E">
      <w:pPr>
        <w:rPr>
          <w:rFonts w:ascii="Montserrat" w:hAnsi="Montserrat"/>
          <w:sz w:val="24"/>
        </w:rPr>
      </w:pPr>
      <w:r w:rsidRPr="00031083">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rsidR="00F20E2E" w:rsidRPr="00031083" w:rsidRDefault="00F20E2E">
      <w:pPr>
        <w:rPr>
          <w:rFonts w:ascii="Montserrat" w:hAnsi="Montserrat"/>
          <w:sz w:val="24"/>
        </w:rPr>
      </w:pPr>
      <w:r w:rsidRPr="00031083">
        <w:rPr>
          <w:rFonts w:ascii="Montserrat" w:hAnsi="Montserrat"/>
          <w:sz w:val="24"/>
        </w:rPr>
        <w:tab/>
        <w:t xml:space="preserve">She wondered why it continued to bother her so much. </w:t>
      </w:r>
    </w:p>
    <w:p w:rsidR="00F20E2E" w:rsidRPr="00031083" w:rsidRDefault="00F20E2E">
      <w:pPr>
        <w:rPr>
          <w:rFonts w:ascii="Montserrat" w:hAnsi="Montserrat"/>
          <w:sz w:val="24"/>
        </w:rPr>
      </w:pPr>
      <w:r w:rsidRPr="00031083">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F20E2E" w:rsidRPr="00031083" w:rsidRDefault="00F20E2E">
      <w:pPr>
        <w:rPr>
          <w:rFonts w:ascii="Montserrat" w:hAnsi="Montserrat"/>
          <w:sz w:val="24"/>
        </w:rPr>
      </w:pPr>
      <w:r w:rsidRPr="00031083">
        <w:rPr>
          <w:rFonts w:ascii="Montserrat" w:hAnsi="Montserrat"/>
          <w:sz w:val="24"/>
        </w:rPr>
        <w:tab/>
        <w:t>She could accept that. At least it was the truth. It was being lied to that she could not stand.</w:t>
      </w:r>
    </w:p>
    <w:p w:rsidR="00F20E2E" w:rsidRPr="00031083" w:rsidRDefault="00F20E2E">
      <w:pPr>
        <w:rPr>
          <w:rFonts w:ascii="Montserrat" w:hAnsi="Montserrat"/>
          <w:sz w:val="24"/>
        </w:rPr>
      </w:pPr>
      <w:r w:rsidRPr="00031083">
        <w:rPr>
          <w:rFonts w:ascii="Montserrat" w:hAnsi="Montserrat"/>
          <w:sz w:val="24"/>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F20E2E" w:rsidRPr="00031083" w:rsidRDefault="00F20E2E">
      <w:pPr>
        <w:rPr>
          <w:rFonts w:ascii="Montserrat" w:hAnsi="Montserrat"/>
          <w:sz w:val="24"/>
        </w:rPr>
      </w:pPr>
      <w:r w:rsidRPr="00031083">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F20E2E" w:rsidRPr="00031083" w:rsidRDefault="00F20E2E">
      <w:pPr>
        <w:rPr>
          <w:rFonts w:ascii="Montserrat" w:hAnsi="Montserrat"/>
          <w:sz w:val="24"/>
        </w:rPr>
      </w:pPr>
      <w:r w:rsidRPr="00031083">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rsidR="00F20E2E" w:rsidRPr="00031083" w:rsidRDefault="00F20E2E">
      <w:pPr>
        <w:rPr>
          <w:rFonts w:ascii="Montserrat" w:hAnsi="Montserrat"/>
          <w:sz w:val="24"/>
        </w:rPr>
      </w:pPr>
      <w:r w:rsidRPr="00031083">
        <w:rPr>
          <w:rFonts w:ascii="Montserrat" w:hAnsi="Montserrat"/>
          <w:sz w:val="24"/>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 Ajea with your mother. She told me you had been a holy terror the entire trip. When I asked her what you were all worked up about she said it was over something you felt had been left behind. Do you even remember that time?"</w:t>
      </w:r>
    </w:p>
    <w:p w:rsidR="00F20E2E" w:rsidRPr="00031083" w:rsidRDefault="00F20E2E">
      <w:pPr>
        <w:rPr>
          <w:rFonts w:ascii="Montserrat" w:hAnsi="Montserrat"/>
          <w:sz w:val="24"/>
        </w:rPr>
      </w:pPr>
      <w:r w:rsidRPr="00031083">
        <w:rPr>
          <w:rFonts w:ascii="Montserrat" w:hAnsi="Montserrat"/>
          <w:sz w:val="24"/>
        </w:rP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F20E2E" w:rsidRPr="00031083" w:rsidRDefault="00F20E2E">
      <w:pPr>
        <w:rPr>
          <w:rFonts w:ascii="Montserrat" w:hAnsi="Montserrat"/>
          <w:sz w:val="24"/>
        </w:rPr>
      </w:pPr>
      <w:r w:rsidRPr="00031083">
        <w:rPr>
          <w:rFonts w:ascii="Montserrat" w:hAnsi="Montserrat"/>
          <w:sz w:val="24"/>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F20E2E" w:rsidRPr="00031083" w:rsidRDefault="00F20E2E">
      <w:pPr>
        <w:rPr>
          <w:rFonts w:ascii="Montserrat" w:hAnsi="Montserrat"/>
          <w:sz w:val="24"/>
        </w:rPr>
      </w:pPr>
      <w:r w:rsidRPr="00031083">
        <w:rPr>
          <w:rFonts w:ascii="Montserrat" w:hAnsi="Montserrat"/>
          <w:sz w:val="24"/>
        </w:rPr>
        <w:tab/>
        <w:t xml:space="preserve">"She always hated it when you did that." </w:t>
      </w:r>
    </w:p>
    <w:p w:rsidR="00F20E2E" w:rsidRPr="00031083" w:rsidRDefault="00F20E2E">
      <w:pPr>
        <w:rPr>
          <w:rFonts w:ascii="Montserrat" w:hAnsi="Montserrat"/>
          <w:sz w:val="24"/>
        </w:rPr>
      </w:pPr>
      <w:r w:rsidRPr="00031083">
        <w:rPr>
          <w:rFonts w:ascii="Montserrat" w:hAnsi="Montserrat"/>
          <w:sz w:val="24"/>
        </w:rP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rsidR="00F20E2E" w:rsidRPr="00031083" w:rsidRDefault="00F20E2E">
      <w:pPr>
        <w:rPr>
          <w:rFonts w:ascii="Montserrat" w:hAnsi="Montserrat"/>
          <w:sz w:val="24"/>
        </w:rPr>
      </w:pPr>
      <w:r w:rsidRPr="00031083">
        <w:rPr>
          <w:rFonts w:ascii="Montserrat" w:hAnsi="Montserrat"/>
          <w:sz w:val="24"/>
        </w:rPr>
        <w:tab/>
        <w:t>"I hope some of them hit," she growled.</w:t>
      </w:r>
    </w:p>
    <w:p w:rsidR="00F20E2E" w:rsidRPr="00031083" w:rsidRDefault="00F20E2E">
      <w:pPr>
        <w:rPr>
          <w:rFonts w:ascii="Montserrat" w:hAnsi="Montserrat"/>
          <w:sz w:val="24"/>
        </w:rPr>
      </w:pPr>
      <w:r w:rsidRPr="00031083">
        <w:rPr>
          <w:rFonts w:ascii="Montserrat" w:hAnsi="Montserrat"/>
          <w:sz w:val="24"/>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Note: The wounded psionic can remain a significant reason for Morgan being tapped for the project.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F20E2E" w:rsidRPr="00031083" w:rsidRDefault="00F20E2E">
      <w:pPr>
        <w:rPr>
          <w:rFonts w:ascii="Montserrat" w:hAnsi="Montserrat"/>
          <w:sz w:val="24"/>
        </w:rPr>
      </w:pPr>
      <w:r w:rsidRPr="00031083">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F20E2E" w:rsidRPr="00031083" w:rsidRDefault="00F20E2E">
      <w:pPr>
        <w:rPr>
          <w:rFonts w:ascii="Montserrat" w:hAnsi="Montserrat"/>
          <w:sz w:val="24"/>
        </w:rPr>
      </w:pPr>
      <w:r w:rsidRPr="00031083">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bodyguards, Arthur and Samuel, run into the sitting room.</w:t>
      </w:r>
    </w:p>
    <w:p w:rsidR="00F20E2E" w:rsidRPr="00031083" w:rsidRDefault="00F20E2E">
      <w:pPr>
        <w:rPr>
          <w:rFonts w:ascii="Montserrat" w:hAnsi="Montserrat"/>
          <w:sz w:val="24"/>
        </w:rPr>
      </w:pPr>
      <w:r w:rsidRPr="00031083">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F20E2E" w:rsidRPr="00031083" w:rsidRDefault="00F20E2E">
      <w:pPr>
        <w:rPr>
          <w:rFonts w:ascii="Montserrat" w:hAnsi="Montserrat"/>
          <w:sz w:val="24"/>
        </w:rPr>
      </w:pPr>
      <w:r w:rsidRPr="00031083">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031083">
        <w:rPr>
          <w:rFonts w:ascii="Montserrat" w:hAnsi="Montserrat"/>
          <w:i/>
          <w:sz w:val="24"/>
        </w:rPr>
        <w:t xml:space="preserve">she </w:t>
      </w:r>
      <w:r w:rsidRPr="00031083">
        <w:rPr>
          <w:rFonts w:ascii="Montserrat" w:hAnsi="Montserrat"/>
          <w:sz w:val="24"/>
        </w:rPr>
        <w:t>had seen, to herself.</w:t>
      </w:r>
    </w:p>
    <w:p w:rsidR="00F20E2E" w:rsidRPr="00031083" w:rsidRDefault="00F20E2E">
      <w:pPr>
        <w:rPr>
          <w:rFonts w:ascii="Montserrat" w:hAnsi="Montserrat"/>
          <w:sz w:val="24"/>
        </w:rPr>
      </w:pPr>
      <w:r w:rsidRPr="00031083">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F20E2E" w:rsidRPr="00031083" w:rsidRDefault="00F20E2E">
      <w:pPr>
        <w:rPr>
          <w:rFonts w:ascii="Montserrat" w:hAnsi="Montserrat"/>
          <w:sz w:val="24"/>
        </w:rPr>
      </w:pPr>
      <w:r w:rsidRPr="00031083">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F20E2E" w:rsidRPr="00031083" w:rsidRDefault="00F20E2E">
      <w:pPr>
        <w:rPr>
          <w:rFonts w:ascii="Montserrat" w:hAnsi="Montserrat"/>
          <w:sz w:val="24"/>
        </w:rPr>
      </w:pPr>
      <w:r w:rsidRPr="00031083">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F20E2E" w:rsidRPr="00031083" w:rsidRDefault="00F20E2E">
      <w:pPr>
        <w:rPr>
          <w:rFonts w:ascii="Montserrat" w:hAnsi="Montserrat"/>
          <w:sz w:val="24"/>
        </w:rPr>
      </w:pPr>
      <w:r w:rsidRPr="00031083">
        <w:rPr>
          <w:rFonts w:ascii="Montserrat" w:hAnsi="Montserrat"/>
          <w:sz w:val="24"/>
        </w:rPr>
        <w:tab/>
        <w:t xml:space="preserve">Phoenix shrugged, "Well, I assume that this is the pilot from the </w:t>
      </w:r>
      <w:r w:rsidRPr="00031083">
        <w:rPr>
          <w:rFonts w:ascii="Montserrat" w:hAnsi="Montserrat"/>
          <w:i/>
          <w:sz w:val="24"/>
        </w:rPr>
        <w:t xml:space="preserve">Intrepid," </w:t>
      </w:r>
      <w:r w:rsidRPr="00031083">
        <w:rPr>
          <w:rFonts w:ascii="Montserrat" w:hAnsi="Montserrat"/>
          <w:sz w:val="24"/>
        </w:rPr>
        <w:t>she aired with irony. Arthur looked at her with a grin, and rubbed the back of his head.</w:t>
      </w:r>
    </w:p>
    <w:p w:rsidR="00F20E2E" w:rsidRPr="00031083" w:rsidRDefault="00F20E2E">
      <w:pPr>
        <w:rPr>
          <w:rFonts w:ascii="Montserrat" w:hAnsi="Montserrat"/>
          <w:sz w:val="24"/>
        </w:rPr>
      </w:pPr>
      <w:r w:rsidRPr="00031083">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F20E2E" w:rsidRPr="00031083" w:rsidRDefault="00F20E2E">
      <w:pPr>
        <w:rPr>
          <w:rFonts w:ascii="Montserrat" w:hAnsi="Montserrat"/>
          <w:sz w:val="24"/>
        </w:rPr>
      </w:pPr>
      <w:r w:rsidRPr="00031083">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F20E2E" w:rsidRPr="00031083" w:rsidRDefault="00F20E2E">
      <w:pPr>
        <w:rPr>
          <w:rFonts w:ascii="Montserrat" w:hAnsi="Montserrat"/>
          <w:sz w:val="24"/>
        </w:rPr>
      </w:pPr>
      <w:r w:rsidRPr="00031083">
        <w:rPr>
          <w:rFonts w:ascii="Montserrat" w:hAnsi="Montserrat"/>
          <w:sz w:val="24"/>
        </w:rPr>
        <w:tab/>
        <w:t>Phoenix leaned close to her patient and said cheerfully, "Well, Naomi, you are a wreck. I hope you want to get better real quick, because I need someone to talk to too."</w:t>
      </w:r>
    </w:p>
    <w:p w:rsidR="00F20E2E" w:rsidRPr="00031083" w:rsidRDefault="00F20E2E">
      <w:pPr>
        <w:rPr>
          <w:rFonts w:ascii="Montserrat" w:hAnsi="Montserrat"/>
          <w:sz w:val="24"/>
        </w:rPr>
      </w:pPr>
      <w:r w:rsidRPr="00031083">
        <w:rPr>
          <w:rFonts w:ascii="Montserrat" w:hAnsi="Montserrat"/>
          <w:sz w:val="24"/>
        </w:rPr>
        <w:br w:type="page"/>
      </w:r>
      <w:r w:rsidRPr="00031083">
        <w:rPr>
          <w:rFonts w:ascii="Montserrat" w:hAnsi="Montserrat"/>
          <w:sz w:val="24"/>
        </w:rPr>
        <w:sym w:font="MT Extra" w:char="F036"/>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t xml:space="preserve"> culled material </w:t>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8"/>
      </w:r>
    </w:p>
    <w:p w:rsidR="00F20E2E" w:rsidRPr="00031083" w:rsidRDefault="00F20E2E">
      <w:pPr>
        <w:rPr>
          <w:rFonts w:ascii="Montserrat" w:hAnsi="Montserrat"/>
          <w:sz w:val="24"/>
        </w:rPr>
      </w:pPr>
      <w:r w:rsidRPr="00031083">
        <w:rPr>
          <w:rFonts w:ascii="Montserrat" w:hAnsi="Montserrat"/>
          <w:i/>
          <w:sz w:val="24"/>
        </w:rPr>
        <w:t xml:space="preserve">Am I ready for that? </w:t>
      </w:r>
      <w:r w:rsidRPr="00031083">
        <w:rPr>
          <w:rFonts w:ascii="Montserrat" w:hAnsi="Montserrat"/>
          <w:sz w:val="24"/>
        </w:rPr>
        <w:t xml:space="preserve">It had been a long time since she had been exposed to vacuum.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Beyond them, a brilliant, blue curve of sky beckoned, and her body ached with a need to be cast at that horizon.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Phoenix had been picked up by the pair of ASIA agents and escorted off the island reservation with out explanation.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As if they would give her this much time to think if they intended to kill her. They knew her well enough to know that she was far from helpless without her psi.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If she went back, would the memories still be waiting? Her mother died in the service when she was barely eleven years old.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F20E2E" w:rsidRPr="00031083" w:rsidRDefault="00F20E2E">
      <w:pPr>
        <w:rPr>
          <w:rFonts w:ascii="Montserrat" w:hAnsi="Montserrat"/>
          <w:sz w:val="24"/>
        </w:rPr>
      </w:pPr>
      <w:r w:rsidRPr="00031083">
        <w:rPr>
          <w:rFonts w:ascii="Montserrat" w:hAnsi="Montserrat"/>
          <w:sz w:val="24"/>
        </w:rPr>
        <w:tab/>
        <w:t>At least until her fever had forced her to withdraw.</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031083">
        <w:rPr>
          <w:rFonts w:ascii="Montserrat" w:hAnsi="Montserrat"/>
          <w:i/>
          <w:sz w:val="24"/>
        </w:rPr>
        <w:t>They wouldn't.</w:t>
      </w:r>
      <w:r w:rsidRPr="00031083">
        <w:rPr>
          <w:rFonts w:ascii="Montserrat" w:hAnsi="Montserrat"/>
          <w:sz w:val="24"/>
        </w:rPr>
        <w:t xml:space="preserve"> Which meant that it was the Project, not Control, jerking it's hand on her leash. </w:t>
      </w:r>
    </w:p>
    <w:p w:rsidR="00F20E2E" w:rsidRPr="00031083" w:rsidRDefault="00F20E2E">
      <w:pPr>
        <w:rPr>
          <w:rFonts w:ascii="Montserrat" w:hAnsi="Montserrat"/>
          <w:sz w:val="24"/>
        </w:rPr>
      </w:pPr>
      <w:r w:rsidRPr="00031083">
        <w:rPr>
          <w:rFonts w:ascii="Montserrat" w:hAnsi="Montserrat"/>
          <w:sz w:val="24"/>
        </w:rPr>
        <w:tab/>
      </w:r>
      <w:r w:rsidRPr="00031083">
        <w:rPr>
          <w:rFonts w:ascii="Montserrat" w:hAnsi="Montserrat"/>
          <w:i/>
          <w:sz w:val="24"/>
        </w:rPr>
        <w:t>Thank God.</w:t>
      </w:r>
      <w:r w:rsidRPr="00031083">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F20E2E" w:rsidRPr="00031083" w:rsidRDefault="00F20E2E">
      <w:pPr>
        <w:rPr>
          <w:rFonts w:ascii="Montserrat" w:hAnsi="Montserrat"/>
          <w:sz w:val="24"/>
        </w:rPr>
      </w:pPr>
      <w:r w:rsidRPr="00031083">
        <w:rPr>
          <w:rFonts w:ascii="Montserrat" w:hAnsi="Montserrat"/>
          <w:sz w:val="24"/>
        </w:rPr>
        <w:sym w:font="MT Extra" w:char="F031"/>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t xml:space="preserve"> culled material </w:t>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3"/>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daughter selves – av-0000-ad</w:t>
      </w:r>
      <w:r w:rsidRPr="00031083">
        <w:rPr>
          <w:rFonts w:ascii="Montserrat" w:hAnsi="Montserrat"/>
          <w:sz w:val="24"/>
        </w:rPr>
        <w:tab/>
        <w:t>A. V. MORGAN</w:t>
      </w:r>
    </w:p>
    <w:p w:rsidR="00F20E2E" w:rsidRPr="00031083" w:rsidRDefault="00F20E2E">
      <w:pPr>
        <w:rPr>
          <w:rFonts w:ascii="Montserrat" w:hAnsi="Montserrat"/>
          <w:sz w:val="24"/>
        </w:rPr>
      </w:pPr>
      <w:r w:rsidRPr="00031083">
        <w:rPr>
          <w:rFonts w:ascii="Montserrat" w:hAnsi="Montserrat"/>
          <w:sz w:val="24"/>
        </w:rPr>
        <w:t>David Bryan Roberson • 554-87-4964</w:t>
      </w:r>
      <w:r w:rsidRPr="00031083">
        <w:rPr>
          <w:rFonts w:ascii="Montserrat" w:hAnsi="Montserrat"/>
          <w:sz w:val="24"/>
        </w:rPr>
        <w:tab/>
        <w:t>200,000-225,000 Words</w:t>
      </w:r>
    </w:p>
    <w:p w:rsidR="00F20E2E" w:rsidRPr="00031083" w:rsidRDefault="00F20E2E">
      <w:pPr>
        <w:rPr>
          <w:rFonts w:ascii="Montserrat" w:hAnsi="Montserrat"/>
          <w:sz w:val="24"/>
        </w:rPr>
      </w:pPr>
      <w:r w:rsidRPr="00031083">
        <w:rPr>
          <w:rFonts w:ascii="Montserrat" w:hAnsi="Montserrat"/>
          <w:sz w:val="24"/>
        </w:rPr>
        <w:t>2101 Candlewood Pl, Riverbank, Ca 95367-2134</w:t>
      </w:r>
      <w:r w:rsidRPr="00031083">
        <w:rPr>
          <w:rFonts w:ascii="Montserrat" w:hAnsi="Montserrat"/>
          <w:sz w:val="24"/>
        </w:rPr>
        <w:tab/>
        <w:t>© 1999 D. Roberson</w:t>
      </w:r>
    </w:p>
    <w:p w:rsidR="00F20E2E" w:rsidRPr="00031083" w:rsidRDefault="00F20E2E">
      <w:pPr>
        <w:rPr>
          <w:rFonts w:ascii="Montserrat" w:hAnsi="Montserrat"/>
          <w:sz w:val="24"/>
        </w:rPr>
      </w:pPr>
      <w:r w:rsidRPr="00031083">
        <w:rPr>
          <w:rFonts w:ascii="Montserrat" w:hAnsi="Montserrat"/>
          <w:sz w:val="24"/>
        </w:rPr>
        <w:t>(209)869-4001</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elements of the following work were </w:t>
      </w:r>
      <w:r w:rsidRPr="00031083">
        <w:rPr>
          <w:rFonts w:ascii="Montserrat" w:hAnsi="Montserrat"/>
          <w:color w:val="0000FF"/>
          <w:sz w:val="24"/>
        </w:rPr>
        <w:t>selected</w:t>
      </w:r>
      <w:r w:rsidRPr="00031083">
        <w:rPr>
          <w:rFonts w:ascii="Montserrat" w:hAnsi="Montserrat"/>
          <w:sz w:val="24"/>
        </w:rPr>
        <w:t xml:space="preserve"> for use in the revised manuscript draft—</w:t>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Chapter</w:t>
      </w:r>
    </w:p>
    <w:p w:rsidR="00F20E2E" w:rsidRPr="00031083" w:rsidRDefault="00F20E2E">
      <w:pPr>
        <w:rPr>
          <w:rFonts w:ascii="Montserrat" w:hAnsi="Montserrat"/>
          <w:sz w:val="24"/>
        </w:rPr>
      </w:pPr>
      <w:bookmarkStart w:id="0" w:name="chapter01"/>
      <w:bookmarkEnd w:id="0"/>
      <w:r w:rsidRPr="00031083">
        <w:rPr>
          <w:rFonts w:ascii="Montserrat" w:hAnsi="Montserrat"/>
          <w:sz w:val="24"/>
        </w:rPr>
        <w:t>ONE</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failingto report for duty, like the clothes she wore, a cover story had surely been provided for this little operation. The three day long drive had given her plenty of time to dwell on the circumstances that had brought her to this disturbing pass. </w:t>
      </w:r>
    </w:p>
    <w:p w:rsidR="00F20E2E" w:rsidRPr="00031083" w:rsidRDefault="00F20E2E">
      <w:pPr>
        <w:rPr>
          <w:rFonts w:ascii="Montserrat" w:hAnsi="Montserrat"/>
          <w:sz w:val="24"/>
        </w:rPr>
      </w:pPr>
      <w:r w:rsidRPr="00031083">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031083">
        <w:rPr>
          <w:rFonts w:ascii="Montserrat" w:hAnsi="Montserrat"/>
          <w:i/>
          <w:sz w:val="24"/>
        </w:rPr>
        <w:t xml:space="preserve">was </w:t>
      </w:r>
      <w:r w:rsidRPr="00031083">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rsidR="00F20E2E" w:rsidRPr="00031083" w:rsidRDefault="00F20E2E">
      <w:pPr>
        <w:rPr>
          <w:rFonts w:ascii="Montserrat" w:hAnsi="Montserrat"/>
          <w:sz w:val="24"/>
        </w:rPr>
      </w:pPr>
      <w:r w:rsidRPr="00031083">
        <w:rPr>
          <w:rFonts w:ascii="Montserrat" w:hAnsi="Montserrat"/>
          <w:sz w:val="24"/>
        </w:rPr>
        <w:tab/>
        <w:t>Her eyes suddenly focused past the rush of scenery, fixating on the immobile clouds. The vast, unmoving sky only enhanced the sensation of a world in flux.</w:t>
      </w:r>
      <w:r w:rsidRPr="00031083">
        <w:rPr>
          <w:rFonts w:ascii="Montserrat" w:hAnsi="Montserrat"/>
          <w:color w:val="0000FF"/>
          <w:sz w:val="24"/>
        </w:rPr>
        <w:t xml:space="preserve"> She had been a fool to assume that she had seen the last of these terror trips. Phoenix wondered if she was being delivered to her own execution. With ancient eyes in a girl's face, she cast a quick glance at the two men who had herded her all the way from her </w:t>
      </w:r>
      <w:r w:rsidRPr="00031083">
        <w:rPr>
          <w:rFonts w:ascii="Montserrat" w:hAnsi="Montserrat"/>
          <w:sz w:val="24"/>
        </w:rPr>
        <w:t xml:space="preserve">mother's home on Puget Sound. Both of them </w:t>
      </w:r>
      <w:r w:rsidRPr="00031083">
        <w:rPr>
          <w:rFonts w:ascii="Montserrat" w:hAnsi="Montserrat"/>
          <w:color w:val="0000FF"/>
          <w:sz w:val="24"/>
        </w:rPr>
        <w:t xml:space="preserve">were new to her. In spite of a </w:t>
      </w:r>
      <w:r w:rsidRPr="00031083">
        <w:rPr>
          <w:rFonts w:ascii="Montserrat" w:hAnsi="Montserrat"/>
          <w:sz w:val="24"/>
        </w:rPr>
        <w:t>few days</w:t>
      </w:r>
      <w:r w:rsidRPr="00031083">
        <w:rPr>
          <w:rFonts w:ascii="Montserrat" w:hAnsi="Montserrat"/>
          <w:color w:val="0000FF"/>
          <w:sz w:val="24"/>
        </w:rPr>
        <w:t xml:space="preserve"> traveling in their company, she </w:t>
      </w:r>
      <w:r w:rsidRPr="00031083">
        <w:rPr>
          <w:rFonts w:ascii="Montserrat" w:hAnsi="Montserrat"/>
          <w:sz w:val="24"/>
        </w:rPr>
        <w:t>had not learned much more</w:t>
      </w:r>
      <w:r w:rsidRPr="00031083">
        <w:rPr>
          <w:rFonts w:ascii="Montserrat" w:hAnsi="Montserrat"/>
          <w:color w:val="0000FF"/>
          <w:sz w:val="24"/>
        </w:rPr>
        <w:t xml:space="preserve"> </w:t>
      </w:r>
      <w:r w:rsidRPr="00031083">
        <w:rPr>
          <w:rFonts w:ascii="Montserrat" w:hAnsi="Montserrat"/>
          <w:sz w:val="24"/>
        </w:rPr>
        <w:t>than their names. The names they used around her, anyway.</w:t>
      </w:r>
      <w:r w:rsidRPr="00031083">
        <w:rPr>
          <w:rFonts w:ascii="Montserrat" w:hAnsi="Montserrat"/>
          <w:color w:val="0000FF"/>
          <w:sz w:val="24"/>
        </w:rPr>
        <w:t xml:space="preserve"> She could feel them. Their awareness was a constant presence in her mind. Two deep pools unmarred by the ripple of surface thoughts that denied her any clues as to the purpose or personality of either man.</w:t>
      </w:r>
    </w:p>
    <w:p w:rsidR="00F20E2E" w:rsidRPr="00031083" w:rsidRDefault="00F20E2E">
      <w:pPr>
        <w:rPr>
          <w:rFonts w:ascii="Montserrat" w:hAnsi="Montserrat"/>
          <w:sz w:val="24"/>
        </w:rPr>
      </w:pPr>
      <w:r w:rsidRPr="00031083">
        <w:rPr>
          <w:rFonts w:ascii="Montserrat" w:hAnsi="Montserrat"/>
          <w:sz w:val="24"/>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F20E2E" w:rsidRPr="00031083" w:rsidRDefault="00F20E2E">
      <w:pPr>
        <w:rPr>
          <w:rFonts w:ascii="Montserrat" w:hAnsi="Montserrat"/>
          <w:sz w:val="24"/>
        </w:rPr>
      </w:pPr>
      <w:r w:rsidRPr="00031083">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F20E2E" w:rsidRPr="00031083" w:rsidRDefault="00F20E2E">
      <w:pPr>
        <w:rPr>
          <w:rFonts w:ascii="Montserrat" w:hAnsi="Montserrat"/>
          <w:sz w:val="24"/>
        </w:rPr>
      </w:pPr>
      <w:r w:rsidRPr="00031083">
        <w:rPr>
          <w:rFonts w:ascii="Montserrat" w:hAnsi="Montserrat"/>
          <w:sz w:val="24"/>
        </w:rPr>
        <w:t xml:space="preserve"> </w:t>
      </w:r>
      <w:r w:rsidRPr="00031083">
        <w:rPr>
          <w:rFonts w:ascii="Montserrat" w:hAnsi="Montserrat"/>
          <w:sz w:val="24"/>
        </w:rPr>
        <w:tab/>
        <w:t>She turned her gaze back to the racing scenery.</w:t>
      </w:r>
    </w:p>
    <w:p w:rsidR="00F20E2E" w:rsidRPr="00031083" w:rsidRDefault="00F20E2E">
      <w:pPr>
        <w:rPr>
          <w:rFonts w:ascii="Montserrat" w:hAnsi="Montserrat"/>
          <w:sz w:val="24"/>
        </w:rPr>
      </w:pPr>
      <w:r w:rsidRPr="00031083">
        <w:rPr>
          <w:rFonts w:ascii="Montserrat" w:hAnsi="Montserrat"/>
          <w:sz w:val="24"/>
        </w:rP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rsidR="00F20E2E" w:rsidRPr="00031083" w:rsidRDefault="00F20E2E">
      <w:pPr>
        <w:rPr>
          <w:rFonts w:ascii="Montserrat" w:hAnsi="Montserrat"/>
          <w:sz w:val="24"/>
        </w:rPr>
      </w:pPr>
      <w:r w:rsidRPr="00031083">
        <w:rPr>
          <w:rFonts w:ascii="Montserrat" w:hAnsi="Montserrat"/>
          <w:sz w:val="24"/>
        </w:rPr>
        <w:tab/>
        <w:t xml:space="preserve">Phoenix's eyes flicked up to meet his in the mirror. How odd that one of them should volunteer that kind of information. Phoenix had been through this scenario enough times to know the unspoken rules. The agents were more than bodyguards,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where she was going. Looking away from him, Phoenix pressed for more information, "Why are you taking me to the space port? Am I being removed from the program?" Phoenix had to ask. She had to push. That was her part in the strange ritual. </w:t>
      </w:r>
    </w:p>
    <w:p w:rsidR="00F20E2E" w:rsidRPr="00031083" w:rsidRDefault="00F20E2E">
      <w:pPr>
        <w:rPr>
          <w:rFonts w:ascii="Montserrat" w:hAnsi="Montserrat"/>
          <w:sz w:val="24"/>
        </w:rPr>
      </w:pPr>
      <w:r w:rsidRPr="00031083">
        <w:rPr>
          <w:rFonts w:ascii="Montserrat" w:hAnsi="Montserrat"/>
          <w:sz w:val="24"/>
        </w:rPr>
        <w:tab/>
        <w:t>She did not waste her breath sighing as he repeated for the hundredth time, "I'm sorry. Our instructions are only to deliver you to your contact and keep an eye on you. You will have to ask your contact when you see him."</w:t>
      </w:r>
    </w:p>
    <w:p w:rsidR="00F20E2E" w:rsidRPr="00031083" w:rsidRDefault="00F20E2E">
      <w:pPr>
        <w:rPr>
          <w:rFonts w:ascii="Montserrat" w:hAnsi="Montserrat"/>
          <w:sz w:val="24"/>
        </w:rPr>
      </w:pPr>
      <w:r w:rsidRPr="00031083">
        <w:rPr>
          <w:rFonts w:ascii="Montserrat" w:hAnsi="Montserrat"/>
          <w:sz w:val="24"/>
        </w:rPr>
        <w:tab/>
      </w:r>
      <w:r w:rsidRPr="00031083">
        <w:rPr>
          <w:rFonts w:ascii="Montserrat" w:hAnsi="Montserrat"/>
          <w:i/>
          <w:sz w:val="24"/>
        </w:rPr>
        <w:t xml:space="preserve">Damn the man. He's too good, </w:t>
      </w:r>
      <w:r w:rsidRPr="00031083">
        <w:rPr>
          <w:rFonts w:ascii="Montserrat" w:hAnsi="Montserrat"/>
          <w:sz w:val="24"/>
        </w:rPr>
        <w:t>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w:t>
      </w:r>
    </w:p>
    <w:p w:rsidR="00F20E2E" w:rsidRPr="00031083" w:rsidRDefault="00F20E2E">
      <w:pPr>
        <w:rPr>
          <w:rFonts w:ascii="Montserrat" w:hAnsi="Montserrat"/>
          <w:color w:val="0000FF"/>
          <w:sz w:val="24"/>
        </w:rPr>
      </w:pPr>
      <w:r w:rsidRPr="00031083">
        <w:rPr>
          <w:rFonts w:ascii="Montserrat" w:hAnsi="Montserrat"/>
          <w:sz w:val="24"/>
        </w:rPr>
        <w:tab/>
        <w:t>Now that she thought about it, that had been the occasion of her last little joyride.</w:t>
      </w:r>
      <w:r w:rsidRPr="00031083">
        <w:rPr>
          <w:rFonts w:ascii="Montserrat" w:hAnsi="Montserrat"/>
          <w:color w:val="0000FF"/>
          <w:sz w:val="24"/>
        </w:rPr>
        <w:t xml:space="preserve"> Just once, she thought, I'd like to </w:t>
      </w:r>
      <w:r w:rsidRPr="00031083">
        <w:rPr>
          <w:rFonts w:ascii="Montserrat" w:hAnsi="Montserrat"/>
          <w:sz w:val="24"/>
        </w:rPr>
        <w:t>go somewhere without having to be bagged, tagged and dragged around by these goons.</w:t>
      </w:r>
      <w:r w:rsidRPr="00031083">
        <w:rPr>
          <w:rFonts w:ascii="Montserrat" w:hAnsi="Montserrat"/>
          <w:color w:val="0000FF"/>
          <w:sz w:val="24"/>
        </w:rPr>
        <w:t xml:space="preserve"> It would almost be worth being blind, to be able to go where I want, and do what I want! </w:t>
      </w:r>
    </w:p>
    <w:p w:rsidR="00F20E2E" w:rsidRPr="00031083" w:rsidRDefault="00F20E2E">
      <w:pPr>
        <w:rPr>
          <w:rFonts w:ascii="Montserrat" w:hAnsi="Montserrat"/>
          <w:sz w:val="24"/>
        </w:rPr>
      </w:pPr>
      <w:r w:rsidRPr="00031083">
        <w:rPr>
          <w:rFonts w:ascii="Montserrat" w:hAnsi="Montserrat"/>
          <w:sz w:val="24"/>
        </w:rPr>
        <w:tab/>
        <w:t xml:space="preserve">The three day long drive had given her plenty of time to dwell on the circumstances that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031083">
        <w:rPr>
          <w:rFonts w:ascii="Montserrat" w:hAnsi="Montserrat"/>
          <w:i/>
          <w:sz w:val="24"/>
        </w:rPr>
        <w:t xml:space="preserve">was </w:t>
      </w:r>
      <w:r w:rsidRPr="00031083">
        <w:rPr>
          <w:rFonts w:ascii="Montserrat" w:hAnsi="Montserrat"/>
          <w:sz w:val="24"/>
        </w:rPr>
        <w:t xml:space="preserve">an only child.  </w:t>
      </w:r>
    </w:p>
    <w:p w:rsidR="00F20E2E" w:rsidRPr="00031083" w:rsidRDefault="00F20E2E">
      <w:pPr>
        <w:rPr>
          <w:rFonts w:ascii="Montserrat" w:hAnsi="Montserrat"/>
          <w:sz w:val="24"/>
        </w:rPr>
      </w:pPr>
      <w:r w:rsidRPr="00031083">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F20E2E" w:rsidRPr="00031083" w:rsidRDefault="00F20E2E">
      <w:pPr>
        <w:rPr>
          <w:rFonts w:ascii="Montserrat" w:hAnsi="Montserrat"/>
          <w:sz w:val="24"/>
        </w:rPr>
      </w:pPr>
      <w:r w:rsidRPr="00031083">
        <w:rPr>
          <w:rFonts w:ascii="Montserrat" w:hAnsi="Montserrat"/>
          <w:sz w:val="24"/>
        </w:rPr>
        <w:tab/>
        <w:t>Phoenix perked up as she realized that the car had made the turn off for the international space port. Well, I made it this far, she thought. That doesn't mean that this is really my destination. Gods, what if they really do want to take me off planet? Accidents are so easy to arrange in space…</w:t>
      </w:r>
    </w:p>
    <w:p w:rsidR="00F20E2E" w:rsidRPr="00031083" w:rsidRDefault="00F20E2E">
      <w:pPr>
        <w:rPr>
          <w:rFonts w:ascii="Montserrat" w:hAnsi="Montserrat"/>
          <w:sz w:val="24"/>
        </w:rPr>
      </w:pPr>
      <w:r w:rsidRPr="00031083">
        <w:rPr>
          <w:rFonts w:ascii="Montserrat" w:hAnsi="Montserrat"/>
          <w:sz w:val="24"/>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rsidR="00F20E2E" w:rsidRPr="00031083" w:rsidRDefault="00F20E2E">
      <w:pPr>
        <w:rPr>
          <w:rFonts w:ascii="Montserrat" w:hAnsi="Montserrat"/>
          <w:color w:val="0000FF"/>
          <w:sz w:val="24"/>
        </w:rPr>
      </w:pPr>
      <w:r w:rsidRPr="00031083">
        <w:rPr>
          <w:rFonts w:ascii="Montserrat" w:hAnsi="Montserrat"/>
          <w:color w:val="0000FF"/>
          <w:sz w:val="24"/>
        </w:rPr>
        <w:tab/>
        <w:t xml:space="preserve">She bit her lip. </w:t>
      </w:r>
      <w:r w:rsidRPr="00031083">
        <w:rPr>
          <w:rFonts w:ascii="Montserrat" w:hAnsi="Montserrat"/>
          <w:sz w:val="24"/>
        </w:rPr>
        <w:t>Her apprehension was getting out of control. With an effort, she calmed herself.</w:t>
      </w:r>
    </w:p>
    <w:p w:rsidR="00F20E2E" w:rsidRPr="00031083" w:rsidRDefault="00F20E2E">
      <w:pPr>
        <w:rPr>
          <w:rFonts w:ascii="Montserrat" w:hAnsi="Montserrat"/>
          <w:sz w:val="24"/>
        </w:rPr>
      </w:pPr>
      <w:r w:rsidRPr="00031083">
        <w:rPr>
          <w:rFonts w:ascii="Montserrat" w:hAnsi="Montserrat"/>
          <w:sz w:val="24"/>
        </w:rPr>
        <w:tab/>
        <w:t>Was she ready for that? It had been six years since she had been taken from her old home. If she went back, would the memories still be waiting? Her mother died in the service when she was barely eleven years old. 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rsidR="00F20E2E" w:rsidRPr="00031083" w:rsidRDefault="00F20E2E">
      <w:pPr>
        <w:rPr>
          <w:rFonts w:ascii="Montserrat" w:hAnsi="Montserrat"/>
          <w:sz w:val="24"/>
        </w:rPr>
      </w:pPr>
      <w:r w:rsidRPr="00031083">
        <w:rPr>
          <w:rFonts w:ascii="Montserrat" w:hAnsi="Montserrat"/>
          <w:sz w:val="24"/>
        </w:rPr>
        <w:tab/>
        <w:t>Within minutes, they were pulling into the customs gate. Sam Malthus, the driver, carried her papers, and turned them over to the customs agent along with his and his partner's ID's.She stared without moving through the whole affair, desperate to know what was waiting for her ahead.</w:t>
      </w:r>
    </w:p>
    <w:p w:rsidR="00F20E2E" w:rsidRPr="00031083" w:rsidRDefault="00F20E2E">
      <w:pPr>
        <w:rPr>
          <w:rFonts w:ascii="Montserrat" w:hAnsi="Montserrat"/>
          <w:sz w:val="24"/>
        </w:rPr>
      </w:pPr>
      <w:r w:rsidRPr="00031083">
        <w:rPr>
          <w:rFonts w:ascii="Montserrat" w:hAnsi="Montserrat"/>
          <w:sz w:val="24"/>
        </w:rPr>
        <w:tab/>
      </w:r>
      <w:r w:rsidRPr="00031083">
        <w:rPr>
          <w:rFonts w:ascii="Montserrat" w:hAnsi="Montserrat"/>
          <w:i/>
          <w:sz w:val="24"/>
        </w:rPr>
        <w:t>With my luck this will turn out to be a prank,</w:t>
      </w:r>
      <w:r w:rsidRPr="00031083">
        <w:rPr>
          <w:rFonts w:ascii="Montserrat" w:hAnsi="Montserrat"/>
          <w:sz w:val="24"/>
        </w:rPr>
        <w:t xml:space="preserve">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031083">
        <w:rPr>
          <w:rFonts w:ascii="Montserrat" w:hAnsi="Montserrat"/>
          <w:i/>
          <w:sz w:val="24"/>
        </w:rPr>
        <w:t>They wouldn't.</w:t>
      </w:r>
      <w:r w:rsidRPr="00031083">
        <w:rPr>
          <w:rFonts w:ascii="Montserrat" w:hAnsi="Montserrat"/>
          <w:sz w:val="24"/>
        </w:rPr>
        <w:t xml:space="preserve"> Which meant that it was the Project, not Control, jerking it's hand on her leash. </w:t>
      </w:r>
    </w:p>
    <w:p w:rsidR="00F20E2E" w:rsidRPr="00031083" w:rsidRDefault="00F20E2E">
      <w:pPr>
        <w:rPr>
          <w:rFonts w:ascii="Montserrat" w:hAnsi="Montserrat"/>
          <w:sz w:val="24"/>
        </w:rPr>
      </w:pPr>
      <w:r w:rsidRPr="00031083">
        <w:rPr>
          <w:rFonts w:ascii="Montserrat" w:hAnsi="Montserrat"/>
          <w:sz w:val="24"/>
        </w:rPr>
        <w:tab/>
      </w:r>
      <w:r w:rsidRPr="00031083">
        <w:rPr>
          <w:rFonts w:ascii="Montserrat" w:hAnsi="Montserrat"/>
          <w:i/>
          <w:sz w:val="24"/>
        </w:rPr>
        <w:t>Thank God.</w:t>
      </w:r>
      <w:r w:rsidRPr="00031083">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rsidR="00F20E2E" w:rsidRPr="00031083" w:rsidRDefault="00F20E2E">
      <w:pPr>
        <w:rPr>
          <w:rFonts w:ascii="Montserrat" w:hAnsi="Montserrat"/>
          <w:sz w:val="24"/>
        </w:rPr>
      </w:pPr>
      <w:r w:rsidRPr="00031083">
        <w:rPr>
          <w:rFonts w:ascii="Montserrat" w:hAnsi="Montserrat"/>
          <w:sz w:val="24"/>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From her father's beautiful home on Venus, she had been moved to Olympia, where the Avatar Program had been relocated after the destruction of the research facilities on her home reservation. In the four years of accelerated learning and intense psionic training, she had also been studying an exotic form of martial arts under her father. That training had given her an edge in gymnastic competition, and had accounted for her recent presence in Oregon. </w:t>
      </w:r>
    </w:p>
    <w:p w:rsidR="00F20E2E" w:rsidRPr="00031083" w:rsidRDefault="00F20E2E">
      <w:pPr>
        <w:rPr>
          <w:rFonts w:ascii="Montserrat" w:hAnsi="Montserrat"/>
          <w:sz w:val="24"/>
        </w:rPr>
      </w:pPr>
      <w:r w:rsidRPr="00031083">
        <w:rPr>
          <w:rFonts w:ascii="Montserrat" w:hAnsi="Montserrat"/>
          <w:sz w:val="24"/>
        </w:rPr>
        <w:tab/>
        <w:t>At least until her fever had forced her to withdraw.</w:t>
      </w:r>
    </w:p>
    <w:p w:rsidR="00F20E2E" w:rsidRPr="00031083" w:rsidRDefault="00F20E2E">
      <w:pPr>
        <w:rPr>
          <w:rFonts w:ascii="Montserrat" w:hAnsi="Montserrat"/>
          <w:sz w:val="24"/>
        </w:rPr>
      </w:pPr>
      <w:r w:rsidRPr="00031083">
        <w:rPr>
          <w:rFonts w:ascii="Montserrat" w:hAnsi="Montserrat"/>
          <w:sz w:val="24"/>
        </w:rP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w:t>
      </w:r>
    </w:p>
    <w:p w:rsidR="00F20E2E" w:rsidRPr="00031083" w:rsidRDefault="00F20E2E">
      <w:pPr>
        <w:rPr>
          <w:rFonts w:ascii="Montserrat" w:hAnsi="Montserrat"/>
          <w:sz w:val="24"/>
        </w:rPr>
      </w:pPr>
      <w:r w:rsidRPr="00031083">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r w:rsidRPr="00031083">
        <w:rPr>
          <w:rFonts w:ascii="Montserrat" w:hAnsi="Montserrat"/>
          <w:sz w:val="24"/>
        </w:rPr>
        <w:tab/>
        <w:t>It felt like the first breath of fresh air after days spent suffocating in a box.</w:t>
      </w:r>
    </w:p>
    <w:p w:rsidR="00F20E2E" w:rsidRPr="00031083" w:rsidRDefault="00F20E2E">
      <w:pPr>
        <w:rPr>
          <w:rFonts w:ascii="Montserrat" w:hAnsi="Montserrat"/>
          <w:sz w:val="24"/>
        </w:rPr>
      </w:pPr>
      <w:r w:rsidRPr="00031083">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F20E2E" w:rsidRPr="00031083" w:rsidRDefault="00F20E2E">
      <w:pPr>
        <w:rPr>
          <w:rFonts w:ascii="Montserrat" w:hAnsi="Montserrat"/>
          <w:sz w:val="24"/>
        </w:rPr>
      </w:pPr>
      <w:r w:rsidRPr="00031083">
        <w:rPr>
          <w:rFonts w:ascii="Montserrat" w:hAnsi="Montserrat"/>
          <w:sz w:val="24"/>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031083">
        <w:rPr>
          <w:rFonts w:ascii="Montserrat" w:hAnsi="Montserrat"/>
          <w:i/>
          <w:sz w:val="24"/>
        </w:rPr>
        <w:t xml:space="preserve">God, it's been such a long time! I had forgotten what a shock it is to get through class three shielding. </w:t>
      </w:r>
      <w:r w:rsidRPr="00031083">
        <w:rPr>
          <w:rFonts w:ascii="Montserrat" w:hAnsi="Montserrat"/>
          <w:sz w:val="24"/>
        </w:rPr>
        <w:t xml:space="preserve">She geared down her thoughts, dimming the force and density of her attention until her awareness fit comfortably within its new limits. </w:t>
      </w:r>
    </w:p>
    <w:p w:rsidR="00F20E2E" w:rsidRPr="00031083" w:rsidRDefault="00F20E2E">
      <w:pPr>
        <w:rPr>
          <w:rFonts w:ascii="Montserrat" w:hAnsi="Montserrat"/>
          <w:sz w:val="24"/>
        </w:rPr>
      </w:pPr>
      <w:r w:rsidRPr="00031083">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031083">
        <w:rPr>
          <w:rFonts w:ascii="Montserrat" w:hAnsi="Montserrat"/>
          <w:i/>
          <w:sz w:val="24"/>
        </w:rPr>
        <w:t xml:space="preserve">see </w:t>
      </w:r>
      <w:r w:rsidRPr="00031083">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F20E2E" w:rsidRPr="00031083" w:rsidRDefault="00F20E2E">
      <w:pPr>
        <w:rPr>
          <w:rFonts w:ascii="Montserrat" w:hAnsi="Montserrat"/>
          <w:sz w:val="24"/>
        </w:rPr>
      </w:pPr>
      <w:bookmarkStart w:id="1" w:name="WorkInProgressStart"/>
      <w:r w:rsidRPr="00031083">
        <w:rPr>
          <w:rFonts w:ascii="Montserrat" w:hAnsi="Montserrat"/>
          <w:sz w:val="24"/>
        </w:rPr>
        <w:tab/>
        <w:t xml:space="preserve">Before she could take in the identities of the men in the room, one of them greeted her, "Good morning, Phoenix. It is nice to see you again." Phoenix looked over the small group. </w:t>
      </w:r>
    </w:p>
    <w:p w:rsidR="00F20E2E" w:rsidRPr="00031083" w:rsidRDefault="00F20E2E">
      <w:pPr>
        <w:rPr>
          <w:rFonts w:ascii="Montserrat" w:hAnsi="Montserrat"/>
          <w:sz w:val="24"/>
        </w:rPr>
      </w:pPr>
      <w:r w:rsidRPr="00031083">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F20E2E" w:rsidRPr="00031083" w:rsidRDefault="00F20E2E">
      <w:pPr>
        <w:rPr>
          <w:rFonts w:ascii="Montserrat" w:hAnsi="Montserrat"/>
          <w:sz w:val="24"/>
        </w:rPr>
      </w:pPr>
      <w:r w:rsidRPr="00031083">
        <w:rPr>
          <w:rFonts w:ascii="Montserrat" w:hAnsi="Montserrat"/>
          <w:sz w:val="24"/>
        </w:rPr>
        <w:tab/>
        <w:t>She hid her reaction and greeted each of them in turn. Dreyfus gestured for her to take a seat.</w:t>
      </w:r>
    </w:p>
    <w:p w:rsidR="00F20E2E" w:rsidRPr="00031083" w:rsidRDefault="00F20E2E">
      <w:pPr>
        <w:rPr>
          <w:rFonts w:ascii="Montserrat" w:hAnsi="Montserrat"/>
          <w:sz w:val="24"/>
        </w:rPr>
      </w:pPr>
      <w:r w:rsidRPr="00031083">
        <w:rPr>
          <w:rFonts w:ascii="Montserrat" w:hAnsi="Montserrat"/>
          <w:sz w:val="24"/>
        </w:rPr>
        <w:tab/>
        <w:t xml:space="preserve">"It's been a long time Miss Nin," spoke Director Powers. </w:t>
      </w:r>
    </w:p>
    <w:p w:rsidR="00F20E2E" w:rsidRPr="00031083" w:rsidRDefault="00F20E2E">
      <w:pPr>
        <w:rPr>
          <w:rFonts w:ascii="Montserrat" w:hAnsi="Montserrat"/>
          <w:sz w:val="24"/>
        </w:rPr>
      </w:pPr>
      <w:r w:rsidRPr="00031083">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F20E2E" w:rsidRPr="00031083" w:rsidRDefault="00F20E2E">
      <w:pPr>
        <w:rPr>
          <w:rFonts w:ascii="Montserrat" w:hAnsi="Montserrat"/>
          <w:sz w:val="24"/>
        </w:rPr>
      </w:pPr>
      <w:r w:rsidRPr="00031083">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F20E2E" w:rsidRPr="00031083" w:rsidRDefault="00F20E2E">
      <w:pPr>
        <w:rPr>
          <w:rFonts w:ascii="Montserrat" w:hAnsi="Montserrat"/>
          <w:sz w:val="24"/>
        </w:rPr>
      </w:pPr>
      <w:r w:rsidRPr="00031083">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F20E2E" w:rsidRPr="00031083" w:rsidRDefault="00F20E2E">
      <w:pPr>
        <w:rPr>
          <w:rFonts w:ascii="Montserrat" w:hAnsi="Montserrat"/>
          <w:sz w:val="24"/>
        </w:rPr>
      </w:pPr>
      <w:r w:rsidRPr="00031083">
        <w:rPr>
          <w:rFonts w:ascii="Montserrat" w:hAnsi="Montserrat"/>
          <w:sz w:val="24"/>
        </w:rPr>
        <w:tab/>
        <w:t xml:space="preserve">"Your mother," he began, "performed a number of important functions as part of her contract with the Aegis. The most sensitive of which most people remained totally unaware of."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sym w:font="MT Extra" w:char="F036"/>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t xml:space="preserve"> work in progress </w:t>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8"/>
      </w:r>
    </w:p>
    <w:p w:rsidR="00F20E2E" w:rsidRPr="00031083" w:rsidRDefault="00F20E2E">
      <w:pPr>
        <w:rPr>
          <w:rFonts w:ascii="Montserrat" w:hAnsi="Montserrat"/>
          <w:sz w:val="24"/>
        </w:rPr>
      </w:pPr>
      <w:r w:rsidRPr="00031083">
        <w:rPr>
          <w:rFonts w:ascii="Montserrat" w:hAnsi="Montserrat"/>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F20E2E" w:rsidRPr="00031083" w:rsidRDefault="00F20E2E">
      <w:pPr>
        <w:rPr>
          <w:rFonts w:ascii="Montserrat" w:hAnsi="Montserrat"/>
          <w:sz w:val="24"/>
        </w:rPr>
      </w:pPr>
      <w:r w:rsidRPr="00031083">
        <w:rPr>
          <w:rFonts w:ascii="Montserrat" w:hAnsi="Montserrat"/>
          <w:sz w:val="24"/>
        </w:rPr>
        <w:tab/>
        <w:t xml:space="preserve">"Your doctor says you've made remarkable progress," he said slowly, examining the smoldering cherry, "For years, mind you, you've been making </w:t>
      </w:r>
      <w:r w:rsidRPr="00031083">
        <w:rPr>
          <w:rFonts w:ascii="Montserrat" w:hAnsi="Montserrat"/>
          <w:i/>
          <w:sz w:val="24"/>
        </w:rPr>
        <w:t>remarkable progress</w:t>
      </w:r>
      <w:r w:rsidRPr="00031083">
        <w:rPr>
          <w:rFonts w:ascii="Montserrat" w:hAnsi="Montserrat"/>
          <w:sz w:val="24"/>
        </w:rPr>
        <w:t>, even considering what we've invested in rehabilitating you." He looked at the two other men, adding, "I truly do hope you have yourself put back together. We cannot wait any longer, I'm afraid."</w:t>
      </w:r>
    </w:p>
    <w:p w:rsidR="00F20E2E" w:rsidRPr="00031083" w:rsidRDefault="00F20E2E">
      <w:pPr>
        <w:rPr>
          <w:rFonts w:ascii="Montserrat" w:hAnsi="Montserrat"/>
          <w:sz w:val="24"/>
        </w:rPr>
      </w:pPr>
      <w:r w:rsidRPr="00031083">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F20E2E" w:rsidRPr="00031083" w:rsidRDefault="00F20E2E">
      <w:pPr>
        <w:rPr>
          <w:rFonts w:ascii="Montserrat" w:hAnsi="Montserrat"/>
          <w:sz w:val="24"/>
        </w:rPr>
      </w:pPr>
      <w:r w:rsidRPr="00031083">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1"/>
    <w:p w:rsidR="00F20E2E" w:rsidRPr="00031083" w:rsidRDefault="00F20E2E">
      <w:pPr>
        <w:rPr>
          <w:rFonts w:ascii="Montserrat" w:hAnsi="Montserrat"/>
          <w:sz w:val="24"/>
        </w:rPr>
      </w:pP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F20E2E" w:rsidRPr="00031083" w:rsidRDefault="00F20E2E">
      <w:pPr>
        <w:rPr>
          <w:rFonts w:ascii="Montserrat" w:hAnsi="Montserrat"/>
          <w:sz w:val="24"/>
        </w:rPr>
      </w:pP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 xml:space="preserve">Phoenix took a deep breath. The sensation of space constricting around her, as the damping field pulled apart the edges of her attention, numbed her thoughts. </w:t>
      </w:r>
    </w:p>
    <w:p w:rsidR="00F20E2E" w:rsidRPr="00031083" w:rsidRDefault="00F20E2E">
      <w:pPr>
        <w:rPr>
          <w:rFonts w:ascii="Montserrat" w:hAnsi="Montserrat"/>
          <w:sz w:val="24"/>
        </w:rPr>
      </w:pPr>
    </w:p>
    <w:p w:rsidR="00F20E2E" w:rsidRPr="00031083" w:rsidRDefault="00F20E2E">
      <w:pPr>
        <w:numPr>
          <w:ins w:id="2" w:author="Unknown"/>
        </w:numPr>
        <w:rPr>
          <w:rFonts w:ascii="Montserrat" w:hAnsi="Montserrat"/>
          <w:sz w:val="24"/>
        </w:rPr>
      </w:pPr>
      <w:r w:rsidRPr="00031083">
        <w:rPr>
          <w:rFonts w:ascii="Montserrat" w:hAnsi="Montserrat"/>
          <w:sz w:val="24"/>
        </w:rPr>
        <w:t>She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031083">
        <w:rPr>
          <w:rFonts w:ascii="Montserrat" w:hAnsi="Montserrat"/>
          <w:i/>
          <w:sz w:val="24"/>
        </w:rPr>
        <w:t xml:space="preserve">God, it has been such a long time! I had forgotten what a shock it is to get through class three shielding. </w:t>
      </w:r>
      <w:r w:rsidRPr="00031083">
        <w:rPr>
          <w:rFonts w:ascii="Montserrat" w:hAnsi="Montserrat"/>
          <w:sz w:val="24"/>
        </w:rPr>
        <w:t xml:space="preserve">She geared down her thoughts, dimming the force and density of her attention until her awareness fit comfortably within its new limits. </w:t>
      </w:r>
    </w:p>
    <w:p w:rsidR="00F20E2E" w:rsidRPr="00031083" w:rsidRDefault="00F20E2E">
      <w:pPr>
        <w:rPr>
          <w:rFonts w:ascii="Montserrat" w:hAnsi="Montserrat"/>
          <w:sz w:val="24"/>
        </w:rPr>
      </w:pPr>
      <w:r w:rsidRPr="00031083">
        <w:rPr>
          <w:rFonts w:ascii="Montserrat" w:hAnsi="Montserrat"/>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031083">
        <w:rPr>
          <w:rFonts w:ascii="Montserrat" w:hAnsi="Montserrat"/>
          <w:i/>
          <w:sz w:val="24"/>
        </w:rPr>
        <w:t xml:space="preserve">see </w:t>
      </w:r>
      <w:r w:rsidRPr="00031083">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F20E2E" w:rsidRPr="00031083" w:rsidRDefault="00F20E2E">
      <w:pPr>
        <w:rPr>
          <w:rFonts w:ascii="Montserrat" w:hAnsi="Montserrat"/>
          <w:sz w:val="24"/>
        </w:rPr>
      </w:pPr>
      <w:r w:rsidRPr="00031083">
        <w:rPr>
          <w:rFonts w:ascii="Montserrat" w:hAnsi="Montserrat"/>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F20E2E" w:rsidRPr="00031083" w:rsidRDefault="00F20E2E">
      <w:pPr>
        <w:rPr>
          <w:rFonts w:ascii="Montserrat" w:hAnsi="Montserrat"/>
          <w:sz w:val="24"/>
        </w:rPr>
      </w:pPr>
      <w:r w:rsidRPr="00031083">
        <w:rPr>
          <w:rFonts w:ascii="Montserrat" w:hAnsi="Montserrat"/>
          <w:sz w:val="24"/>
        </w:rPr>
        <w:tab/>
        <w:t xml:space="preserve">"It's been a long time Miss Nin," spoke Director Powers. </w:t>
      </w:r>
    </w:p>
    <w:p w:rsidR="00F20E2E" w:rsidRPr="00031083" w:rsidRDefault="00F20E2E">
      <w:pPr>
        <w:rPr>
          <w:rFonts w:ascii="Montserrat" w:hAnsi="Montserrat"/>
          <w:sz w:val="24"/>
        </w:rPr>
      </w:pPr>
      <w:r w:rsidRPr="00031083">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F20E2E" w:rsidRPr="00031083" w:rsidRDefault="00F20E2E">
      <w:pPr>
        <w:rPr>
          <w:rFonts w:ascii="Montserrat" w:hAnsi="Montserrat"/>
          <w:sz w:val="24"/>
        </w:rPr>
      </w:pPr>
      <w:r w:rsidRPr="00031083">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F20E2E" w:rsidRPr="00031083" w:rsidRDefault="00F20E2E">
      <w:pPr>
        <w:rPr>
          <w:rFonts w:ascii="Montserrat" w:hAnsi="Montserrat"/>
          <w:sz w:val="24"/>
        </w:rPr>
      </w:pPr>
      <w:r w:rsidRPr="00031083">
        <w:rPr>
          <w:rFonts w:ascii="Montserrat" w:hAnsi="Montserrat"/>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031083">
        <w:rPr>
          <w:rFonts w:ascii="Montserrat" w:hAnsi="Montserrat"/>
          <w:i/>
          <w:sz w:val="24"/>
        </w:rPr>
        <w:t>remarkable progress</w:t>
      </w:r>
      <w:r w:rsidRPr="00031083">
        <w:rPr>
          <w:rFonts w:ascii="Montserrat" w:hAnsi="Montserrat"/>
          <w:sz w:val="24"/>
        </w:rPr>
        <w:t>, but you have been completely out of circulation." He looked at the two other men, adding, "I truly do hope you have yourself put back together. We cannot wait any longer, I'm afraid."</w:t>
      </w:r>
    </w:p>
    <w:p w:rsidR="00F20E2E" w:rsidRPr="00031083" w:rsidRDefault="00F20E2E">
      <w:pPr>
        <w:rPr>
          <w:rFonts w:ascii="Montserrat" w:hAnsi="Montserrat"/>
          <w:sz w:val="24"/>
        </w:rPr>
      </w:pPr>
      <w:r w:rsidRPr="00031083">
        <w:rPr>
          <w:rFonts w:ascii="Montserrat" w:hAnsi="Montserrat"/>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F20E2E" w:rsidRPr="00031083" w:rsidRDefault="00F20E2E">
      <w:pPr>
        <w:rPr>
          <w:rFonts w:ascii="Montserrat" w:hAnsi="Montserrat"/>
          <w:sz w:val="24"/>
        </w:rPr>
      </w:pPr>
      <w:r w:rsidRPr="00031083">
        <w:rPr>
          <w:rFonts w:ascii="Montserrat" w:hAnsi="Montserrat"/>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F20E2E" w:rsidRPr="00031083" w:rsidRDefault="00F20E2E">
      <w:pPr>
        <w:rPr>
          <w:rFonts w:ascii="Montserrat" w:hAnsi="Montserrat"/>
          <w:sz w:val="24"/>
        </w:rPr>
      </w:pPr>
      <w:r w:rsidRPr="00031083">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F20E2E" w:rsidRPr="00031083" w:rsidRDefault="00F20E2E">
      <w:pPr>
        <w:rPr>
          <w:rFonts w:ascii="Montserrat" w:hAnsi="Montserrat"/>
          <w:sz w:val="24"/>
        </w:rPr>
      </w:pPr>
      <w:r w:rsidRPr="00031083">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F20E2E" w:rsidRPr="00031083" w:rsidRDefault="00F20E2E">
      <w:pPr>
        <w:rPr>
          <w:rFonts w:ascii="Montserrat" w:hAnsi="Montserrat"/>
          <w:sz w:val="24"/>
        </w:rPr>
      </w:pPr>
      <w:r w:rsidRPr="00031083">
        <w:rPr>
          <w:rFonts w:ascii="Montserrat" w:hAnsi="Montserrat"/>
          <w:sz w:val="24"/>
        </w:rPr>
        <w:tab/>
        <w:t xml:space="preserve">"But, you didn't bring me here to ask me to come back to ISP, Director Craig," she said to him. </w:t>
      </w:r>
      <w:r w:rsidRPr="00031083">
        <w:rPr>
          <w:rFonts w:ascii="Montserrat" w:hAnsi="Montserrat"/>
          <w:i/>
          <w:sz w:val="24"/>
        </w:rPr>
        <w:t xml:space="preserve">Good Lord in Heaven! </w:t>
      </w:r>
      <w:r w:rsidRPr="00031083">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F20E2E" w:rsidRPr="00031083" w:rsidRDefault="00F20E2E">
      <w:pPr>
        <w:rPr>
          <w:rFonts w:ascii="Montserrat" w:hAnsi="Montserrat"/>
          <w:sz w:val="24"/>
        </w:rPr>
      </w:pPr>
      <w:r w:rsidRPr="00031083">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F20E2E" w:rsidRPr="00031083" w:rsidRDefault="00F20E2E">
      <w:pPr>
        <w:rPr>
          <w:rFonts w:ascii="Montserrat" w:hAnsi="Montserrat"/>
          <w:sz w:val="24"/>
        </w:rPr>
      </w:pPr>
      <w:r w:rsidRPr="00031083">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F20E2E" w:rsidRPr="00031083" w:rsidRDefault="00F20E2E">
      <w:pPr>
        <w:rPr>
          <w:rFonts w:ascii="Montserrat" w:hAnsi="Montserrat"/>
          <w:sz w:val="24"/>
        </w:rPr>
      </w:pPr>
      <w:r w:rsidRPr="00031083">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031083">
        <w:rPr>
          <w:rFonts w:ascii="Montserrat" w:hAnsi="Montserrat"/>
          <w:i/>
          <w:sz w:val="24"/>
        </w:rPr>
        <w:t xml:space="preserve">Adventure, </w:t>
      </w:r>
      <w:r w:rsidRPr="00031083">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031083">
        <w:rPr>
          <w:rFonts w:ascii="Montserrat" w:hAnsi="Montserrat"/>
          <w:i/>
          <w:sz w:val="24"/>
        </w:rPr>
        <w:t xml:space="preserve">Intrepid. </w:t>
      </w:r>
      <w:r w:rsidRPr="00031083">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rsidR="00F20E2E" w:rsidRPr="00031083" w:rsidRDefault="00F20E2E">
      <w:pPr>
        <w:rPr>
          <w:rFonts w:ascii="Montserrat" w:hAnsi="Montserrat"/>
          <w:sz w:val="24"/>
        </w:rPr>
      </w:pPr>
      <w:r w:rsidRPr="00031083">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031083">
        <w:rPr>
          <w:rFonts w:ascii="Montserrat" w:hAnsi="Montserrat"/>
          <w:i/>
          <w:sz w:val="24"/>
        </w:rPr>
        <w:t xml:space="preserve">Adventure </w:t>
      </w:r>
      <w:r w:rsidRPr="00031083">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F20E2E" w:rsidRPr="00031083" w:rsidRDefault="00F20E2E">
      <w:pPr>
        <w:rPr>
          <w:rFonts w:ascii="Montserrat" w:hAnsi="Montserrat"/>
          <w:sz w:val="24"/>
        </w:rPr>
      </w:pPr>
      <w:r w:rsidRPr="00031083">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F20E2E" w:rsidRPr="00031083" w:rsidRDefault="00F20E2E">
      <w:pPr>
        <w:rPr>
          <w:rFonts w:ascii="Montserrat" w:hAnsi="Montserrat"/>
          <w:sz w:val="24"/>
        </w:rPr>
      </w:pPr>
      <w:r w:rsidRPr="00031083">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F20E2E" w:rsidRPr="00031083" w:rsidRDefault="00F20E2E">
      <w:pPr>
        <w:rPr>
          <w:rFonts w:ascii="Montserrat" w:hAnsi="Montserrat"/>
          <w:sz w:val="24"/>
        </w:rPr>
      </w:pPr>
      <w:r w:rsidRPr="00031083">
        <w:rPr>
          <w:rFonts w:ascii="Montserrat" w:hAnsi="Montserrat"/>
          <w:sz w:val="24"/>
        </w:rPr>
        <w:tab/>
        <w:t>Phoenix looked at them all and said firmly, "You can count on me."</w:t>
      </w:r>
    </w:p>
    <w:p w:rsidR="00F20E2E" w:rsidRPr="00031083" w:rsidRDefault="00F20E2E">
      <w:pPr>
        <w:rPr>
          <w:rFonts w:ascii="Montserrat" w:hAnsi="Montserrat"/>
          <w:sz w:val="24"/>
        </w:rPr>
      </w:pPr>
      <w:r w:rsidRPr="00031083">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031083">
        <w:rPr>
          <w:rFonts w:ascii="Montserrat" w:hAnsi="Montserrat"/>
          <w:i/>
          <w:sz w:val="24"/>
        </w:rPr>
        <w:t xml:space="preserve">you </w:t>
      </w:r>
      <w:r w:rsidRPr="00031083">
        <w:rPr>
          <w:rFonts w:ascii="Montserrat" w:hAnsi="Montserrat"/>
          <w:sz w:val="24"/>
        </w:rPr>
        <w:t>had to be brought here today," he finished. He handed her a binder. "This contains the details of the presentation we want you to make to the media," he explained.</w:t>
      </w:r>
    </w:p>
    <w:p w:rsidR="00F20E2E" w:rsidRPr="00031083" w:rsidRDefault="00F20E2E">
      <w:pPr>
        <w:rPr>
          <w:rFonts w:ascii="Montserrat" w:hAnsi="Montserrat"/>
          <w:sz w:val="24"/>
        </w:rPr>
      </w:pPr>
      <w:r w:rsidRPr="00031083">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F20E2E" w:rsidRPr="00031083" w:rsidRDefault="00F20E2E">
      <w:pPr>
        <w:rPr>
          <w:rFonts w:ascii="Montserrat" w:hAnsi="Montserrat"/>
          <w:sz w:val="24"/>
        </w:rPr>
      </w:pPr>
      <w:r w:rsidRPr="00031083">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F20E2E" w:rsidRPr="00031083" w:rsidRDefault="00F20E2E">
      <w:pPr>
        <w:rPr>
          <w:rFonts w:ascii="Montserrat" w:hAnsi="Montserrat"/>
          <w:sz w:val="24"/>
        </w:rPr>
      </w:pPr>
      <w:r w:rsidRPr="00031083">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F20E2E" w:rsidRPr="00031083" w:rsidRDefault="00F20E2E">
      <w:pPr>
        <w:rPr>
          <w:rFonts w:ascii="Montserrat" w:hAnsi="Montserrat"/>
          <w:sz w:val="24"/>
        </w:rPr>
      </w:pPr>
      <w:r w:rsidRPr="00031083">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F20E2E" w:rsidRPr="00031083" w:rsidRDefault="00F20E2E">
      <w:pPr>
        <w:rPr>
          <w:rFonts w:ascii="Montserrat" w:hAnsi="Montserrat"/>
          <w:sz w:val="24"/>
        </w:rPr>
      </w:pPr>
      <w:r w:rsidRPr="00031083">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F20E2E" w:rsidRPr="00031083" w:rsidRDefault="00F20E2E">
      <w:pPr>
        <w:rPr>
          <w:rFonts w:ascii="Montserrat" w:hAnsi="Montserrat"/>
          <w:sz w:val="24"/>
        </w:rPr>
      </w:pPr>
      <w:r w:rsidRPr="00031083">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F20E2E" w:rsidRPr="00031083" w:rsidRDefault="00F20E2E">
      <w:pPr>
        <w:rPr>
          <w:rFonts w:ascii="Montserrat" w:hAnsi="Montserrat"/>
          <w:sz w:val="24"/>
        </w:rPr>
      </w:pPr>
      <w:r w:rsidRPr="00031083">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F20E2E" w:rsidRPr="00031083" w:rsidRDefault="00F20E2E">
      <w:pPr>
        <w:rPr>
          <w:rFonts w:ascii="Montserrat" w:hAnsi="Montserrat"/>
          <w:sz w:val="24"/>
        </w:rPr>
      </w:pPr>
      <w:r w:rsidRPr="00031083">
        <w:rPr>
          <w:rFonts w:ascii="Montserrat" w:hAnsi="Montserrat"/>
          <w:sz w:val="24"/>
        </w:rPr>
        <w:tab/>
        <w:t>Arthur came back from the door and laid a hand on his shoulder. "We've got a second perimeter around the building," he reminded Malthus, having overheard the younger man's last remark.</w:t>
      </w:r>
    </w:p>
    <w:p w:rsidR="00F20E2E" w:rsidRPr="00031083" w:rsidRDefault="00F20E2E">
      <w:pPr>
        <w:rPr>
          <w:rFonts w:ascii="Montserrat" w:hAnsi="Montserrat"/>
          <w:sz w:val="24"/>
        </w:rPr>
      </w:pPr>
      <w:r w:rsidRPr="00031083">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F20E2E" w:rsidRPr="00031083" w:rsidRDefault="00F20E2E">
      <w:pPr>
        <w:rPr>
          <w:rFonts w:ascii="Montserrat" w:hAnsi="Montserrat"/>
          <w:sz w:val="24"/>
        </w:rPr>
      </w:pPr>
      <w:r w:rsidRPr="00031083">
        <w:rPr>
          <w:rFonts w:ascii="Montserrat" w:hAnsi="Montserrat"/>
          <w:sz w:val="24"/>
        </w:rPr>
        <w:tab/>
        <w:t>Arthur squeezed his shoulder, saying gently and firmly, "Just do your job, Sam."</w:t>
      </w:r>
    </w:p>
    <w:p w:rsidR="00F20E2E" w:rsidRPr="00031083" w:rsidRDefault="00F20E2E">
      <w:pPr>
        <w:rPr>
          <w:rFonts w:ascii="Montserrat" w:hAnsi="Montserrat"/>
          <w:sz w:val="24"/>
        </w:rPr>
      </w:pPr>
      <w:r w:rsidRPr="00031083">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F20E2E" w:rsidRPr="00031083" w:rsidRDefault="00F20E2E">
      <w:pPr>
        <w:rPr>
          <w:rFonts w:ascii="Montserrat" w:hAnsi="Montserrat"/>
          <w:sz w:val="24"/>
        </w:rPr>
      </w:pPr>
      <w:r w:rsidRPr="00031083">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F20E2E" w:rsidRPr="00031083" w:rsidRDefault="00F20E2E">
      <w:pPr>
        <w:rPr>
          <w:rFonts w:ascii="Montserrat" w:hAnsi="Montserrat"/>
          <w:sz w:val="24"/>
        </w:rPr>
      </w:pPr>
      <w:r w:rsidRPr="00031083">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031083">
        <w:rPr>
          <w:rFonts w:ascii="Montserrat" w:hAnsi="Montserrat"/>
          <w:i/>
          <w:sz w:val="24"/>
        </w:rPr>
        <w:t xml:space="preserve">want </w:t>
      </w:r>
      <w:r w:rsidRPr="00031083">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mankind has ever conceived of? Do you really understand the terrible thing we are really asking you to do?" he challenged fiercely.</w:t>
      </w:r>
    </w:p>
    <w:p w:rsidR="00F20E2E" w:rsidRPr="00031083" w:rsidRDefault="00F20E2E">
      <w:pPr>
        <w:rPr>
          <w:rFonts w:ascii="Montserrat" w:hAnsi="Montserrat"/>
          <w:sz w:val="24"/>
        </w:rPr>
      </w:pPr>
      <w:r w:rsidRPr="00031083">
        <w:rPr>
          <w:rFonts w:ascii="Montserrat" w:hAnsi="Montserrat"/>
          <w:sz w:val="24"/>
        </w:rPr>
        <w:tab/>
        <w:t>Phoenix looked at him and her mouth worked as she tried to find a response.</w:t>
      </w:r>
    </w:p>
    <w:p w:rsidR="00F20E2E" w:rsidRPr="00031083" w:rsidRDefault="00F20E2E">
      <w:pPr>
        <w:rPr>
          <w:rFonts w:ascii="Montserrat" w:hAnsi="Montserrat"/>
          <w:sz w:val="24"/>
        </w:rPr>
      </w:pPr>
      <w:r w:rsidRPr="00031083">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031083">
        <w:rPr>
          <w:rFonts w:ascii="Montserrat" w:hAnsi="Montserrat"/>
          <w:i/>
          <w:sz w:val="24"/>
        </w:rPr>
        <w:t xml:space="preserve">are </w:t>
      </w:r>
      <w:r w:rsidRPr="00031083">
        <w:rPr>
          <w:rFonts w:ascii="Montserrat" w:hAnsi="Montserrat"/>
          <w:sz w:val="24"/>
        </w:rPr>
        <w:t xml:space="preserve">the evidence. Not just what you know, but what you </w:t>
      </w:r>
      <w:r w:rsidRPr="00031083">
        <w:rPr>
          <w:rFonts w:ascii="Montserrat" w:hAnsi="Montserrat"/>
          <w:i/>
          <w:sz w:val="24"/>
        </w:rPr>
        <w:t>are!"</w:t>
      </w:r>
    </w:p>
    <w:p w:rsidR="00F20E2E" w:rsidRPr="00031083" w:rsidRDefault="00F20E2E">
      <w:pPr>
        <w:rPr>
          <w:rFonts w:ascii="Montserrat" w:hAnsi="Montserrat"/>
          <w:sz w:val="24"/>
        </w:rPr>
      </w:pPr>
      <w:r w:rsidRPr="00031083">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031083">
        <w:rPr>
          <w:rFonts w:ascii="Montserrat" w:hAnsi="Montserrat"/>
          <w:i/>
          <w:sz w:val="24"/>
        </w:rPr>
        <w:t xml:space="preserve">believe </w:t>
      </w:r>
      <w:r w:rsidRPr="00031083">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F20E2E" w:rsidRPr="00031083" w:rsidRDefault="00F20E2E">
      <w:pPr>
        <w:rPr>
          <w:rFonts w:ascii="Montserrat" w:hAnsi="Montserrat"/>
          <w:sz w:val="24"/>
        </w:rPr>
      </w:pPr>
      <w:r w:rsidRPr="00031083">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F20E2E" w:rsidRPr="00031083" w:rsidRDefault="00F20E2E">
      <w:pPr>
        <w:rPr>
          <w:rFonts w:ascii="Montserrat" w:hAnsi="Montserrat"/>
          <w:sz w:val="24"/>
        </w:rPr>
      </w:pPr>
      <w:r w:rsidRPr="00031083">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F20E2E" w:rsidRPr="00031083" w:rsidRDefault="00F20E2E">
      <w:pPr>
        <w:rPr>
          <w:rFonts w:ascii="Montserrat" w:hAnsi="Montserrat"/>
          <w:sz w:val="24"/>
        </w:rPr>
      </w:pPr>
      <w:r w:rsidRPr="00031083">
        <w:rPr>
          <w:rFonts w:ascii="Montserrat" w:hAnsi="Montserrat"/>
          <w:sz w:val="24"/>
        </w:rPr>
        <w:tab/>
        <w:t>"But I don't want to be exposed! God, all I've ever wanted was to be able to go through life like any normal person! You can't do this to me!" she cried.</w:t>
      </w:r>
    </w:p>
    <w:p w:rsidR="00F20E2E" w:rsidRPr="00031083" w:rsidRDefault="00F20E2E">
      <w:pPr>
        <w:rPr>
          <w:rFonts w:ascii="Montserrat" w:hAnsi="Montserrat"/>
          <w:sz w:val="24"/>
        </w:rPr>
      </w:pPr>
      <w:r w:rsidRPr="00031083">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F20E2E" w:rsidRPr="00031083" w:rsidRDefault="00F20E2E">
      <w:pPr>
        <w:rPr>
          <w:rFonts w:ascii="Montserrat" w:hAnsi="Montserrat"/>
          <w:sz w:val="24"/>
        </w:rPr>
      </w:pPr>
      <w:r w:rsidRPr="00031083">
        <w:rPr>
          <w:rFonts w:ascii="Montserrat" w:hAnsi="Montserrat"/>
          <w:sz w:val="24"/>
        </w:rPr>
        <w:tab/>
        <w:t>"You are not giving me any choice!" she accused. "Let me face it on my own, in my own way. You just..." she choked, "you just don't have any idea what you are asking me."</w:t>
      </w:r>
    </w:p>
    <w:p w:rsidR="00F20E2E" w:rsidRPr="00031083" w:rsidRDefault="00F20E2E">
      <w:pPr>
        <w:rPr>
          <w:rFonts w:ascii="Montserrat" w:hAnsi="Montserrat"/>
          <w:sz w:val="24"/>
        </w:rPr>
      </w:pPr>
      <w:r w:rsidRPr="00031083">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031083">
        <w:rPr>
          <w:rFonts w:ascii="Montserrat" w:hAnsi="Montserrat"/>
          <w:i/>
          <w:sz w:val="24"/>
        </w:rPr>
        <w:t>test</w:t>
      </w:r>
      <w:r w:rsidRPr="00031083">
        <w:rPr>
          <w:rFonts w:ascii="Montserrat" w:hAnsi="Montserrat"/>
          <w:sz w:val="24"/>
        </w:rPr>
        <w:t xml:space="preserve"> of your resolve, and the proof of your rehabilitation."</w:t>
      </w:r>
    </w:p>
    <w:p w:rsidR="00F20E2E" w:rsidRPr="00031083" w:rsidRDefault="00F20E2E">
      <w:pPr>
        <w:rPr>
          <w:rFonts w:ascii="Montserrat" w:hAnsi="Montserrat"/>
          <w:sz w:val="24"/>
        </w:rPr>
      </w:pPr>
      <w:r w:rsidRPr="00031083">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F20E2E" w:rsidRPr="00031083" w:rsidRDefault="00F20E2E">
      <w:pPr>
        <w:rPr>
          <w:rFonts w:ascii="Montserrat" w:hAnsi="Montserrat"/>
          <w:sz w:val="24"/>
        </w:rPr>
      </w:pPr>
      <w:r w:rsidRPr="00031083">
        <w:rPr>
          <w:rFonts w:ascii="Montserrat" w:hAnsi="Montserrat"/>
          <w:sz w:val="24"/>
        </w:rPr>
        <w:tab/>
        <w:t>"What's the status on that thing?" he asked the young woman.</w:t>
      </w:r>
    </w:p>
    <w:p w:rsidR="00F20E2E" w:rsidRPr="00031083" w:rsidRDefault="00F20E2E">
      <w:pPr>
        <w:rPr>
          <w:rFonts w:ascii="Montserrat" w:hAnsi="Montserrat"/>
          <w:sz w:val="24"/>
        </w:rPr>
      </w:pPr>
      <w:r w:rsidRPr="00031083">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F20E2E" w:rsidRPr="00031083" w:rsidRDefault="00F20E2E">
      <w:pPr>
        <w:rPr>
          <w:rFonts w:ascii="Montserrat" w:hAnsi="Montserrat"/>
          <w:sz w:val="24"/>
        </w:rPr>
      </w:pPr>
      <w:r w:rsidRPr="00031083">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F20E2E" w:rsidRPr="00031083" w:rsidRDefault="00F20E2E">
      <w:pPr>
        <w:rPr>
          <w:rFonts w:ascii="Montserrat" w:hAnsi="Montserrat"/>
          <w:sz w:val="24"/>
        </w:rPr>
      </w:pPr>
      <w:r w:rsidRPr="00031083">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F20E2E" w:rsidRPr="00031083" w:rsidRDefault="00F20E2E">
      <w:pPr>
        <w:rPr>
          <w:rFonts w:ascii="Montserrat" w:hAnsi="Montserrat"/>
          <w:sz w:val="24"/>
        </w:rPr>
      </w:pPr>
      <w:r w:rsidRPr="00031083">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Chapter</w:t>
      </w:r>
    </w:p>
    <w:p w:rsidR="00F20E2E" w:rsidRPr="00031083" w:rsidRDefault="00F20E2E">
      <w:pPr>
        <w:rPr>
          <w:rFonts w:ascii="Montserrat" w:hAnsi="Montserrat"/>
          <w:sz w:val="24"/>
        </w:rPr>
      </w:pPr>
      <w:r w:rsidRPr="00031083">
        <w:rPr>
          <w:rFonts w:ascii="Montserrat" w:hAnsi="Montserrat"/>
          <w:sz w:val="24"/>
        </w:rPr>
        <w:t>TWO</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F20E2E" w:rsidRPr="00031083" w:rsidRDefault="00F20E2E">
      <w:pPr>
        <w:rPr>
          <w:rFonts w:ascii="Montserrat" w:hAnsi="Montserrat"/>
          <w:sz w:val="24"/>
        </w:rPr>
      </w:pPr>
      <w:r w:rsidRPr="00031083">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F20E2E" w:rsidRPr="00031083" w:rsidRDefault="00F20E2E">
      <w:pPr>
        <w:rPr>
          <w:rFonts w:ascii="Montserrat" w:hAnsi="Montserrat"/>
          <w:sz w:val="24"/>
        </w:rPr>
      </w:pPr>
      <w:r w:rsidRPr="00031083">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F20E2E" w:rsidRPr="00031083" w:rsidRDefault="00F20E2E">
      <w:pPr>
        <w:rPr>
          <w:rFonts w:ascii="Montserrat" w:hAnsi="Montserrat"/>
          <w:sz w:val="24"/>
        </w:rPr>
      </w:pPr>
      <w:r w:rsidRPr="00031083">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F20E2E" w:rsidRPr="00031083" w:rsidRDefault="00F20E2E">
      <w:pPr>
        <w:rPr>
          <w:rFonts w:ascii="Montserrat" w:hAnsi="Montserrat"/>
          <w:sz w:val="24"/>
        </w:rPr>
      </w:pPr>
      <w:r w:rsidRPr="00031083">
        <w:rPr>
          <w:rFonts w:ascii="Montserrat" w:hAnsi="Montserrat"/>
          <w:sz w:val="24"/>
        </w:rPr>
        <w:tab/>
        <w:t xml:space="preserve">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 </w:t>
      </w:r>
      <w:r w:rsidRPr="00031083">
        <w:rPr>
          <w:rFonts w:ascii="Montserrat" w:hAnsi="Montserrat"/>
          <w:i/>
          <w:sz w:val="24"/>
        </w:rPr>
        <w:t xml:space="preserve">I don't want to be here. </w:t>
      </w:r>
      <w:r w:rsidRPr="00031083">
        <w:rPr>
          <w:rFonts w:ascii="Montserrat" w:hAnsi="Montserrat"/>
          <w:sz w:val="24"/>
        </w:rPr>
        <w:t xml:space="preserve">She strangled it even as she thought it. She could not think of anything more ridiculous than the idea that what she wanted carried any weight in the world. God help her, if she ever gave in to the need to </w:t>
      </w:r>
      <w:r w:rsidRPr="00031083">
        <w:rPr>
          <w:rFonts w:ascii="Montserrat" w:hAnsi="Montserrat"/>
          <w:i/>
          <w:sz w:val="24"/>
        </w:rPr>
        <w:t xml:space="preserve">take </w:t>
      </w:r>
      <w:r w:rsidRPr="00031083">
        <w:rPr>
          <w:rFonts w:ascii="Montserrat" w:hAnsi="Montserrat"/>
          <w:sz w:val="24"/>
        </w:rPr>
        <w:t>what she wanted—to do what was right for herself. Such insubordination would never be tolerated. Self-interest was a luxury a person like her could not afford.</w:t>
      </w:r>
    </w:p>
    <w:p w:rsidR="00F20E2E" w:rsidRPr="00031083" w:rsidRDefault="00F20E2E">
      <w:pPr>
        <w:rPr>
          <w:rFonts w:ascii="Montserrat" w:hAnsi="Montserrat"/>
          <w:sz w:val="24"/>
        </w:rPr>
      </w:pPr>
      <w:r w:rsidRPr="00031083">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F20E2E" w:rsidRPr="00031083" w:rsidRDefault="00F20E2E">
      <w:pPr>
        <w:rPr>
          <w:rFonts w:ascii="Montserrat" w:hAnsi="Montserrat"/>
          <w:sz w:val="24"/>
        </w:rPr>
      </w:pPr>
      <w:r w:rsidRPr="00031083">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F20E2E" w:rsidRPr="00031083" w:rsidRDefault="00F20E2E">
      <w:pPr>
        <w:rPr>
          <w:rFonts w:ascii="Montserrat" w:hAnsi="Montserrat"/>
          <w:sz w:val="24"/>
        </w:rPr>
      </w:pPr>
      <w:r w:rsidRPr="00031083">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F20E2E" w:rsidRPr="00031083" w:rsidRDefault="00F20E2E">
      <w:pPr>
        <w:rPr>
          <w:rFonts w:ascii="Montserrat" w:hAnsi="Montserrat"/>
          <w:sz w:val="24"/>
        </w:rPr>
      </w:pPr>
      <w:r w:rsidRPr="00031083">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self-defensive telepathic probe. It took strict concentration for her to quell the reflex. Restrict it to a passive glimpse of surface thoughts and emotions.</w:t>
      </w:r>
    </w:p>
    <w:p w:rsidR="00F20E2E" w:rsidRPr="00031083" w:rsidRDefault="00F20E2E">
      <w:pPr>
        <w:rPr>
          <w:rFonts w:ascii="Montserrat" w:hAnsi="Montserrat"/>
          <w:sz w:val="24"/>
        </w:rPr>
      </w:pPr>
      <w:r w:rsidRPr="00031083">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031083">
        <w:rPr>
          <w:rFonts w:ascii="Montserrat" w:hAnsi="Montserrat"/>
          <w:i/>
          <w:sz w:val="24"/>
        </w:rPr>
        <w:t xml:space="preserve">looked </w:t>
      </w:r>
      <w:r w:rsidRPr="00031083">
        <w:rPr>
          <w:rFonts w:ascii="Montserrat" w:hAnsi="Montserrat"/>
          <w:sz w:val="24"/>
        </w:rPr>
        <w:t xml:space="preserve">at her had triggered it violently. </w:t>
      </w:r>
      <w:r w:rsidRPr="00031083">
        <w:rPr>
          <w:rFonts w:ascii="Montserrat" w:hAnsi="Montserrat"/>
          <w:i/>
          <w:sz w:val="24"/>
        </w:rPr>
        <w:t xml:space="preserve">It kinda takes the fun out of being a teenager! </w:t>
      </w:r>
      <w:r w:rsidRPr="00031083">
        <w:rPr>
          <w:rFonts w:ascii="Montserrat" w:hAnsi="Montserrat"/>
          <w:sz w:val="24"/>
        </w:rPr>
        <w:t>She thought sardonically. Having made it through the worst part, Phoenix was able to surrender herself to the woman's ministrations.</w:t>
      </w:r>
    </w:p>
    <w:p w:rsidR="00F20E2E" w:rsidRPr="00031083" w:rsidRDefault="00F20E2E">
      <w:pPr>
        <w:rPr>
          <w:rFonts w:ascii="Montserrat" w:hAnsi="Montserrat"/>
          <w:sz w:val="24"/>
        </w:rPr>
      </w:pPr>
      <w:r w:rsidRPr="00031083">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031083">
        <w:rPr>
          <w:rFonts w:ascii="Montserrat" w:hAnsi="Montserrat"/>
          <w:i/>
          <w:sz w:val="24"/>
        </w:rPr>
        <w:t xml:space="preserve">other. </w:t>
      </w:r>
      <w:r w:rsidRPr="00031083">
        <w:rPr>
          <w:rFonts w:ascii="Montserrat" w:hAnsi="Montserrat"/>
          <w:sz w:val="24"/>
        </w:rPr>
        <w:t>A suggestion of something as powerful and innate to life as sex, and yet something she knew almost nothing about.</w:t>
      </w:r>
      <w:r w:rsidRPr="00031083">
        <w:rPr>
          <w:rFonts w:ascii="Montserrat" w:hAnsi="Montserrat"/>
          <w:i/>
          <w:sz w:val="24"/>
        </w:rPr>
        <w:t xml:space="preserve"> </w:t>
      </w:r>
    </w:p>
    <w:p w:rsidR="00F20E2E" w:rsidRPr="00031083" w:rsidRDefault="00F20E2E">
      <w:pPr>
        <w:rPr>
          <w:rFonts w:ascii="Montserrat" w:hAnsi="Montserrat"/>
          <w:sz w:val="24"/>
        </w:rPr>
      </w:pPr>
      <w:r w:rsidRPr="00031083">
        <w:rPr>
          <w:rFonts w:ascii="Montserrat" w:hAnsi="Montserrat"/>
          <w:sz w:val="24"/>
        </w:rPr>
        <w:tab/>
        <w:t>Trying to figure out what it was almost distracted her.</w:t>
      </w:r>
    </w:p>
    <w:p w:rsidR="00F20E2E" w:rsidRPr="00031083" w:rsidRDefault="00F20E2E">
      <w:pPr>
        <w:rPr>
          <w:rFonts w:ascii="Montserrat" w:hAnsi="Montserrat"/>
          <w:sz w:val="24"/>
        </w:rPr>
      </w:pPr>
      <w:r w:rsidRPr="00031083">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p>
    <w:p w:rsidR="00F20E2E" w:rsidRPr="00031083" w:rsidRDefault="00F20E2E">
      <w:pPr>
        <w:rPr>
          <w:rFonts w:ascii="Montserrat" w:hAnsi="Montserrat"/>
          <w:sz w:val="24"/>
        </w:rPr>
      </w:pPr>
      <w:r w:rsidRPr="00031083">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F20E2E" w:rsidRPr="00031083" w:rsidRDefault="00F20E2E">
      <w:pPr>
        <w:rPr>
          <w:rFonts w:ascii="Montserrat" w:hAnsi="Montserrat"/>
          <w:sz w:val="24"/>
        </w:rPr>
      </w:pPr>
      <w:r w:rsidRPr="00031083">
        <w:rPr>
          <w:rFonts w:ascii="Montserrat" w:hAnsi="Montserrat"/>
          <w:sz w:val="24"/>
        </w:rPr>
        <w:tab/>
        <w:t>"Now what is that supposed to mean?" Powers growled looking up from his reports.</w:t>
      </w:r>
    </w:p>
    <w:p w:rsidR="00F20E2E" w:rsidRPr="00031083" w:rsidRDefault="00F20E2E">
      <w:pPr>
        <w:rPr>
          <w:rFonts w:ascii="Montserrat" w:hAnsi="Montserrat"/>
          <w:sz w:val="24"/>
        </w:rPr>
      </w:pPr>
      <w:r w:rsidRPr="00031083">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F20E2E" w:rsidRPr="00031083" w:rsidRDefault="00F20E2E">
      <w:pPr>
        <w:rPr>
          <w:rFonts w:ascii="Montserrat" w:hAnsi="Montserrat"/>
          <w:sz w:val="24"/>
        </w:rPr>
      </w:pPr>
      <w:r w:rsidRPr="00031083">
        <w:rPr>
          <w:rFonts w:ascii="Montserrat" w:hAnsi="Montserrat"/>
          <w:sz w:val="24"/>
        </w:rPr>
        <w:tab/>
        <w:t>"Nonsense," powers retorted, "Nobody threatened her."</w:t>
      </w:r>
    </w:p>
    <w:p w:rsidR="00F20E2E" w:rsidRPr="00031083" w:rsidRDefault="00F20E2E">
      <w:pPr>
        <w:rPr>
          <w:rFonts w:ascii="Montserrat" w:hAnsi="Montserrat"/>
          <w:sz w:val="24"/>
        </w:rPr>
      </w:pPr>
      <w:r w:rsidRPr="00031083">
        <w:rPr>
          <w:rFonts w:ascii="Montserrat" w:hAnsi="Montserrat"/>
          <w:sz w:val="24"/>
        </w:rPr>
        <w:tab/>
        <w:t>"Chad, a fool and an idiot should not have lasted as long, in your position, as you have managed. Please tell me, what is your secret?"</w:t>
      </w:r>
    </w:p>
    <w:p w:rsidR="00F20E2E" w:rsidRPr="00031083" w:rsidRDefault="00F20E2E">
      <w:pPr>
        <w:rPr>
          <w:rFonts w:ascii="Montserrat" w:hAnsi="Montserrat"/>
          <w:sz w:val="24"/>
        </w:rPr>
      </w:pPr>
      <w:r w:rsidRPr="00031083">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F20E2E" w:rsidRPr="00031083" w:rsidRDefault="00F20E2E">
      <w:pPr>
        <w:rPr>
          <w:rFonts w:ascii="Montserrat" w:hAnsi="Montserrat"/>
          <w:sz w:val="24"/>
        </w:rPr>
      </w:pPr>
      <w:r w:rsidRPr="00031083">
        <w:rPr>
          <w:rFonts w:ascii="Montserrat" w:hAnsi="Montserrat"/>
          <w:sz w:val="24"/>
        </w:rPr>
        <w:tab/>
      </w:r>
      <w:r w:rsidRPr="00031083">
        <w:rPr>
          <w:rFonts w:ascii="Montserrat" w:hAnsi="Montserrat"/>
          <w:i/>
          <w:sz w:val="24"/>
        </w:rPr>
        <w:t xml:space="preserve">"Regardless of what she perceived," </w:t>
      </w:r>
      <w:r w:rsidRPr="00031083">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031083">
        <w:rPr>
          <w:rFonts w:ascii="Montserrat" w:hAnsi="Montserrat"/>
          <w:i/>
          <w:sz w:val="24"/>
        </w:rPr>
        <w:t>means</w:t>
      </w:r>
      <w:r w:rsidRPr="00031083">
        <w:rPr>
          <w:rFonts w:ascii="Montserrat" w:hAnsi="Montserrat"/>
          <w:sz w:val="24"/>
        </w:rPr>
        <w:t xml:space="preserve"> to deal with dangerous actives. </w:t>
      </w:r>
      <w:r w:rsidRPr="00031083">
        <w:rPr>
          <w:rFonts w:ascii="Montserrat" w:hAnsi="Montserrat"/>
          <w:i/>
          <w:sz w:val="24"/>
        </w:rPr>
        <w:t>No</w:t>
      </w:r>
      <w:r w:rsidRPr="00031083">
        <w:rPr>
          <w:rFonts w:ascii="Montserrat" w:hAnsi="Montserrat"/>
          <w:sz w:val="24"/>
        </w:rPr>
        <w:t xml:space="preserve"> active is ever supposed to know that he or </w:t>
      </w:r>
      <w:r w:rsidRPr="00031083">
        <w:rPr>
          <w:rFonts w:ascii="Montserrat" w:hAnsi="Montserrat"/>
          <w:i/>
          <w:sz w:val="24"/>
        </w:rPr>
        <w:t xml:space="preserve">she </w:t>
      </w:r>
      <w:r w:rsidRPr="00031083">
        <w:rPr>
          <w:rFonts w:ascii="Montserrat" w:hAnsi="Montserrat"/>
          <w:sz w:val="24"/>
        </w:rPr>
        <w:t>is a</w:t>
      </w:r>
      <w:r w:rsidRPr="00031083">
        <w:rPr>
          <w:rFonts w:ascii="Montserrat" w:hAnsi="Montserrat"/>
          <w:i/>
          <w:sz w:val="24"/>
        </w:rPr>
        <w:t xml:space="preserve"> dangerous active!</w:t>
      </w:r>
      <w:r w:rsidRPr="00031083">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F20E2E" w:rsidRPr="00031083" w:rsidRDefault="00F20E2E">
      <w:pPr>
        <w:rPr>
          <w:rFonts w:ascii="Montserrat" w:hAnsi="Montserrat"/>
          <w:sz w:val="24"/>
        </w:rPr>
      </w:pPr>
      <w:r w:rsidRPr="00031083">
        <w:rPr>
          <w:rFonts w:ascii="Montserrat" w:hAnsi="Montserrat"/>
          <w:sz w:val="24"/>
        </w:rPr>
        <w:tab/>
        <w:t>"Mark, just what are you getting at?"</w:t>
      </w:r>
    </w:p>
    <w:p w:rsidR="00F20E2E" w:rsidRPr="00031083" w:rsidRDefault="00F20E2E">
      <w:pPr>
        <w:rPr>
          <w:rFonts w:ascii="Montserrat" w:hAnsi="Montserrat"/>
          <w:sz w:val="24"/>
        </w:rPr>
      </w:pPr>
      <w:r w:rsidRPr="00031083">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F20E2E" w:rsidRPr="00031083" w:rsidRDefault="00F20E2E">
      <w:pPr>
        <w:rPr>
          <w:rFonts w:ascii="Montserrat" w:hAnsi="Montserrat"/>
          <w:sz w:val="24"/>
        </w:rPr>
      </w:pPr>
      <w:r w:rsidRPr="00031083">
        <w:rPr>
          <w:rFonts w:ascii="Montserrat" w:hAnsi="Montserrat"/>
          <w:sz w:val="24"/>
        </w:rPr>
        <w:tab/>
        <w:t>There was a knock on the door. Dreyfus's assistant opened the door and announced, "The Prime Minister of the Solar Authority is here. We go on the air in five."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F20E2E" w:rsidRPr="00031083" w:rsidRDefault="00F20E2E">
      <w:pPr>
        <w:rPr>
          <w:rFonts w:ascii="Montserrat" w:hAnsi="Montserrat"/>
          <w:sz w:val="24"/>
        </w:rPr>
      </w:pPr>
      <w:r w:rsidRPr="00031083">
        <w:rPr>
          <w:rFonts w:ascii="Montserrat" w:hAnsi="Montserrat"/>
          <w:sz w:val="24"/>
        </w:rPr>
        <w:tab/>
        <w:t>Another part of her said, do—or die.</w:t>
      </w:r>
    </w:p>
    <w:p w:rsidR="00F20E2E" w:rsidRPr="00031083" w:rsidRDefault="00F20E2E">
      <w:pPr>
        <w:rPr>
          <w:rFonts w:ascii="Montserrat" w:hAnsi="Montserrat"/>
          <w:sz w:val="24"/>
        </w:rPr>
      </w:pPr>
      <w:r w:rsidRPr="00031083">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F20E2E" w:rsidRPr="00031083" w:rsidRDefault="00F20E2E">
      <w:pPr>
        <w:rPr>
          <w:rFonts w:ascii="Montserrat" w:hAnsi="Montserrat"/>
          <w:sz w:val="24"/>
        </w:rPr>
      </w:pPr>
      <w:r w:rsidRPr="00031083">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F20E2E" w:rsidRPr="00031083" w:rsidRDefault="00F20E2E">
      <w:pPr>
        <w:rPr>
          <w:rFonts w:ascii="Montserrat" w:hAnsi="Montserrat"/>
          <w:sz w:val="24"/>
        </w:rPr>
      </w:pPr>
      <w:r w:rsidRPr="00031083">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MI 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F20E2E" w:rsidRPr="00031083" w:rsidRDefault="00F20E2E">
      <w:pPr>
        <w:rPr>
          <w:rFonts w:ascii="Montserrat" w:hAnsi="Montserrat"/>
          <w:sz w:val="24"/>
        </w:rPr>
      </w:pPr>
      <w:r w:rsidRPr="00031083">
        <w:rPr>
          <w:rFonts w:ascii="Montserrat" w:hAnsi="Montserrat"/>
          <w:sz w:val="24"/>
        </w:rPr>
        <w:tab/>
        <w:t xml:space="preserve">"As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 </w:t>
      </w:r>
    </w:p>
    <w:p w:rsidR="00F20E2E" w:rsidRPr="00031083" w:rsidRDefault="00F20E2E">
      <w:pPr>
        <w:rPr>
          <w:rFonts w:ascii="Montserrat" w:hAnsi="Montserrat"/>
          <w:sz w:val="24"/>
        </w:rPr>
      </w:pPr>
      <w:r w:rsidRPr="00031083">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F20E2E" w:rsidRPr="00031083" w:rsidRDefault="00F20E2E">
      <w:pPr>
        <w:rPr>
          <w:rFonts w:ascii="Montserrat" w:hAnsi="Montserrat"/>
          <w:sz w:val="24"/>
        </w:rPr>
      </w:pPr>
      <w:r w:rsidRPr="00031083">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F20E2E" w:rsidRPr="00031083" w:rsidRDefault="00F20E2E">
      <w:pPr>
        <w:rPr>
          <w:rFonts w:ascii="Montserrat" w:hAnsi="Montserrat"/>
          <w:sz w:val="24"/>
        </w:rPr>
      </w:pPr>
      <w:r w:rsidRPr="00031083">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031083">
        <w:rPr>
          <w:rFonts w:ascii="Montserrat" w:hAnsi="Montserrat"/>
          <w:i/>
          <w:sz w:val="24"/>
        </w:rPr>
        <w:t xml:space="preserve">Intrepid. </w:t>
      </w:r>
      <w:r w:rsidRPr="00031083">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031083">
        <w:rPr>
          <w:rFonts w:ascii="Montserrat" w:hAnsi="Montserrat"/>
          <w:i/>
          <w:sz w:val="24"/>
        </w:rPr>
        <w:t xml:space="preserve">Adventure </w:t>
      </w:r>
      <w:r w:rsidRPr="00031083">
        <w:rPr>
          <w:rFonts w:ascii="Montserrat" w:hAnsi="Montserrat"/>
          <w:sz w:val="24"/>
        </w:rPr>
        <w:t>was lost. The evidence, which could not be confirmed or denied at the time, and consisted entirely of information derived from a classified source, was suppressed for reasons of Aegis security.</w:t>
      </w:r>
    </w:p>
    <w:p w:rsidR="00F20E2E" w:rsidRPr="00031083" w:rsidRDefault="00F20E2E">
      <w:pPr>
        <w:rPr>
          <w:rFonts w:ascii="Montserrat" w:hAnsi="Montserrat"/>
          <w:sz w:val="24"/>
        </w:rPr>
      </w:pPr>
      <w:r w:rsidRPr="00031083">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031083">
        <w:rPr>
          <w:rFonts w:ascii="Montserrat" w:hAnsi="Montserrat"/>
          <w:i/>
          <w:sz w:val="24"/>
        </w:rPr>
        <w:t xml:space="preserve">Adventure, </w:t>
      </w:r>
      <w:r w:rsidRPr="00031083">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F20E2E" w:rsidRPr="00031083" w:rsidRDefault="00F20E2E">
      <w:pPr>
        <w:rPr>
          <w:rFonts w:ascii="Montserrat" w:hAnsi="Montserrat"/>
          <w:sz w:val="24"/>
        </w:rPr>
      </w:pPr>
      <w:r w:rsidRPr="00031083">
        <w:rPr>
          <w:rFonts w:ascii="Montserrat" w:hAnsi="Montserrat"/>
          <w:sz w:val="24"/>
        </w:rPr>
        <w:tab/>
        <w:t xml:space="preserve">Phoenix held her breath. </w:t>
      </w:r>
    </w:p>
    <w:p w:rsidR="00F20E2E" w:rsidRPr="00031083" w:rsidRDefault="00F20E2E">
      <w:pPr>
        <w:rPr>
          <w:rFonts w:ascii="Montserrat" w:hAnsi="Montserrat"/>
          <w:sz w:val="24"/>
        </w:rPr>
      </w:pPr>
      <w:r w:rsidRPr="00031083">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031083">
        <w:rPr>
          <w:rFonts w:ascii="Montserrat" w:hAnsi="Montserrat"/>
          <w:i/>
          <w:sz w:val="24"/>
        </w:rPr>
        <w:t xml:space="preserve">Adventure </w:t>
      </w:r>
      <w:r w:rsidRPr="00031083">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F20E2E" w:rsidRPr="00031083" w:rsidRDefault="00F20E2E">
      <w:pPr>
        <w:rPr>
          <w:rFonts w:ascii="Montserrat" w:hAnsi="Montserrat"/>
          <w:sz w:val="24"/>
        </w:rPr>
      </w:pPr>
      <w:r w:rsidRPr="00031083">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F20E2E" w:rsidRPr="00031083" w:rsidRDefault="00F20E2E">
      <w:pPr>
        <w:rPr>
          <w:rFonts w:ascii="Montserrat" w:hAnsi="Montserrat"/>
          <w:sz w:val="24"/>
        </w:rPr>
      </w:pPr>
      <w:r w:rsidRPr="00031083">
        <w:rPr>
          <w:rFonts w:ascii="Montserrat" w:hAnsi="Montserrat"/>
          <w:sz w:val="24"/>
        </w:rPr>
        <w:tab/>
        <w:t xml:space="preserve">"Before I can tell you what happened, I have to explain a few things to establish the nature of my involvement in the final mission of the deep space explorer </w:t>
      </w:r>
      <w:r w:rsidRPr="00031083">
        <w:rPr>
          <w:rFonts w:ascii="Montserrat" w:hAnsi="Montserrat"/>
          <w:i/>
          <w:sz w:val="24"/>
        </w:rPr>
        <w:t xml:space="preserve">Adventure," </w:t>
      </w:r>
      <w:r w:rsidRPr="00031083">
        <w:rPr>
          <w:rFonts w:ascii="Montserrat" w:hAnsi="Montserrat"/>
          <w:sz w:val="24"/>
        </w:rPr>
        <w:t xml:space="preserve">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point-to-point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 </w:t>
      </w:r>
    </w:p>
    <w:p w:rsidR="00F20E2E" w:rsidRPr="00031083" w:rsidRDefault="00F20E2E">
      <w:pPr>
        <w:rPr>
          <w:rFonts w:ascii="Montserrat" w:hAnsi="Montserrat"/>
          <w:sz w:val="24"/>
        </w:rPr>
      </w:pPr>
      <w:r w:rsidRPr="00031083">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031083">
        <w:rPr>
          <w:rFonts w:ascii="Montserrat" w:hAnsi="Montserrat"/>
          <w:i/>
          <w:sz w:val="24"/>
        </w:rPr>
        <w:t>Adventure</w:t>
      </w:r>
      <w:r w:rsidRPr="00031083">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F20E2E" w:rsidRPr="00031083" w:rsidRDefault="00F20E2E">
      <w:pPr>
        <w:rPr>
          <w:rFonts w:ascii="Montserrat" w:hAnsi="Montserrat"/>
          <w:sz w:val="24"/>
        </w:rPr>
      </w:pPr>
      <w:r w:rsidRPr="00031083">
        <w:rPr>
          <w:rFonts w:ascii="Montserrat" w:hAnsi="Montserrat"/>
          <w:sz w:val="24"/>
        </w:rPr>
        <w:tab/>
        <w:t xml:space="preserve">"At the time that the </w:t>
      </w:r>
      <w:r w:rsidRPr="00031083">
        <w:rPr>
          <w:rFonts w:ascii="Montserrat" w:hAnsi="Montserrat"/>
          <w:i/>
          <w:sz w:val="24"/>
        </w:rPr>
        <w:t xml:space="preserve">Adventure </w:t>
      </w:r>
      <w:r w:rsidRPr="00031083">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Once again Phoenix found herself standing on the deck of the bridge of the </w:t>
      </w:r>
      <w:r w:rsidRPr="00031083">
        <w:rPr>
          <w:rFonts w:ascii="Montserrat" w:hAnsi="Montserrat"/>
          <w:i/>
          <w:sz w:val="24"/>
        </w:rPr>
        <w:t xml:space="preserve">Adventure </w:t>
      </w:r>
      <w:r w:rsidRPr="00031083">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F20E2E" w:rsidRPr="00031083" w:rsidRDefault="00F20E2E">
      <w:pPr>
        <w:rPr>
          <w:rFonts w:ascii="Montserrat" w:hAnsi="Montserrat"/>
          <w:sz w:val="24"/>
        </w:rPr>
      </w:pPr>
      <w:r w:rsidRPr="00031083">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F20E2E" w:rsidRPr="00031083" w:rsidRDefault="00F20E2E">
      <w:pPr>
        <w:rPr>
          <w:rFonts w:ascii="Montserrat" w:hAnsi="Montserrat"/>
          <w:sz w:val="24"/>
        </w:rPr>
      </w:pPr>
      <w:r w:rsidRPr="00031083">
        <w:rPr>
          <w:rFonts w:ascii="Montserrat" w:hAnsi="Montserrat"/>
          <w:sz w:val="24"/>
        </w:rPr>
        <w:tab/>
        <w:t>"I... Well," she took a deep breath and finally gave a straight answer, "We're not entirely sure. We picked up an anomaly on long-range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broad-spectrum sweeps hoping whatever it was would pass through and bounce back something that we could analyze. But when the return came, it was heavily compressed and laced with light wash.</w:t>
      </w:r>
    </w:p>
    <w:p w:rsidR="00F20E2E" w:rsidRPr="00031083" w:rsidRDefault="00F20E2E">
      <w:pPr>
        <w:rPr>
          <w:rFonts w:ascii="Montserrat" w:hAnsi="Montserrat"/>
          <w:sz w:val="24"/>
        </w:rPr>
      </w:pPr>
      <w:r w:rsidRPr="00031083">
        <w:rPr>
          <w:rFonts w:ascii="Montserrat" w:hAnsi="Montserrat"/>
          <w:sz w:val="24"/>
        </w:rPr>
        <w:tab/>
        <w:t>"Light wash? But that would mean..."</w:t>
      </w:r>
    </w:p>
    <w:p w:rsidR="00F20E2E" w:rsidRPr="00031083" w:rsidRDefault="00F20E2E">
      <w:pPr>
        <w:rPr>
          <w:rFonts w:ascii="Montserrat" w:hAnsi="Montserrat"/>
          <w:sz w:val="24"/>
        </w:rPr>
      </w:pPr>
      <w:r w:rsidRPr="00031083">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F20E2E" w:rsidRPr="00031083" w:rsidRDefault="00F20E2E">
      <w:pPr>
        <w:rPr>
          <w:rFonts w:ascii="Montserrat" w:hAnsi="Montserrat"/>
          <w:sz w:val="24"/>
        </w:rPr>
      </w:pPr>
      <w:r w:rsidRPr="00031083">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p>
    <w:p w:rsidR="00F20E2E" w:rsidRPr="00031083" w:rsidRDefault="00F20E2E">
      <w:pPr>
        <w:rPr>
          <w:rFonts w:ascii="Montserrat" w:hAnsi="Montserrat"/>
          <w:sz w:val="24"/>
        </w:rPr>
      </w:pPr>
      <w:r w:rsidRPr="00031083">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F20E2E" w:rsidRPr="00031083" w:rsidRDefault="00F20E2E">
      <w:pPr>
        <w:rPr>
          <w:rFonts w:ascii="Montserrat" w:hAnsi="Montserrat"/>
          <w:sz w:val="24"/>
        </w:rPr>
      </w:pPr>
      <w:r w:rsidRPr="00031083">
        <w:rPr>
          <w:rFonts w:ascii="Montserrat" w:hAnsi="Montserrat"/>
          <w:sz w:val="24"/>
        </w:rPr>
        <w:tab/>
        <w:t>"My God!" Craig uttered with shock. "What do you make of it, Ember?"</w:t>
      </w:r>
    </w:p>
    <w:p w:rsidR="00F20E2E" w:rsidRPr="00031083" w:rsidRDefault="00F20E2E">
      <w:pPr>
        <w:rPr>
          <w:rFonts w:ascii="Montserrat" w:hAnsi="Montserrat"/>
          <w:sz w:val="24"/>
        </w:rPr>
      </w:pPr>
      <w:r w:rsidRPr="00031083">
        <w:rPr>
          <w:rFonts w:ascii="Montserrat" w:hAnsi="Montserrat"/>
          <w:sz w:val="24"/>
        </w:rPr>
        <w:tab/>
        <w:t xml:space="preserve">"I don't know </w:t>
      </w:r>
      <w:r w:rsidRPr="00031083">
        <w:rPr>
          <w:rFonts w:ascii="Montserrat" w:hAnsi="Montserrat"/>
          <w:i/>
          <w:sz w:val="24"/>
        </w:rPr>
        <w:t xml:space="preserve">what </w:t>
      </w:r>
      <w:r w:rsidRPr="00031083">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031083">
        <w:rPr>
          <w:rFonts w:ascii="Montserrat" w:hAnsi="Montserrat"/>
          <w:i/>
          <w:sz w:val="24"/>
        </w:rPr>
        <w:t xml:space="preserve">Adventure </w:t>
      </w:r>
      <w:r w:rsidRPr="00031083">
        <w:rPr>
          <w:rFonts w:ascii="Montserrat" w:hAnsi="Montserrat"/>
          <w:sz w:val="24"/>
        </w:rPr>
        <w:t>could jump from Sol to Alpha Centauri!" She exclaimed</w:t>
      </w:r>
    </w:p>
    <w:p w:rsidR="00F20E2E" w:rsidRPr="00031083" w:rsidRDefault="00F20E2E">
      <w:pPr>
        <w:rPr>
          <w:rFonts w:ascii="Montserrat" w:hAnsi="Montserrat"/>
          <w:sz w:val="24"/>
        </w:rPr>
      </w:pPr>
      <w:r w:rsidRPr="00031083">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F20E2E" w:rsidRPr="00031083" w:rsidRDefault="00F20E2E">
      <w:pPr>
        <w:rPr>
          <w:rFonts w:ascii="Montserrat" w:hAnsi="Montserrat"/>
          <w:sz w:val="24"/>
        </w:rPr>
      </w:pPr>
      <w:r w:rsidRPr="00031083">
        <w:rPr>
          <w:rFonts w:ascii="Montserrat" w:hAnsi="Montserrat"/>
          <w:sz w:val="24"/>
        </w:rPr>
        <w:tab/>
        <w:t xml:space="preserve">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F20E2E" w:rsidRPr="00031083" w:rsidRDefault="00F20E2E">
      <w:pPr>
        <w:rPr>
          <w:rFonts w:ascii="Montserrat" w:hAnsi="Montserrat"/>
          <w:sz w:val="24"/>
        </w:rPr>
      </w:pPr>
      <w:r w:rsidRPr="00031083">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F20E2E" w:rsidRPr="00031083" w:rsidRDefault="00F20E2E">
      <w:pPr>
        <w:rPr>
          <w:rFonts w:ascii="Montserrat" w:hAnsi="Montserrat"/>
          <w:sz w:val="24"/>
        </w:rPr>
      </w:pPr>
      <w:r w:rsidRPr="00031083">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F20E2E" w:rsidRPr="00031083" w:rsidRDefault="00F20E2E">
      <w:pPr>
        <w:rPr>
          <w:rFonts w:ascii="Montserrat" w:hAnsi="Montserrat"/>
          <w:sz w:val="24"/>
        </w:rPr>
      </w:pPr>
      <w:r w:rsidRPr="00031083">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F20E2E" w:rsidRPr="00031083" w:rsidRDefault="00F20E2E">
      <w:pPr>
        <w:rPr>
          <w:rFonts w:ascii="Montserrat" w:hAnsi="Montserrat"/>
          <w:sz w:val="24"/>
        </w:rPr>
      </w:pPr>
      <w:r w:rsidRPr="00031083">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p>
    <w:p w:rsidR="00F20E2E" w:rsidRPr="00031083" w:rsidRDefault="00F20E2E">
      <w:pPr>
        <w:rPr>
          <w:rFonts w:ascii="Montserrat" w:hAnsi="Montserrat"/>
          <w:sz w:val="24"/>
        </w:rPr>
      </w:pPr>
      <w:r w:rsidRPr="00031083">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F20E2E" w:rsidRPr="00031083" w:rsidRDefault="00F20E2E">
      <w:pPr>
        <w:rPr>
          <w:rFonts w:ascii="Montserrat" w:hAnsi="Montserrat"/>
          <w:sz w:val="24"/>
        </w:rPr>
      </w:pPr>
      <w:r w:rsidRPr="00031083">
        <w:rPr>
          <w:rFonts w:ascii="Montserrat" w:hAnsi="Montserrat"/>
          <w:sz w:val="24"/>
        </w:rPr>
        <w:tab/>
        <w:t>"Wait, Ember!" Craig interrupted, "What do you mean hail them?! You don't have any idea how to communicate with them!"</w:t>
      </w:r>
    </w:p>
    <w:p w:rsidR="00F20E2E" w:rsidRPr="00031083" w:rsidRDefault="00F20E2E">
      <w:pPr>
        <w:rPr>
          <w:rFonts w:ascii="Montserrat" w:hAnsi="Montserrat"/>
          <w:sz w:val="24"/>
        </w:rPr>
      </w:pPr>
      <w:r w:rsidRPr="00031083">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F20E2E" w:rsidRPr="00031083" w:rsidRDefault="00F20E2E">
      <w:pPr>
        <w:rPr>
          <w:rFonts w:ascii="Montserrat" w:hAnsi="Montserrat"/>
          <w:sz w:val="24"/>
        </w:rPr>
      </w:pPr>
      <w:r w:rsidRPr="00031083">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F20E2E" w:rsidRPr="00031083" w:rsidRDefault="00F20E2E">
      <w:pPr>
        <w:rPr>
          <w:rFonts w:ascii="Montserrat" w:hAnsi="Montserrat"/>
          <w:sz w:val="24"/>
        </w:rPr>
      </w:pPr>
      <w:r w:rsidRPr="00031083">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F20E2E" w:rsidRPr="00031083" w:rsidRDefault="00F20E2E">
      <w:pPr>
        <w:rPr>
          <w:rFonts w:ascii="Montserrat" w:hAnsi="Montserrat"/>
          <w:sz w:val="24"/>
        </w:rPr>
      </w:pPr>
      <w:r w:rsidRPr="00031083">
        <w:rPr>
          <w:rFonts w:ascii="Montserrat" w:hAnsi="Montserrat"/>
          <w:sz w:val="24"/>
        </w:rPr>
        <w:tab/>
        <w:t>The only physical limit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F20E2E" w:rsidRPr="00031083" w:rsidRDefault="00F20E2E">
      <w:pPr>
        <w:rPr>
          <w:rFonts w:ascii="Montserrat" w:hAnsi="Montserrat"/>
          <w:sz w:val="24"/>
        </w:rPr>
      </w:pPr>
      <w:r w:rsidRPr="00031083">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F20E2E" w:rsidRPr="00031083" w:rsidRDefault="00F20E2E">
      <w:pPr>
        <w:rPr>
          <w:rFonts w:ascii="Montserrat" w:hAnsi="Montserrat"/>
          <w:sz w:val="24"/>
        </w:rPr>
      </w:pPr>
      <w:r w:rsidRPr="00031083">
        <w:rPr>
          <w:rFonts w:ascii="Montserrat" w:hAnsi="Montserrat"/>
          <w:sz w:val="24"/>
        </w:rPr>
        <w:tab/>
        <w:t xml:space="preserve">That was the </w:t>
      </w:r>
      <w:r w:rsidRPr="00031083">
        <w:rPr>
          <w:rFonts w:ascii="Montserrat" w:hAnsi="Montserrat"/>
          <w:i/>
          <w:sz w:val="24"/>
        </w:rPr>
        <w:t xml:space="preserve">Adventure's </w:t>
      </w:r>
      <w:r w:rsidRPr="00031083">
        <w:rPr>
          <w:rFonts w:ascii="Montserrat" w:hAnsi="Montserrat"/>
          <w:sz w:val="24"/>
        </w:rPr>
        <w:t>only warning.</w:t>
      </w:r>
    </w:p>
    <w:p w:rsidR="00F20E2E" w:rsidRPr="00031083" w:rsidRDefault="00F20E2E">
      <w:pPr>
        <w:rPr>
          <w:rFonts w:ascii="Montserrat" w:hAnsi="Montserrat"/>
          <w:i/>
          <w:sz w:val="24"/>
        </w:rPr>
      </w:pPr>
      <w:r w:rsidRPr="00031083">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031083">
        <w:rPr>
          <w:rFonts w:ascii="Montserrat" w:hAnsi="Montserrat"/>
          <w:i/>
          <w:sz w:val="24"/>
        </w:rPr>
        <w:t xml:space="preserve">Adventure </w:t>
      </w:r>
      <w:r w:rsidRPr="00031083">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031083">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F20E2E" w:rsidRPr="00031083" w:rsidRDefault="00F20E2E">
      <w:pPr>
        <w:rPr>
          <w:rFonts w:ascii="Montserrat" w:hAnsi="Montserrat"/>
          <w:sz w:val="24"/>
        </w:rPr>
      </w:pPr>
      <w:r w:rsidRPr="00031083">
        <w:rPr>
          <w:rFonts w:ascii="Montserrat" w:hAnsi="Montserrat"/>
          <w:i/>
          <w:sz w:val="24"/>
        </w:rPr>
        <w:tab/>
      </w:r>
      <w:r w:rsidRPr="00031083">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031083">
        <w:rPr>
          <w:rFonts w:ascii="Montserrat" w:hAnsi="Montserrat"/>
          <w:i/>
          <w:sz w:val="24"/>
        </w:rPr>
        <w:t xml:space="preserve">Adventure </w:t>
      </w:r>
      <w:r w:rsidRPr="00031083">
        <w:rPr>
          <w:rFonts w:ascii="Montserrat" w:hAnsi="Montserrat"/>
          <w:sz w:val="24"/>
        </w:rPr>
        <w:t>was not prepared to execute.</w:t>
      </w:r>
    </w:p>
    <w:p w:rsidR="00F20E2E" w:rsidRPr="00031083" w:rsidRDefault="00F20E2E">
      <w:pPr>
        <w:rPr>
          <w:rFonts w:ascii="Montserrat" w:hAnsi="Montserrat"/>
          <w:sz w:val="24"/>
        </w:rPr>
      </w:pPr>
      <w:r w:rsidRPr="00031083">
        <w:rPr>
          <w:rFonts w:ascii="Montserrat" w:hAnsi="Montserrat"/>
          <w:sz w:val="24"/>
        </w:rPr>
        <w:tab/>
        <w:t xml:space="preserve">"Ember! Dive! Dive! Get out of there!" He shouted at Phoenix. Ember was already acting. Ember extended her power to its greatest magnitude and gripped her ship and crewmates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F20E2E" w:rsidRPr="00031083" w:rsidRDefault="00F20E2E">
      <w:pPr>
        <w:rPr>
          <w:rFonts w:ascii="Montserrat" w:hAnsi="Montserrat"/>
          <w:sz w:val="24"/>
        </w:rPr>
      </w:pPr>
      <w:r w:rsidRPr="00031083">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F20E2E" w:rsidRPr="00031083" w:rsidRDefault="00F20E2E">
      <w:pPr>
        <w:rPr>
          <w:rFonts w:ascii="Montserrat" w:hAnsi="Montserrat"/>
          <w:sz w:val="24"/>
        </w:rPr>
      </w:pPr>
      <w:r w:rsidRPr="00031083">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F20E2E" w:rsidRPr="00031083" w:rsidRDefault="00F20E2E">
      <w:pPr>
        <w:rPr>
          <w:rFonts w:ascii="Montserrat" w:hAnsi="Montserrat"/>
          <w:sz w:val="24"/>
        </w:rPr>
      </w:pPr>
      <w:r w:rsidRPr="00031083">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031083">
        <w:rPr>
          <w:rFonts w:ascii="Montserrat" w:hAnsi="Montserrat"/>
          <w:i/>
          <w:sz w:val="24"/>
        </w:rPr>
        <w:t xml:space="preserve">it </w:t>
      </w:r>
      <w:r w:rsidRPr="00031083">
        <w:rPr>
          <w:rFonts w:ascii="Montserrat" w:hAnsi="Montserrat"/>
          <w:sz w:val="24"/>
        </w:rPr>
        <w:t>would miss such an opening.</w:t>
      </w:r>
    </w:p>
    <w:p w:rsidR="00F20E2E" w:rsidRPr="00031083" w:rsidRDefault="00F20E2E">
      <w:pPr>
        <w:rPr>
          <w:rFonts w:ascii="Montserrat" w:hAnsi="Montserrat"/>
          <w:sz w:val="24"/>
        </w:rPr>
      </w:pPr>
      <w:r w:rsidRPr="00031083">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031083">
        <w:rPr>
          <w:rFonts w:ascii="Montserrat" w:hAnsi="Montserrat"/>
          <w:i/>
          <w:sz w:val="24"/>
        </w:rPr>
        <w:t xml:space="preserve">Adventure </w:t>
      </w:r>
      <w:r w:rsidRPr="00031083">
        <w:rPr>
          <w:rFonts w:ascii="Montserrat" w:hAnsi="Montserrat"/>
          <w:sz w:val="24"/>
        </w:rPr>
        <w:t xml:space="preserve">could easily lose herself. </w:t>
      </w:r>
    </w:p>
    <w:p w:rsidR="00F20E2E" w:rsidRPr="00031083" w:rsidRDefault="00F20E2E">
      <w:pPr>
        <w:rPr>
          <w:rFonts w:ascii="Montserrat" w:hAnsi="Montserrat"/>
          <w:sz w:val="24"/>
        </w:rPr>
      </w:pPr>
      <w:r w:rsidRPr="00031083">
        <w:rPr>
          <w:rFonts w:ascii="Montserrat" w:hAnsi="Montserrat"/>
          <w:sz w:val="24"/>
        </w:rPr>
        <w:tab/>
        <w:t xml:space="preserve">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 </w:t>
      </w:r>
    </w:p>
    <w:p w:rsidR="00F20E2E" w:rsidRPr="00031083" w:rsidRDefault="00F20E2E">
      <w:pPr>
        <w:rPr>
          <w:rFonts w:ascii="Montserrat" w:hAnsi="Montserrat"/>
          <w:sz w:val="24"/>
        </w:rPr>
      </w:pPr>
      <w:r w:rsidRPr="00031083">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031083">
        <w:rPr>
          <w:rFonts w:ascii="Montserrat" w:hAnsi="Montserrat"/>
          <w:i/>
          <w:sz w:val="24"/>
        </w:rPr>
        <w:t>Adventure</w:t>
      </w:r>
      <w:r w:rsidRPr="00031083">
        <w:rPr>
          <w:rFonts w:ascii="Montserrat" w:hAnsi="Montserrat"/>
          <w:sz w:val="24"/>
        </w:rPr>
        <w:t>, while quietly dying her mother's death in her memory.</w:t>
      </w:r>
    </w:p>
    <w:p w:rsidR="00F20E2E" w:rsidRPr="00031083" w:rsidRDefault="00F20E2E">
      <w:pPr>
        <w:rPr>
          <w:rFonts w:ascii="Montserrat" w:hAnsi="Montserrat"/>
          <w:sz w:val="24"/>
        </w:rPr>
      </w:pPr>
      <w:r w:rsidRPr="00031083">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hard-edged voice, "There is not much more I can tell you at this time." </w:t>
      </w:r>
    </w:p>
    <w:p w:rsidR="00F20E2E" w:rsidRPr="00031083" w:rsidRDefault="00F20E2E">
      <w:pPr>
        <w:rPr>
          <w:rFonts w:ascii="Montserrat" w:hAnsi="Montserrat"/>
          <w:sz w:val="24"/>
        </w:rPr>
      </w:pPr>
      <w:r w:rsidRPr="00031083">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Chapter</w:t>
      </w:r>
    </w:p>
    <w:p w:rsidR="00F20E2E" w:rsidRPr="00031083" w:rsidRDefault="00F20E2E">
      <w:pPr>
        <w:rPr>
          <w:rFonts w:ascii="Montserrat" w:hAnsi="Montserrat"/>
          <w:sz w:val="24"/>
        </w:rPr>
      </w:pPr>
      <w:r w:rsidRPr="00031083">
        <w:rPr>
          <w:rFonts w:ascii="Montserrat" w:hAnsi="Montserrat"/>
          <w:sz w:val="24"/>
        </w:rPr>
        <w:t>THREE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F20E2E" w:rsidRPr="00031083" w:rsidRDefault="00F20E2E">
      <w:pPr>
        <w:rPr>
          <w:rFonts w:ascii="Montserrat" w:hAnsi="Montserrat"/>
          <w:sz w:val="24"/>
        </w:rPr>
      </w:pPr>
      <w:r w:rsidRPr="00031083">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F20E2E" w:rsidRPr="00031083" w:rsidRDefault="00F20E2E">
      <w:pPr>
        <w:rPr>
          <w:rFonts w:ascii="Montserrat" w:hAnsi="Montserrat"/>
          <w:sz w:val="24"/>
        </w:rPr>
      </w:pPr>
      <w:r w:rsidRPr="00031083">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F20E2E" w:rsidRPr="00031083" w:rsidRDefault="00F20E2E">
      <w:pPr>
        <w:rPr>
          <w:rFonts w:ascii="Montserrat" w:hAnsi="Montserrat"/>
          <w:sz w:val="24"/>
        </w:rPr>
      </w:pPr>
      <w:r w:rsidRPr="00031083">
        <w:rPr>
          <w:rFonts w:ascii="Montserrat" w:hAnsi="Montserrat"/>
          <w:sz w:val="24"/>
        </w:rPr>
        <w:tab/>
        <w:t>Dreyfus was not aware that the word had been stolen from his lips.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F20E2E" w:rsidRPr="00031083" w:rsidRDefault="00F20E2E">
      <w:pPr>
        <w:rPr>
          <w:rFonts w:ascii="Montserrat" w:hAnsi="Montserrat"/>
          <w:sz w:val="24"/>
        </w:rPr>
      </w:pPr>
      <w:r w:rsidRPr="00031083">
        <w:rPr>
          <w:rFonts w:ascii="Montserrat" w:hAnsi="Montserrat"/>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F20E2E" w:rsidRPr="00031083" w:rsidRDefault="00F20E2E">
      <w:pPr>
        <w:rPr>
          <w:rFonts w:ascii="Montserrat" w:hAnsi="Montserrat"/>
          <w:sz w:val="24"/>
        </w:rPr>
      </w:pPr>
      <w:r w:rsidRPr="00031083">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F20E2E" w:rsidRPr="00031083" w:rsidRDefault="00F20E2E">
      <w:pPr>
        <w:rPr>
          <w:rFonts w:ascii="Montserrat" w:hAnsi="Montserrat"/>
          <w:sz w:val="24"/>
        </w:rPr>
      </w:pPr>
      <w:r w:rsidRPr="00031083">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F20E2E" w:rsidRPr="00031083" w:rsidRDefault="00F20E2E">
      <w:pPr>
        <w:rPr>
          <w:rFonts w:ascii="Montserrat" w:hAnsi="Montserrat"/>
          <w:sz w:val="24"/>
        </w:rPr>
      </w:pPr>
      <w:r w:rsidRPr="00031083">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F20E2E" w:rsidRPr="00031083" w:rsidRDefault="00F20E2E">
      <w:pPr>
        <w:rPr>
          <w:rFonts w:ascii="Montserrat" w:hAnsi="Montserrat"/>
          <w:sz w:val="24"/>
        </w:rPr>
      </w:pPr>
      <w:r w:rsidRPr="00031083">
        <w:rPr>
          <w:rFonts w:ascii="Montserrat" w:hAnsi="Montserrat"/>
          <w:sz w:val="24"/>
        </w:rPr>
        <w:tab/>
        <w:t xml:space="preserve">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w:t>
      </w:r>
    </w:p>
    <w:p w:rsidR="00F20E2E" w:rsidRPr="00031083" w:rsidRDefault="00F20E2E">
      <w:pPr>
        <w:rPr>
          <w:rFonts w:ascii="Montserrat" w:hAnsi="Montserrat"/>
          <w:strike/>
          <w:sz w:val="24"/>
        </w:rPr>
      </w:pPr>
      <w:r w:rsidRPr="00031083">
        <w:rPr>
          <w:rFonts w:ascii="Montserrat" w:hAnsi="Montserrat"/>
          <w:sz w:val="24"/>
        </w:rPr>
        <w:sym w:font="MT Extra" w:char="F031"/>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t xml:space="preserve"> work in progress </w:t>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4"/>
      </w:r>
      <w:r w:rsidRPr="00031083">
        <w:rPr>
          <w:rFonts w:ascii="Montserrat" w:hAnsi="Montserrat"/>
          <w:sz w:val="24"/>
        </w:rPr>
        <w:sym w:font="MT Extra" w:char="F033"/>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chapter</w:t>
      </w:r>
    </w:p>
    <w:p w:rsidR="00F20E2E" w:rsidRPr="00031083" w:rsidRDefault="00F20E2E">
      <w:pPr>
        <w:rPr>
          <w:rFonts w:ascii="Montserrat" w:hAnsi="Montserrat"/>
          <w:sz w:val="24"/>
        </w:rPr>
      </w:pPr>
      <w:r w:rsidRPr="00031083">
        <w:rPr>
          <w:rFonts w:ascii="Montserrat" w:hAnsi="Montserrat"/>
          <w:sz w:val="24"/>
        </w:rPr>
        <w:t>02</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F20E2E" w:rsidRPr="00031083" w:rsidRDefault="00F20E2E">
      <w:pPr>
        <w:rPr>
          <w:rFonts w:ascii="Montserrat" w:hAnsi="Montserrat"/>
          <w:caps/>
          <w:sz w:val="24"/>
        </w:rPr>
      </w:pPr>
      <w:r w:rsidRPr="00031083">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F20E2E" w:rsidRPr="00031083" w:rsidRDefault="00F20E2E">
      <w:pPr>
        <w:rPr>
          <w:rFonts w:ascii="Montserrat" w:hAnsi="Montserrat"/>
          <w:caps/>
          <w:sz w:val="24"/>
        </w:rPr>
      </w:pPr>
      <w:r w:rsidRPr="00031083">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031083">
        <w:rPr>
          <w:rFonts w:ascii="Montserrat" w:hAnsi="Montserrat"/>
          <w:caps/>
          <w:sz w:val="24"/>
        </w:rPr>
        <w:t>.</w:t>
      </w:r>
    </w:p>
    <w:p w:rsidR="00F20E2E" w:rsidRPr="00031083" w:rsidRDefault="00F20E2E">
      <w:pPr>
        <w:rPr>
          <w:rFonts w:ascii="Montserrat" w:hAnsi="Montserrat"/>
          <w:caps/>
          <w:sz w:val="24"/>
        </w:rPr>
      </w:pPr>
      <w:r w:rsidRPr="00031083">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F20E2E" w:rsidRPr="00031083" w:rsidRDefault="00F20E2E">
      <w:pPr>
        <w:rPr>
          <w:rFonts w:ascii="Montserrat" w:hAnsi="Montserrat"/>
          <w:color w:val="0000FF"/>
          <w:sz w:val="24"/>
        </w:rPr>
      </w:pPr>
      <w:r w:rsidRPr="00031083">
        <w:rPr>
          <w:rFonts w:ascii="Montserrat" w:hAnsi="Montserrat"/>
          <w:sz w:val="24"/>
        </w:rPr>
        <w:tab/>
        <w:t xml:space="preserve">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w:t>
      </w:r>
      <w:r w:rsidRPr="00031083">
        <w:rPr>
          <w:rFonts w:ascii="Montserrat" w:hAnsi="Montserrat"/>
          <w:color w:val="0000FF"/>
          <w:sz w:val="24"/>
        </w:rPr>
        <w:t>of Earth's third encounter with an alien intelligence.</w:t>
      </w:r>
    </w:p>
    <w:p w:rsidR="00F20E2E" w:rsidRPr="00031083" w:rsidRDefault="00F20E2E">
      <w:pPr>
        <w:rPr>
          <w:rFonts w:ascii="Montserrat" w:hAnsi="Montserrat"/>
          <w:sz w:val="24"/>
        </w:rPr>
      </w:pPr>
      <w:r w:rsidRPr="00031083">
        <w:rPr>
          <w:rFonts w:ascii="Montserrat" w:hAnsi="Montserrat"/>
          <w:sz w:val="24"/>
        </w:rP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rsidR="00F20E2E" w:rsidRPr="00031083" w:rsidRDefault="00F20E2E">
      <w:pPr>
        <w:rPr>
          <w:rFonts w:ascii="Montserrat" w:hAnsi="Montserrat"/>
          <w:sz w:val="24"/>
        </w:rPr>
      </w:pPr>
      <w:r w:rsidRPr="00031083">
        <w:rPr>
          <w:rFonts w:ascii="Montserrat" w:hAnsi="Montserrat"/>
          <w:sz w:val="24"/>
        </w:rPr>
        <w:tab/>
        <w:t xml:space="preserve">Good advice. She couldn't just brush it all away, though. </w:t>
      </w:r>
    </w:p>
    <w:p w:rsidR="00F20E2E" w:rsidRPr="00031083" w:rsidRDefault="00F20E2E">
      <w:pPr>
        <w:rPr>
          <w:rFonts w:ascii="Montserrat" w:hAnsi="Montserrat"/>
          <w:sz w:val="24"/>
        </w:rPr>
      </w:pPr>
      <w:r w:rsidRPr="00031083">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F20E2E" w:rsidRPr="00031083" w:rsidRDefault="00F20E2E">
      <w:pPr>
        <w:rPr>
          <w:rFonts w:ascii="Montserrat" w:hAnsi="Montserrat"/>
          <w:sz w:val="24"/>
        </w:rPr>
      </w:pPr>
      <w:r w:rsidRPr="00031083">
        <w:rPr>
          <w:rFonts w:ascii="Montserrat" w:hAnsi="Montserrat"/>
          <w:sz w:val="24"/>
        </w:rPr>
        <w:tab/>
        <w:t>She didn't want to go through it all again.</w:t>
      </w:r>
    </w:p>
    <w:p w:rsidR="00F20E2E" w:rsidRPr="00031083" w:rsidRDefault="00F20E2E">
      <w:pPr>
        <w:rPr>
          <w:rFonts w:ascii="Montserrat" w:hAnsi="Montserrat"/>
          <w:sz w:val="24"/>
        </w:rPr>
      </w:pPr>
      <w:r w:rsidRPr="00031083">
        <w:rPr>
          <w:rFonts w:ascii="Montserrat" w:hAnsi="Montserrat"/>
          <w:sz w:val="24"/>
        </w:rPr>
        <w:tab/>
        <w:t xml:space="preserve">As her fingers nervously rubbed against each other, she noticed the stain of makeup her tears had made wet again. The lady's words suddenly came back to her, </w:t>
      </w:r>
      <w:r w:rsidRPr="00031083">
        <w:rPr>
          <w:rFonts w:ascii="Montserrat" w:hAnsi="Montserrat"/>
          <w:i/>
          <w:sz w:val="24"/>
        </w:rPr>
        <w:t xml:space="preserve">be sure to come back in here afterwards and get this crap cleaned off. It would be a shame to ruin your complexion by forgetting. </w:t>
      </w:r>
      <w:r w:rsidRPr="00031083">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F20E2E" w:rsidRPr="00031083" w:rsidRDefault="00F20E2E">
      <w:pPr>
        <w:rPr>
          <w:rFonts w:ascii="Montserrat" w:hAnsi="Montserrat"/>
          <w:sz w:val="24"/>
        </w:rPr>
      </w:pPr>
      <w:r w:rsidRPr="00031083">
        <w:rPr>
          <w:rFonts w:ascii="Montserrat" w:hAnsi="Montserrat"/>
          <w:sz w:val="24"/>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rsidR="00F20E2E" w:rsidRPr="00031083" w:rsidRDefault="00F20E2E">
      <w:pPr>
        <w:rPr>
          <w:rFonts w:ascii="Montserrat" w:hAnsi="Montserrat"/>
          <w:sz w:val="24"/>
        </w:rPr>
      </w:pPr>
      <w:r w:rsidRPr="00031083">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031083">
        <w:rPr>
          <w:rFonts w:ascii="Montserrat" w:hAnsi="Montserrat"/>
          <w:i/>
          <w:sz w:val="24"/>
        </w:rPr>
        <w:t>now</w:t>
      </w:r>
      <w:r w:rsidRPr="00031083">
        <w:rPr>
          <w:rFonts w:ascii="Montserrat" w:hAnsi="Montserrat"/>
          <w:sz w:val="24"/>
        </w:rPr>
        <w:t xml:space="preserve">. It had no sense of past. It was always new. </w:t>
      </w:r>
    </w:p>
    <w:p w:rsidR="00F20E2E" w:rsidRPr="00031083" w:rsidRDefault="00F20E2E">
      <w:pPr>
        <w:rPr>
          <w:rFonts w:ascii="Montserrat" w:hAnsi="Montserrat"/>
          <w:sz w:val="24"/>
        </w:rPr>
      </w:pPr>
      <w:r w:rsidRPr="00031083">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F20E2E" w:rsidRPr="00031083" w:rsidRDefault="00F20E2E">
      <w:pPr>
        <w:rPr>
          <w:rFonts w:ascii="Montserrat" w:hAnsi="Montserrat"/>
          <w:sz w:val="24"/>
        </w:rPr>
      </w:pPr>
      <w:r w:rsidRPr="00031083">
        <w:rPr>
          <w:rFonts w:ascii="Montserrat" w:hAnsi="Montserrat"/>
          <w:sz w:val="24"/>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F20E2E" w:rsidRPr="00031083" w:rsidRDefault="00F20E2E">
      <w:pPr>
        <w:rPr>
          <w:rFonts w:ascii="Montserrat" w:hAnsi="Montserrat"/>
          <w:sz w:val="24"/>
        </w:rPr>
      </w:pPr>
      <w:r w:rsidRPr="00031083">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F20E2E" w:rsidRPr="00031083" w:rsidRDefault="00F20E2E">
      <w:pPr>
        <w:rPr>
          <w:rFonts w:ascii="Montserrat" w:hAnsi="Montserrat"/>
          <w:sz w:val="24"/>
        </w:rPr>
      </w:pPr>
      <w:r w:rsidRPr="00031083">
        <w:rPr>
          <w:rFonts w:ascii="Montserrat" w:hAnsi="Montserrat"/>
          <w:sz w:val="24"/>
        </w:rPr>
        <w:tab/>
        <w:t>Did it make her more or less whole?</w:t>
      </w:r>
    </w:p>
    <w:p w:rsidR="00F20E2E" w:rsidRPr="00031083" w:rsidRDefault="00F20E2E">
      <w:pPr>
        <w:rPr>
          <w:rFonts w:ascii="Montserrat" w:hAnsi="Montserrat"/>
          <w:sz w:val="24"/>
        </w:rPr>
      </w:pPr>
      <w:r w:rsidRPr="00031083">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F20E2E" w:rsidRPr="00031083" w:rsidRDefault="00F20E2E">
      <w:pPr>
        <w:rPr>
          <w:rFonts w:ascii="Montserrat" w:hAnsi="Montserrat"/>
          <w:sz w:val="24"/>
        </w:rPr>
      </w:pPr>
      <w:r w:rsidRPr="00031083">
        <w:rPr>
          <w:rFonts w:ascii="Montserrat" w:hAnsi="Montserrat"/>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F20E2E" w:rsidRPr="00031083" w:rsidRDefault="00F20E2E">
      <w:pPr>
        <w:rPr>
          <w:rFonts w:ascii="Montserrat" w:hAnsi="Montserrat"/>
          <w:sz w:val="24"/>
        </w:rPr>
      </w:pPr>
      <w:r w:rsidRPr="00031083">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F20E2E" w:rsidRPr="00031083" w:rsidRDefault="00F20E2E">
      <w:pPr>
        <w:rPr>
          <w:rFonts w:ascii="Montserrat" w:hAnsi="Montserrat"/>
          <w:sz w:val="24"/>
        </w:rPr>
      </w:pPr>
      <w:r w:rsidRPr="00031083">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F20E2E" w:rsidRPr="00031083" w:rsidRDefault="00F20E2E">
      <w:pPr>
        <w:rPr>
          <w:rFonts w:ascii="Montserrat" w:hAnsi="Montserrat"/>
          <w:sz w:val="24"/>
        </w:rPr>
      </w:pPr>
      <w:r w:rsidRPr="00031083">
        <w:rPr>
          <w:rFonts w:ascii="Montserrat" w:hAnsi="Montserrat"/>
          <w:sz w:val="24"/>
        </w:rPr>
        <w:tab/>
        <w:t xml:space="preserve">Her eyes drank in both face and body. </w:t>
      </w:r>
      <w:r w:rsidRPr="00031083">
        <w:rPr>
          <w:rFonts w:ascii="Montserrat" w:hAnsi="Montserrat"/>
          <w:i/>
          <w:sz w:val="24"/>
        </w:rPr>
        <w:t xml:space="preserve">Very plain, lacking in character, and almost too symmetrical to live in, </w:t>
      </w:r>
      <w:r w:rsidRPr="00031083">
        <w:rPr>
          <w:rFonts w:ascii="Montserrat" w:hAnsi="Montserrat"/>
          <w:sz w:val="24"/>
        </w:rPr>
        <w:t xml:space="preserve">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031083">
        <w:rPr>
          <w:rFonts w:ascii="Montserrat" w:hAnsi="Montserrat"/>
          <w:i/>
          <w:sz w:val="24"/>
        </w:rPr>
        <w:t xml:space="preserve">How appropriate, like some perfect camouflage, so intricate in its attention to detail that it cannot help but reveal that the person is really only some animal in disguise! </w:t>
      </w:r>
      <w:r w:rsidRPr="00031083">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F20E2E" w:rsidRPr="00031083" w:rsidRDefault="00F20E2E">
      <w:pPr>
        <w:rPr>
          <w:rFonts w:ascii="Montserrat" w:hAnsi="Montserrat"/>
          <w:sz w:val="24"/>
        </w:rPr>
      </w:pPr>
      <w:r w:rsidRPr="00031083">
        <w:rPr>
          <w:rFonts w:ascii="Montserrat" w:hAnsi="Montserrat"/>
          <w:sz w:val="24"/>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F20E2E" w:rsidRPr="00031083" w:rsidRDefault="00F20E2E">
      <w:pPr>
        <w:rPr>
          <w:rFonts w:ascii="Montserrat" w:hAnsi="Montserrat"/>
          <w:sz w:val="24"/>
        </w:rPr>
      </w:pPr>
      <w:r w:rsidRPr="00031083">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F20E2E" w:rsidRPr="00031083" w:rsidRDefault="00F20E2E">
      <w:pPr>
        <w:rPr>
          <w:rFonts w:ascii="Montserrat" w:hAnsi="Montserrat"/>
          <w:sz w:val="24"/>
        </w:rPr>
      </w:pPr>
      <w:r w:rsidRPr="00031083">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F20E2E" w:rsidRPr="00031083" w:rsidRDefault="00F20E2E">
      <w:pPr>
        <w:rPr>
          <w:rFonts w:ascii="Montserrat" w:hAnsi="Montserrat"/>
          <w:sz w:val="24"/>
        </w:rPr>
      </w:pPr>
      <w:r w:rsidRPr="00031083">
        <w:rPr>
          <w:rFonts w:ascii="Montserrat" w:hAnsi="Montserrat"/>
          <w:sz w:val="24"/>
        </w:rPr>
        <w:tab/>
        <w:t xml:space="preserve">The last coherent moment returned to her. The bridge of the </w:t>
      </w:r>
      <w:r w:rsidRPr="00031083">
        <w:rPr>
          <w:rFonts w:ascii="Montserrat" w:hAnsi="Montserrat"/>
          <w:i/>
          <w:sz w:val="24"/>
        </w:rPr>
        <w:t xml:space="preserve">Adventure </w:t>
      </w:r>
      <w:r w:rsidRPr="00031083">
        <w:rPr>
          <w:rFonts w:ascii="Montserrat" w:hAnsi="Montserrat"/>
          <w:sz w:val="24"/>
        </w:rPr>
        <w:t xml:space="preserve">slumping around her in the awesome heat of the alien's presence. The monster, wearing her own face, was shaking off her one desperate blow and focusing its power for the </w:t>
      </w:r>
      <w:r w:rsidRPr="00031083">
        <w:rPr>
          <w:rFonts w:ascii="Montserrat" w:hAnsi="Montserrat"/>
          <w:i/>
          <w:sz w:val="24"/>
        </w:rPr>
        <w:t>coup de grace</w:t>
      </w:r>
      <w:r w:rsidRPr="00031083">
        <w:rPr>
          <w:rFonts w:ascii="Montserrat" w:hAnsi="Montserrat"/>
          <w:sz w:val="24"/>
        </w:rPr>
        <w:t>. For a moment she held herself in a final embrace and then she felt the searing orgasm of death as everything that was her—her mother—was annihilated in the flesh.</w:t>
      </w:r>
    </w:p>
    <w:p w:rsidR="00F20E2E" w:rsidRPr="00031083" w:rsidRDefault="00F20E2E">
      <w:pPr>
        <w:rPr>
          <w:rFonts w:ascii="Montserrat" w:hAnsi="Montserrat"/>
          <w:sz w:val="24"/>
        </w:rPr>
      </w:pPr>
      <w:r w:rsidRPr="00031083">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F20E2E" w:rsidRPr="00031083" w:rsidRDefault="00F20E2E">
      <w:pPr>
        <w:rPr>
          <w:rFonts w:ascii="Montserrat" w:hAnsi="Montserrat"/>
          <w:sz w:val="24"/>
        </w:rPr>
      </w:pPr>
      <w:r w:rsidRPr="00031083">
        <w:rPr>
          <w:rFonts w:ascii="Montserrat" w:hAnsi="Montserrat"/>
          <w:sz w:val="24"/>
        </w:rPr>
        <w:tab/>
        <w:t>Her mind recoiled from the paradox.</w:t>
      </w:r>
    </w:p>
    <w:p w:rsidR="00F20E2E" w:rsidRPr="00031083" w:rsidRDefault="00F20E2E">
      <w:pPr>
        <w:rPr>
          <w:rFonts w:ascii="Montserrat" w:hAnsi="Montserrat"/>
          <w:sz w:val="24"/>
        </w:rPr>
      </w:pPr>
      <w:r w:rsidRPr="00031083">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031083">
        <w:rPr>
          <w:rFonts w:ascii="Montserrat" w:hAnsi="Montserrat"/>
          <w:i/>
          <w:sz w:val="24"/>
        </w:rPr>
        <w:t xml:space="preserve">who am I? </w:t>
      </w:r>
      <w:r w:rsidRPr="00031083">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F20E2E" w:rsidRPr="00031083" w:rsidRDefault="00F20E2E">
      <w:pPr>
        <w:rPr>
          <w:rFonts w:ascii="Montserrat" w:hAnsi="Montserrat"/>
          <w:sz w:val="24"/>
        </w:rPr>
      </w:pPr>
      <w:r w:rsidRPr="00031083">
        <w:rPr>
          <w:rFonts w:ascii="Montserrat" w:hAnsi="Montserrat"/>
          <w:sz w:val="24"/>
        </w:rP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031083">
        <w:rPr>
          <w:rFonts w:ascii="Montserrat" w:hAnsi="Montserrat"/>
          <w:i/>
          <w:sz w:val="24"/>
        </w:rPr>
        <w:t>If only I could trust anyone enough to talk about it.</w:t>
      </w:r>
    </w:p>
    <w:p w:rsidR="00F20E2E" w:rsidRPr="00031083" w:rsidRDefault="00F20E2E">
      <w:pPr>
        <w:rPr>
          <w:rFonts w:ascii="Montserrat" w:hAnsi="Montserrat"/>
          <w:sz w:val="24"/>
        </w:rPr>
      </w:pPr>
      <w:r w:rsidRPr="00031083">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F20E2E" w:rsidRPr="00031083" w:rsidRDefault="00F20E2E">
      <w:pPr>
        <w:rPr>
          <w:rFonts w:ascii="Montserrat" w:hAnsi="Montserrat"/>
          <w:sz w:val="24"/>
        </w:rPr>
      </w:pPr>
      <w:r w:rsidRPr="00031083">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F20E2E" w:rsidRPr="00031083" w:rsidRDefault="00F20E2E">
      <w:pPr>
        <w:rPr>
          <w:rFonts w:ascii="Montserrat" w:hAnsi="Montserrat"/>
          <w:sz w:val="24"/>
        </w:rPr>
      </w:pPr>
      <w:r w:rsidRPr="00031083">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F20E2E" w:rsidRPr="00031083" w:rsidRDefault="00F20E2E">
      <w:pPr>
        <w:rPr>
          <w:rFonts w:ascii="Montserrat" w:hAnsi="Montserrat"/>
          <w:sz w:val="24"/>
        </w:rPr>
      </w:pPr>
      <w:r w:rsidRPr="00031083">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F20E2E" w:rsidRPr="00031083" w:rsidRDefault="00F20E2E">
      <w:pPr>
        <w:rPr>
          <w:rFonts w:ascii="Montserrat" w:hAnsi="Montserrat"/>
          <w:sz w:val="24"/>
        </w:rPr>
      </w:pPr>
      <w:r w:rsidRPr="00031083">
        <w:rPr>
          <w:rFonts w:ascii="Montserrat" w:hAnsi="Montserrat"/>
          <w:sz w:val="24"/>
        </w:rPr>
        <w:tab/>
        <w:t xml:space="preserve">Among the terrible secrets she never suspected were hidden in her mind, which she discovered as she rebuilt it, was that one of her responsibilities as Ember was to destroy </w:t>
      </w:r>
      <w:r w:rsidRPr="00031083">
        <w:rPr>
          <w:rFonts w:ascii="Montserrat" w:hAnsi="Montserrat"/>
          <w:i/>
          <w:sz w:val="24"/>
        </w:rPr>
        <w:t xml:space="preserve">herself </w:t>
      </w:r>
      <w:r w:rsidRPr="00031083">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F20E2E" w:rsidRPr="00031083" w:rsidRDefault="00F20E2E">
      <w:pPr>
        <w:rPr>
          <w:rFonts w:ascii="Montserrat" w:hAnsi="Montserrat"/>
          <w:sz w:val="24"/>
        </w:rPr>
      </w:pPr>
      <w:r w:rsidRPr="00031083">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F20E2E" w:rsidRPr="00031083" w:rsidRDefault="00F20E2E">
      <w:pPr>
        <w:rPr>
          <w:rFonts w:ascii="Montserrat" w:hAnsi="Montserrat"/>
          <w:sz w:val="24"/>
        </w:rPr>
      </w:pPr>
      <w:r w:rsidRPr="00031083">
        <w:rPr>
          <w:rFonts w:ascii="Montserrat" w:hAnsi="Montserrat"/>
          <w:sz w:val="24"/>
        </w:rPr>
        <w:tab/>
        <w:t>But now, that effort had come to an end. Phoenix's head raised in alert thought. The lie was coming undone! There might be hope yet.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F20E2E" w:rsidRPr="00031083" w:rsidRDefault="00F20E2E">
      <w:pPr>
        <w:rPr>
          <w:rFonts w:ascii="Montserrat" w:hAnsi="Montserrat"/>
          <w:sz w:val="24"/>
        </w:rPr>
      </w:pPr>
      <w:r w:rsidRPr="00031083">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F20E2E" w:rsidRPr="00031083" w:rsidRDefault="00F20E2E">
      <w:pPr>
        <w:rPr>
          <w:rFonts w:ascii="Montserrat" w:hAnsi="Montserrat"/>
          <w:sz w:val="24"/>
        </w:rPr>
      </w:pPr>
      <w:r w:rsidRPr="00031083">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F20E2E" w:rsidRPr="00031083" w:rsidRDefault="00F20E2E">
      <w:pPr>
        <w:rPr>
          <w:rFonts w:ascii="Montserrat" w:hAnsi="Montserrat"/>
          <w:sz w:val="24"/>
        </w:rPr>
      </w:pPr>
      <w:r w:rsidRPr="00031083">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F20E2E" w:rsidRPr="00031083" w:rsidRDefault="00F20E2E">
      <w:pPr>
        <w:rPr>
          <w:rFonts w:ascii="Montserrat" w:hAnsi="Montserrat"/>
          <w:sz w:val="24"/>
        </w:rPr>
      </w:pPr>
      <w:r w:rsidRPr="00031083">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031083">
        <w:rPr>
          <w:rFonts w:ascii="Montserrat" w:hAnsi="Montserrat"/>
          <w:i/>
          <w:sz w:val="24"/>
        </w:rPr>
        <w:t xml:space="preserve">she </w:t>
      </w:r>
      <w:r w:rsidRPr="00031083">
        <w:rPr>
          <w:rFonts w:ascii="Montserrat" w:hAnsi="Montserrat"/>
          <w:sz w:val="24"/>
        </w:rPr>
        <w:t>had seen, to herself.</w:t>
      </w:r>
    </w:p>
    <w:p w:rsidR="00F20E2E" w:rsidRPr="00031083" w:rsidRDefault="00F20E2E">
      <w:pPr>
        <w:rPr>
          <w:rFonts w:ascii="Montserrat" w:hAnsi="Montserrat"/>
          <w:sz w:val="24"/>
        </w:rPr>
      </w:pPr>
      <w:r w:rsidRPr="00031083">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F20E2E" w:rsidRPr="00031083" w:rsidRDefault="00F20E2E">
      <w:pPr>
        <w:rPr>
          <w:rFonts w:ascii="Montserrat" w:hAnsi="Montserrat"/>
          <w:sz w:val="24"/>
        </w:rPr>
      </w:pPr>
      <w:r w:rsidRPr="00031083">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F20E2E" w:rsidRPr="00031083" w:rsidRDefault="00F20E2E">
      <w:pPr>
        <w:rPr>
          <w:rFonts w:ascii="Montserrat" w:hAnsi="Montserrat"/>
          <w:sz w:val="24"/>
        </w:rPr>
      </w:pPr>
      <w:r w:rsidRPr="00031083">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F20E2E" w:rsidRPr="00031083" w:rsidRDefault="00F20E2E">
      <w:pPr>
        <w:rPr>
          <w:rFonts w:ascii="Montserrat" w:hAnsi="Montserrat"/>
          <w:sz w:val="24"/>
        </w:rPr>
      </w:pPr>
      <w:r w:rsidRPr="00031083">
        <w:rPr>
          <w:rFonts w:ascii="Montserrat" w:hAnsi="Montserrat"/>
          <w:sz w:val="24"/>
        </w:rPr>
        <w:tab/>
        <w:t xml:space="preserve">Phoenix shrugged, "Well, I assume that this is the pilot from the </w:t>
      </w:r>
      <w:r w:rsidRPr="00031083">
        <w:rPr>
          <w:rFonts w:ascii="Montserrat" w:hAnsi="Montserrat"/>
          <w:i/>
          <w:sz w:val="24"/>
        </w:rPr>
        <w:t xml:space="preserve">Intrepid," </w:t>
      </w:r>
      <w:r w:rsidRPr="00031083">
        <w:rPr>
          <w:rFonts w:ascii="Montserrat" w:hAnsi="Montserrat"/>
          <w:sz w:val="24"/>
        </w:rPr>
        <w:t>she aired with irony. Arthur looked at her with a grin, and rubbed the back of his head.</w:t>
      </w:r>
    </w:p>
    <w:p w:rsidR="00F20E2E" w:rsidRPr="00031083" w:rsidRDefault="00F20E2E">
      <w:pPr>
        <w:rPr>
          <w:rFonts w:ascii="Montserrat" w:hAnsi="Montserrat"/>
          <w:sz w:val="24"/>
        </w:rPr>
      </w:pPr>
      <w:r w:rsidRPr="00031083">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F20E2E" w:rsidRPr="00031083" w:rsidRDefault="00F20E2E">
      <w:pPr>
        <w:rPr>
          <w:rFonts w:ascii="Montserrat" w:hAnsi="Montserrat"/>
          <w:sz w:val="24"/>
        </w:rPr>
      </w:pPr>
      <w:r w:rsidRPr="00031083">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there's other stuff you all need to do. We'll be fine, so go ahead," she dismissed. Arthur caught the hint, and ushered the rest of the crowd out of the doorway.</w:t>
      </w:r>
    </w:p>
    <w:p w:rsidR="00F20E2E" w:rsidRPr="00031083" w:rsidRDefault="00F20E2E">
      <w:pPr>
        <w:rPr>
          <w:rFonts w:ascii="Montserrat" w:hAnsi="Montserrat"/>
          <w:sz w:val="24"/>
        </w:rPr>
      </w:pPr>
      <w:r w:rsidRPr="00031083">
        <w:rPr>
          <w:rFonts w:ascii="Montserrat" w:hAnsi="Montserrat"/>
          <w:sz w:val="24"/>
        </w:rPr>
        <w:tab/>
        <w:t>Phoenix leaned close to her patient and said cheerfully, "Well, Naomi, you are a wreck. I hope you want to get better real quick, because I need someone to talk to too."</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"Is it just human nature, that every discovery has to be questioned and subjected to demands for proof?" Phoenix asked in disgust. She was sitting in the solar with her two bodyguards,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F20E2E" w:rsidRPr="00031083" w:rsidRDefault="00F20E2E">
      <w:pPr>
        <w:rPr>
          <w:rFonts w:ascii="Montserrat" w:hAnsi="Montserrat"/>
          <w:sz w:val="24"/>
        </w:rPr>
      </w:pPr>
      <w:r w:rsidRPr="00031083">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F20E2E" w:rsidRPr="00031083" w:rsidRDefault="00F20E2E">
      <w:pPr>
        <w:rPr>
          <w:rFonts w:ascii="Montserrat" w:hAnsi="Montserrat"/>
          <w:sz w:val="24"/>
        </w:rPr>
      </w:pPr>
      <w:r w:rsidRPr="00031083">
        <w:rPr>
          <w:rFonts w:ascii="Montserrat" w:hAnsi="Montserrat"/>
          <w:sz w:val="24"/>
        </w:rPr>
        <w:tab/>
        <w:t>Phoenix glared, and killed the power. Neither of the men sitting with her felt the urge to respond to her irate questions. It seemed obvious to them why sane, educated men would get up on their soapboxes and deny the whole thing just out of principle. As Arthur recalled, a certain number of control agent trainees washed out of the program because they simply could not rationalize the facts presented to them, to fit into their worldviews. Phoenix did not need to read their silent minds to see that either. Her gut feeling was that people were generally afraid of potential such as she possessed.</w:t>
      </w:r>
    </w:p>
    <w:p w:rsidR="00F20E2E" w:rsidRPr="00031083" w:rsidRDefault="00F20E2E">
      <w:pPr>
        <w:rPr>
          <w:rFonts w:ascii="Montserrat" w:hAnsi="Montserrat"/>
          <w:sz w:val="24"/>
        </w:rPr>
      </w:pPr>
      <w:r w:rsidRPr="00031083">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F20E2E" w:rsidRPr="00031083" w:rsidRDefault="00F20E2E">
      <w:pPr>
        <w:rPr>
          <w:rFonts w:ascii="Montserrat" w:hAnsi="Montserrat"/>
          <w:sz w:val="24"/>
        </w:rPr>
      </w:pPr>
      <w:r w:rsidRPr="00031083">
        <w:rPr>
          <w:rFonts w:ascii="Montserrat" w:hAnsi="Montserrat"/>
          <w:sz w:val="24"/>
        </w:rPr>
        <w:tab/>
        <w:t xml:space="preserve">That point came home when the three stooges showed up after breakfast. </w:t>
      </w:r>
    </w:p>
    <w:p w:rsidR="00F20E2E" w:rsidRPr="00031083" w:rsidRDefault="00F20E2E">
      <w:pPr>
        <w:rPr>
          <w:rFonts w:ascii="Montserrat" w:hAnsi="Montserrat"/>
          <w:sz w:val="24"/>
        </w:rPr>
      </w:pPr>
      <w:r w:rsidRPr="00031083">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F20E2E" w:rsidRPr="00031083" w:rsidRDefault="00F20E2E">
      <w:pPr>
        <w:rPr>
          <w:rFonts w:ascii="Montserrat" w:hAnsi="Montserrat"/>
          <w:sz w:val="24"/>
        </w:rPr>
      </w:pPr>
      <w:r w:rsidRPr="00031083">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F20E2E" w:rsidRPr="00031083" w:rsidRDefault="00F20E2E">
      <w:pPr>
        <w:rPr>
          <w:rFonts w:ascii="Montserrat" w:hAnsi="Montserrat"/>
          <w:sz w:val="24"/>
        </w:rPr>
      </w:pPr>
      <w:r w:rsidRPr="00031083">
        <w:rPr>
          <w:rFonts w:ascii="Montserrat" w:hAnsi="Montserrat"/>
          <w:sz w:val="24"/>
        </w:rPr>
        <w:tab/>
        <w:t xml:space="preserve">"Have you been watching the news, or maybe some of the talk shows, since yesterday?" Dreyfus asked. </w:t>
      </w:r>
    </w:p>
    <w:p w:rsidR="00F20E2E" w:rsidRPr="00031083" w:rsidRDefault="00F20E2E">
      <w:pPr>
        <w:rPr>
          <w:rFonts w:ascii="Montserrat" w:hAnsi="Montserrat"/>
          <w:sz w:val="24"/>
        </w:rPr>
      </w:pPr>
      <w:r w:rsidRPr="00031083">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F20E2E" w:rsidRPr="00031083" w:rsidRDefault="00F20E2E">
      <w:pPr>
        <w:rPr>
          <w:rFonts w:ascii="Montserrat" w:hAnsi="Montserrat"/>
          <w:sz w:val="24"/>
        </w:rPr>
      </w:pPr>
      <w:r w:rsidRPr="00031083">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F20E2E" w:rsidRPr="00031083" w:rsidRDefault="00F20E2E">
      <w:pPr>
        <w:rPr>
          <w:rFonts w:ascii="Montserrat" w:hAnsi="Montserrat"/>
          <w:sz w:val="24"/>
        </w:rPr>
      </w:pPr>
      <w:r w:rsidRPr="00031083">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F20E2E" w:rsidRPr="00031083" w:rsidRDefault="00F20E2E">
      <w:pPr>
        <w:rPr>
          <w:rFonts w:ascii="Montserrat" w:hAnsi="Montserrat"/>
          <w:sz w:val="24"/>
        </w:rPr>
      </w:pPr>
      <w:r w:rsidRPr="00031083">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F20E2E" w:rsidRPr="00031083" w:rsidRDefault="00F20E2E">
      <w:pPr>
        <w:rPr>
          <w:rFonts w:ascii="Montserrat" w:hAnsi="Montserrat"/>
          <w:sz w:val="24"/>
        </w:rPr>
      </w:pPr>
      <w:r w:rsidRPr="00031083">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F20E2E" w:rsidRPr="00031083" w:rsidRDefault="00F20E2E">
      <w:pPr>
        <w:rPr>
          <w:rFonts w:ascii="Montserrat" w:hAnsi="Montserrat"/>
          <w:sz w:val="24"/>
        </w:rPr>
      </w:pPr>
      <w:r w:rsidRPr="00031083">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F20E2E" w:rsidRPr="00031083" w:rsidRDefault="00F20E2E">
      <w:pPr>
        <w:rPr>
          <w:rFonts w:ascii="Montserrat" w:hAnsi="Montserrat"/>
          <w:sz w:val="24"/>
        </w:rPr>
      </w:pPr>
      <w:r w:rsidRPr="00031083">
        <w:rPr>
          <w:rFonts w:ascii="Montserrat" w:hAnsi="Montserrat"/>
          <w:sz w:val="24"/>
        </w:rPr>
        <w:tab/>
        <w:t>"So what does that mean in the present?" She questioned.</w:t>
      </w:r>
    </w:p>
    <w:p w:rsidR="00F20E2E" w:rsidRPr="00031083" w:rsidRDefault="00F20E2E">
      <w:pPr>
        <w:rPr>
          <w:rFonts w:ascii="Montserrat" w:hAnsi="Montserrat"/>
          <w:sz w:val="24"/>
        </w:rPr>
      </w:pPr>
      <w:r w:rsidRPr="00031083">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F20E2E" w:rsidRPr="00031083" w:rsidRDefault="00F20E2E">
      <w:pPr>
        <w:rPr>
          <w:rFonts w:ascii="Montserrat" w:hAnsi="Montserrat"/>
          <w:sz w:val="24"/>
        </w:rPr>
      </w:pPr>
      <w:r w:rsidRPr="00031083">
        <w:rPr>
          <w:rFonts w:ascii="Montserrat" w:hAnsi="Montserrat"/>
          <w:sz w:val="24"/>
        </w:rPr>
        <w:tab/>
        <w:t xml:space="preserve">Phoenix nodded. It fit in with the other pieces pretty well. Now she could say she knew </w:t>
      </w:r>
      <w:r w:rsidRPr="00031083">
        <w:rPr>
          <w:rFonts w:ascii="Montserrat" w:hAnsi="Montserrat"/>
          <w:i/>
          <w:sz w:val="24"/>
        </w:rPr>
        <w:t>why</w:t>
      </w:r>
      <w:r w:rsidRPr="00031083">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F20E2E" w:rsidRPr="00031083" w:rsidRDefault="00F20E2E">
      <w:pPr>
        <w:rPr>
          <w:rFonts w:ascii="Montserrat" w:hAnsi="Montserrat"/>
          <w:sz w:val="24"/>
        </w:rPr>
      </w:pPr>
      <w:r w:rsidRPr="00031083">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F20E2E" w:rsidRPr="00031083" w:rsidRDefault="00F20E2E">
      <w:pPr>
        <w:rPr>
          <w:rFonts w:ascii="Montserrat" w:hAnsi="Montserrat"/>
          <w:sz w:val="24"/>
        </w:rPr>
      </w:pPr>
      <w:r w:rsidRPr="00031083">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F20E2E" w:rsidRPr="00031083" w:rsidRDefault="00F20E2E">
      <w:pPr>
        <w:rPr>
          <w:rFonts w:ascii="Montserrat" w:hAnsi="Montserrat"/>
          <w:sz w:val="24"/>
        </w:rPr>
      </w:pPr>
      <w:r w:rsidRPr="00031083">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p>
    <w:p w:rsidR="00F20E2E" w:rsidRPr="00031083" w:rsidRDefault="00F20E2E">
      <w:pPr>
        <w:rPr>
          <w:rFonts w:ascii="Montserrat" w:hAnsi="Montserrat"/>
          <w:sz w:val="24"/>
        </w:rPr>
      </w:pPr>
      <w:r w:rsidRPr="00031083">
        <w:rPr>
          <w:rFonts w:ascii="Montserrat" w:hAnsi="Montserrat"/>
          <w:sz w:val="24"/>
        </w:rPr>
        <w:tab/>
        <w:t>"The truth," she said, mostly to herself. "So, what, do I go back in front of the cameras tell them all about the system? What do you want me to do?" She asked.</w:t>
      </w:r>
    </w:p>
    <w:p w:rsidR="00F20E2E" w:rsidRPr="00031083" w:rsidRDefault="00F20E2E">
      <w:pPr>
        <w:rPr>
          <w:rFonts w:ascii="Montserrat" w:hAnsi="Montserrat"/>
          <w:sz w:val="24"/>
        </w:rPr>
      </w:pPr>
      <w:r w:rsidRPr="00031083">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F20E2E" w:rsidRPr="00031083" w:rsidRDefault="00F20E2E">
      <w:pPr>
        <w:rPr>
          <w:rFonts w:ascii="Montserrat" w:hAnsi="Montserrat"/>
          <w:sz w:val="24"/>
        </w:rPr>
      </w:pPr>
      <w:r w:rsidRPr="00031083">
        <w:rPr>
          <w:rFonts w:ascii="Montserrat" w:hAnsi="Montserrat"/>
          <w:sz w:val="24"/>
        </w:rPr>
        <w:tab/>
        <w:t>Phoenix's eyebrows shot up. "You're not going to be telling me what to do?"</w:t>
      </w:r>
    </w:p>
    <w:p w:rsidR="00F20E2E" w:rsidRPr="00031083" w:rsidRDefault="00F20E2E">
      <w:pPr>
        <w:rPr>
          <w:rFonts w:ascii="Montserrat" w:hAnsi="Montserrat"/>
          <w:sz w:val="24"/>
        </w:rPr>
      </w:pPr>
      <w:r w:rsidRPr="00031083">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031083">
        <w:rPr>
          <w:rFonts w:ascii="Montserrat" w:hAnsi="Montserrat"/>
          <w:i/>
          <w:sz w:val="24"/>
        </w:rPr>
        <w:t xml:space="preserve">active </w:t>
      </w:r>
      <w:r w:rsidRPr="00031083">
        <w:rPr>
          <w:rFonts w:ascii="Montserrat" w:hAnsi="Montserrat"/>
          <w:sz w:val="24"/>
        </w:rPr>
        <w:t>free citizen on Earth?"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Chapter</w:t>
      </w:r>
    </w:p>
    <w:p w:rsidR="00F20E2E" w:rsidRPr="00031083" w:rsidRDefault="00F20E2E">
      <w:pPr>
        <w:rPr>
          <w:rFonts w:ascii="Montserrat" w:hAnsi="Montserrat"/>
          <w:sz w:val="24"/>
        </w:rPr>
      </w:pPr>
      <w:r w:rsidRPr="00031083">
        <w:rPr>
          <w:rFonts w:ascii="Montserrat" w:hAnsi="Montserrat"/>
          <w:sz w:val="24"/>
        </w:rPr>
        <w:t>FOUR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F20E2E" w:rsidRPr="00031083" w:rsidRDefault="00F20E2E">
      <w:pPr>
        <w:rPr>
          <w:rFonts w:ascii="Montserrat" w:hAnsi="Montserrat"/>
          <w:sz w:val="24"/>
        </w:rPr>
      </w:pPr>
      <w:r w:rsidRPr="00031083">
        <w:rPr>
          <w:rFonts w:ascii="Montserrat" w:hAnsi="Montserrat"/>
          <w:sz w:val="24"/>
        </w:rPr>
        <w:tab/>
        <w:t>She had been bought off quite handsomely!</w:t>
      </w:r>
    </w:p>
    <w:p w:rsidR="00F20E2E" w:rsidRPr="00031083" w:rsidRDefault="00F20E2E">
      <w:pPr>
        <w:rPr>
          <w:rFonts w:ascii="Montserrat" w:hAnsi="Montserrat"/>
          <w:sz w:val="24"/>
        </w:rPr>
      </w:pPr>
      <w:r w:rsidRPr="00031083">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F20E2E" w:rsidRPr="00031083" w:rsidRDefault="00F20E2E">
      <w:pPr>
        <w:rPr>
          <w:rFonts w:ascii="Montserrat" w:hAnsi="Montserrat"/>
          <w:sz w:val="24"/>
        </w:rPr>
      </w:pPr>
      <w:r w:rsidRPr="00031083">
        <w:rPr>
          <w:rFonts w:ascii="Montserrat" w:hAnsi="Montserrat"/>
          <w:sz w:val="24"/>
        </w:rPr>
        <w:tab/>
        <w:t>Or until any of the clauses buried in the fine print of her license were tripped.</w:t>
      </w:r>
    </w:p>
    <w:p w:rsidR="00F20E2E" w:rsidRPr="00031083" w:rsidRDefault="00F20E2E">
      <w:pPr>
        <w:rPr>
          <w:rFonts w:ascii="Montserrat" w:hAnsi="Montserrat"/>
          <w:sz w:val="24"/>
        </w:rPr>
      </w:pPr>
      <w:r w:rsidRPr="00031083">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F20E2E" w:rsidRPr="00031083" w:rsidRDefault="00F20E2E">
      <w:pPr>
        <w:rPr>
          <w:rFonts w:ascii="Montserrat" w:hAnsi="Montserrat"/>
          <w:sz w:val="24"/>
        </w:rPr>
      </w:pPr>
      <w:r w:rsidRPr="00031083">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F20E2E" w:rsidRPr="00031083" w:rsidRDefault="00F20E2E">
      <w:pPr>
        <w:rPr>
          <w:rFonts w:ascii="Montserrat" w:hAnsi="Montserrat"/>
          <w:sz w:val="24"/>
        </w:rPr>
      </w:pPr>
      <w:r w:rsidRPr="00031083">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F20E2E" w:rsidRPr="00031083" w:rsidRDefault="00F20E2E">
      <w:pPr>
        <w:rPr>
          <w:rFonts w:ascii="Montserrat" w:hAnsi="Montserrat"/>
          <w:sz w:val="24"/>
        </w:rPr>
      </w:pPr>
      <w:r w:rsidRPr="00031083">
        <w:rPr>
          <w:rFonts w:ascii="Montserrat" w:hAnsi="Montserrat"/>
          <w:sz w:val="24"/>
        </w:rPr>
        <w:tab/>
        <w:t xml:space="preserve">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 </w:t>
      </w:r>
    </w:p>
    <w:p w:rsidR="00F20E2E" w:rsidRPr="00031083" w:rsidRDefault="00F20E2E">
      <w:pPr>
        <w:rPr>
          <w:rFonts w:ascii="Montserrat" w:hAnsi="Montserrat"/>
          <w:sz w:val="24"/>
        </w:rPr>
      </w:pPr>
      <w:r w:rsidRPr="00031083">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psychokinetically engaging the parking break, and killing the engine. Turning, out of breath, to her companion, she smiled, "What do you say we stop for a bite to eat?"</w:t>
      </w:r>
    </w:p>
    <w:p w:rsidR="00F20E2E" w:rsidRPr="00031083" w:rsidRDefault="00F20E2E">
      <w:pPr>
        <w:rPr>
          <w:rFonts w:ascii="Montserrat" w:hAnsi="Montserrat"/>
          <w:sz w:val="24"/>
        </w:rPr>
      </w:pPr>
      <w:r w:rsidRPr="00031083">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Monica Brodin, a renowned columnist and current events headliner for </w:t>
      </w:r>
      <w:r w:rsidRPr="00031083">
        <w:rPr>
          <w:rFonts w:ascii="Montserrat" w:hAnsi="Montserrat"/>
          <w:i/>
          <w:sz w:val="24"/>
        </w:rPr>
        <w:t xml:space="preserve">life.net.vr </w:t>
      </w:r>
      <w:r w:rsidRPr="00031083">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F20E2E" w:rsidRPr="00031083" w:rsidRDefault="00F20E2E">
      <w:pPr>
        <w:rPr>
          <w:rFonts w:ascii="Montserrat" w:hAnsi="Montserrat"/>
          <w:sz w:val="24"/>
        </w:rPr>
      </w:pPr>
      <w:r w:rsidRPr="00031083">
        <w:rPr>
          <w:rFonts w:ascii="Montserrat" w:hAnsi="Montserrat"/>
          <w:sz w:val="24"/>
        </w:rPr>
        <w:tab/>
        <w:t xml:space="preserve">Of course, the military had possessed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F20E2E" w:rsidRPr="00031083" w:rsidRDefault="00F20E2E">
      <w:pPr>
        <w:rPr>
          <w:rFonts w:ascii="Montserrat" w:hAnsi="Montserrat"/>
          <w:sz w:val="24"/>
        </w:rPr>
      </w:pPr>
      <w:r w:rsidRPr="00031083">
        <w:rPr>
          <w:rFonts w:ascii="Montserrat" w:hAnsi="Montserrat"/>
          <w:sz w:val="24"/>
        </w:rPr>
        <w:tab/>
        <w:t>Or, that was what it looked like at the moment.</w:t>
      </w:r>
    </w:p>
    <w:p w:rsidR="00F20E2E" w:rsidRPr="00031083" w:rsidRDefault="00F20E2E">
      <w:pPr>
        <w:rPr>
          <w:rFonts w:ascii="Montserrat" w:hAnsi="Montserrat"/>
          <w:sz w:val="24"/>
        </w:rPr>
      </w:pPr>
      <w:r w:rsidRPr="00031083">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F20E2E" w:rsidRPr="00031083" w:rsidRDefault="00F20E2E">
      <w:pPr>
        <w:rPr>
          <w:rFonts w:ascii="Montserrat" w:hAnsi="Montserrat"/>
          <w:sz w:val="24"/>
        </w:rPr>
      </w:pPr>
      <w:r w:rsidRPr="00031083">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F20E2E" w:rsidRPr="00031083" w:rsidRDefault="00F20E2E">
      <w:pPr>
        <w:rPr>
          <w:rFonts w:ascii="Montserrat" w:hAnsi="Montserrat"/>
          <w:sz w:val="24"/>
        </w:rPr>
      </w:pPr>
      <w:r w:rsidRPr="00031083">
        <w:rPr>
          <w:rFonts w:ascii="Montserrat" w:hAnsi="Montserrat"/>
          <w:sz w:val="24"/>
        </w:rPr>
        <w:tab/>
        <w:t>"Ms. Nin?" a voice asked from afar. "Are you all right?"</w:t>
      </w:r>
    </w:p>
    <w:p w:rsidR="00F20E2E" w:rsidRPr="00031083" w:rsidRDefault="00F20E2E">
      <w:pPr>
        <w:rPr>
          <w:rFonts w:ascii="Montserrat" w:hAnsi="Montserrat"/>
          <w:sz w:val="24"/>
        </w:rPr>
      </w:pPr>
      <w:r w:rsidRPr="00031083">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031083">
        <w:rPr>
          <w:rFonts w:ascii="Montserrat" w:hAnsi="Montserrat"/>
          <w:i/>
          <w:sz w:val="24"/>
        </w:rPr>
        <w:t xml:space="preserve">Sure, I'm fine, I just jumped into your head and got lost for a moment! Nice decor! </w:t>
      </w:r>
      <w:r w:rsidRPr="00031083">
        <w:rPr>
          <w:rFonts w:ascii="Montserrat" w:hAnsi="Montserrat"/>
          <w:sz w:val="24"/>
        </w:rPr>
        <w:t>Phoenix shook her head as her normal sensory input reasserted itself.</w:t>
      </w:r>
    </w:p>
    <w:p w:rsidR="00F20E2E" w:rsidRPr="00031083" w:rsidRDefault="00F20E2E">
      <w:pPr>
        <w:rPr>
          <w:rFonts w:ascii="Montserrat" w:hAnsi="Montserrat"/>
          <w:sz w:val="24"/>
        </w:rPr>
      </w:pPr>
      <w:r w:rsidRPr="00031083">
        <w:rPr>
          <w:rFonts w:ascii="Montserrat" w:hAnsi="Montserrat"/>
          <w:sz w:val="24"/>
        </w:rPr>
        <w:tab/>
        <w:t>Their little luncheon party got itself sorted out shortly. They followed the waitress up the stairs to the table, which was right at the edge of the balcony overlooking the terraces below them. The many-tiered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F20E2E" w:rsidRPr="00031083" w:rsidRDefault="00F20E2E">
      <w:pPr>
        <w:rPr>
          <w:rFonts w:ascii="Montserrat" w:hAnsi="Montserrat"/>
          <w:sz w:val="24"/>
        </w:rPr>
      </w:pPr>
      <w:r w:rsidRPr="00031083">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F20E2E" w:rsidRPr="00031083" w:rsidRDefault="00F20E2E">
      <w:pPr>
        <w:rPr>
          <w:rFonts w:ascii="Montserrat" w:hAnsi="Montserrat"/>
          <w:sz w:val="24"/>
        </w:rPr>
      </w:pPr>
      <w:r w:rsidRPr="00031083">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F20E2E" w:rsidRPr="00031083" w:rsidRDefault="00F20E2E">
      <w:pPr>
        <w:rPr>
          <w:rFonts w:ascii="Montserrat" w:hAnsi="Montserrat"/>
          <w:sz w:val="24"/>
        </w:rPr>
      </w:pPr>
      <w:r w:rsidRPr="00031083">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F20E2E" w:rsidRPr="00031083" w:rsidRDefault="00F20E2E">
      <w:pPr>
        <w:rPr>
          <w:rFonts w:ascii="Montserrat" w:hAnsi="Montserrat"/>
          <w:sz w:val="24"/>
        </w:rPr>
      </w:pPr>
      <w:r w:rsidRPr="00031083">
        <w:rPr>
          <w:rFonts w:ascii="Montserrat" w:hAnsi="Montserrat"/>
          <w:sz w:val="24"/>
        </w:rPr>
        <w:tab/>
        <w:t>Ms. Brodin raised an eyebrow. "So, you were like, some kind of child prodigy then?" She asked. "I mean you were only, what, eleven years old? What was it like knowing you were so special?'</w:t>
      </w:r>
    </w:p>
    <w:p w:rsidR="00F20E2E" w:rsidRPr="00031083" w:rsidRDefault="00F20E2E">
      <w:pPr>
        <w:rPr>
          <w:rFonts w:ascii="Montserrat" w:hAnsi="Montserrat"/>
          <w:sz w:val="24"/>
        </w:rPr>
      </w:pPr>
      <w:r w:rsidRPr="00031083">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F20E2E" w:rsidRPr="00031083" w:rsidRDefault="00F20E2E">
      <w:pPr>
        <w:rPr>
          <w:rFonts w:ascii="Montserrat" w:hAnsi="Montserrat"/>
          <w:sz w:val="24"/>
        </w:rPr>
      </w:pPr>
      <w:r w:rsidRPr="00031083">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F20E2E" w:rsidRPr="00031083" w:rsidRDefault="00F20E2E">
      <w:pPr>
        <w:rPr>
          <w:rFonts w:ascii="Montserrat" w:hAnsi="Montserrat"/>
          <w:sz w:val="24"/>
        </w:rPr>
      </w:pPr>
      <w:r w:rsidRPr="00031083">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F20E2E" w:rsidRPr="00031083" w:rsidRDefault="00F20E2E">
      <w:pPr>
        <w:rPr>
          <w:rFonts w:ascii="Montserrat" w:hAnsi="Montserrat"/>
          <w:sz w:val="24"/>
        </w:rPr>
      </w:pPr>
      <w:r w:rsidRPr="00031083">
        <w:rPr>
          <w:rFonts w:ascii="Montserrat" w:hAnsi="Montserrat"/>
          <w:sz w:val="24"/>
        </w:rPr>
        <w:tab/>
        <w:t>"But, if you were average for a child where you grew up, how did you end up involved in a classified government research project?"</w:t>
      </w:r>
    </w:p>
    <w:p w:rsidR="00F20E2E" w:rsidRPr="00031083" w:rsidRDefault="00F20E2E">
      <w:pPr>
        <w:rPr>
          <w:rFonts w:ascii="Montserrat" w:hAnsi="Montserrat"/>
          <w:sz w:val="24"/>
        </w:rPr>
      </w:pPr>
      <w:r w:rsidRPr="00031083">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viewpoint, enhancing the wave nature of electro-magnetic energy. Before his eyes the image froze, the live feed diverted into a graphic buffer while his superior addressed his outburst. </w:t>
      </w:r>
    </w:p>
    <w:p w:rsidR="00F20E2E" w:rsidRPr="00031083" w:rsidRDefault="00F20E2E">
      <w:pPr>
        <w:rPr>
          <w:rFonts w:ascii="Montserrat" w:hAnsi="Montserrat"/>
          <w:sz w:val="24"/>
        </w:rPr>
      </w:pPr>
      <w:r w:rsidRPr="00031083">
        <w:rPr>
          <w:rFonts w:ascii="Montserrat" w:hAnsi="Montserrat"/>
          <w:sz w:val="24"/>
        </w:rPr>
        <w:tab/>
        <w:t>"Mr. Powers," the Executive Director of the Psionic Control Agency drawled, "did you have something to wished to share with the board before we continue?"</w:t>
      </w:r>
    </w:p>
    <w:p w:rsidR="00F20E2E" w:rsidRPr="00031083" w:rsidRDefault="00F20E2E">
      <w:pPr>
        <w:rPr>
          <w:rFonts w:ascii="Montserrat" w:hAnsi="Montserrat"/>
          <w:sz w:val="24"/>
        </w:rPr>
      </w:pPr>
      <w:r w:rsidRPr="00031083">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031083">
        <w:rPr>
          <w:rFonts w:ascii="Montserrat" w:hAnsi="Montserrat"/>
          <w:i/>
          <w:sz w:val="24"/>
        </w:rPr>
        <w:t xml:space="preserve">carte blanche </w:t>
      </w:r>
      <w:r w:rsidRPr="00031083">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031083">
        <w:rPr>
          <w:rFonts w:ascii="Montserrat" w:hAnsi="Montserrat"/>
          <w:i/>
          <w:sz w:val="24"/>
        </w:rPr>
        <w:t xml:space="preserve">easing </w:t>
      </w:r>
      <w:r w:rsidRPr="00031083">
        <w:rPr>
          <w:rFonts w:ascii="Montserrat" w:hAnsi="Montserrat"/>
          <w:sz w:val="24"/>
        </w:rPr>
        <w:t>fears and tensions. What does she do? She announces that she's 'one of the most dangerous human beings ever born on Earth'!"</w:t>
      </w:r>
    </w:p>
    <w:p w:rsidR="00F20E2E" w:rsidRPr="00031083" w:rsidRDefault="00F20E2E">
      <w:pPr>
        <w:rPr>
          <w:rFonts w:ascii="Montserrat" w:hAnsi="Montserrat"/>
          <w:sz w:val="24"/>
        </w:rPr>
      </w:pPr>
      <w:r w:rsidRPr="00031083">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F20E2E" w:rsidRPr="00031083" w:rsidRDefault="00F20E2E">
      <w:pPr>
        <w:rPr>
          <w:rFonts w:ascii="Montserrat" w:hAnsi="Montserrat"/>
          <w:sz w:val="24"/>
        </w:rPr>
      </w:pPr>
      <w:r w:rsidRPr="00031083">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031083">
        <w:rPr>
          <w:rFonts w:ascii="Montserrat" w:hAnsi="Montserrat"/>
          <w:i/>
          <w:sz w:val="24"/>
        </w:rPr>
        <w:t xml:space="preserve">she </w:t>
      </w:r>
      <w:r w:rsidRPr="00031083">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F20E2E" w:rsidRPr="00031083" w:rsidRDefault="00F20E2E">
      <w:pPr>
        <w:rPr>
          <w:rFonts w:ascii="Montserrat" w:hAnsi="Montserrat"/>
          <w:sz w:val="24"/>
        </w:rPr>
      </w:pPr>
      <w:r w:rsidRPr="00031083">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F20E2E" w:rsidRPr="00031083" w:rsidRDefault="00F20E2E">
      <w:pPr>
        <w:rPr>
          <w:rFonts w:ascii="Montserrat" w:hAnsi="Montserrat"/>
          <w:sz w:val="24"/>
        </w:rPr>
      </w:pPr>
      <w:r w:rsidRPr="00031083">
        <w:rPr>
          <w:rFonts w:ascii="Montserrat" w:hAnsi="Montserrat"/>
          <w:sz w:val="24"/>
        </w:rPr>
        <w:tab/>
        <w:t>That could not be denied.</w:t>
      </w:r>
    </w:p>
    <w:p w:rsidR="00F20E2E" w:rsidRPr="00031083" w:rsidRDefault="00F20E2E">
      <w:pPr>
        <w:rPr>
          <w:rFonts w:ascii="Montserrat" w:hAnsi="Montserrat"/>
          <w:sz w:val="24"/>
        </w:rPr>
      </w:pPr>
      <w:r w:rsidRPr="00031083">
        <w:rPr>
          <w:rFonts w:ascii="Montserrat" w:hAnsi="Montserrat"/>
          <w:sz w:val="24"/>
        </w:rPr>
        <w:tab/>
        <w:t xml:space="preserve">It obviously had not even occurred to her to try, she considered with a smirk. The past week of having responsibility for herself placed in her own hands left her no choice now but to deal with the fact. She </w:t>
      </w:r>
      <w:r w:rsidRPr="00031083">
        <w:rPr>
          <w:rFonts w:ascii="Montserrat" w:hAnsi="Montserrat"/>
          <w:i/>
          <w:sz w:val="24"/>
        </w:rPr>
        <w:t xml:space="preserve">was </w:t>
      </w:r>
      <w:r w:rsidRPr="00031083">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F20E2E" w:rsidRPr="00031083" w:rsidRDefault="00F20E2E">
      <w:pPr>
        <w:rPr>
          <w:rFonts w:ascii="Montserrat" w:hAnsi="Montserrat"/>
          <w:sz w:val="24"/>
        </w:rPr>
      </w:pPr>
      <w:r w:rsidRPr="00031083">
        <w:rPr>
          <w:rFonts w:ascii="Montserrat" w:hAnsi="Montserrat"/>
          <w:sz w:val="24"/>
        </w:rPr>
        <w:tab/>
        <w:t xml:space="preserve">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 </w:t>
      </w:r>
    </w:p>
    <w:p w:rsidR="00F20E2E" w:rsidRPr="00031083" w:rsidRDefault="00F20E2E">
      <w:pPr>
        <w:rPr>
          <w:rFonts w:ascii="Montserrat" w:hAnsi="Montserrat"/>
          <w:sz w:val="24"/>
        </w:rPr>
      </w:pPr>
      <w:r w:rsidRPr="00031083">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resistance. It was a raw force. It repelled her flesh, the way the positive poles of two magnets would abhor making contact. </w:t>
      </w:r>
    </w:p>
    <w:p w:rsidR="00F20E2E" w:rsidRPr="00031083" w:rsidRDefault="00F20E2E">
      <w:pPr>
        <w:rPr>
          <w:rFonts w:ascii="Montserrat" w:hAnsi="Montserrat"/>
          <w:sz w:val="24"/>
        </w:rPr>
      </w:pPr>
      <w:r w:rsidRPr="00031083">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031083">
        <w:rPr>
          <w:rFonts w:ascii="Montserrat" w:hAnsi="Montserrat"/>
          <w:i/>
          <w:sz w:val="24"/>
        </w:rPr>
        <w:t xml:space="preserve">implications," </w:t>
      </w:r>
      <w:r w:rsidRPr="00031083">
        <w:rPr>
          <w:rFonts w:ascii="Montserrat" w:hAnsi="Montserrat"/>
          <w:sz w:val="24"/>
        </w:rPr>
        <w:t xml:space="preserve">Phoenix stressed, as the glass reformed. Her thoughts wandered as the sight brought to mind what she had gone through. The shattered pieces aligned under her direction; a delicate collection of slivered shards, resolving the form, but not the unity, of the glass. </w:t>
      </w:r>
    </w:p>
    <w:p w:rsidR="00F20E2E" w:rsidRPr="00031083" w:rsidRDefault="00F20E2E">
      <w:pPr>
        <w:rPr>
          <w:rFonts w:ascii="Montserrat" w:hAnsi="Montserrat"/>
          <w:sz w:val="24"/>
        </w:rPr>
      </w:pPr>
      <w:r w:rsidRPr="00031083">
        <w:rPr>
          <w:rFonts w:ascii="Montserrat" w:hAnsi="Montserrat"/>
          <w:sz w:val="24"/>
        </w:rPr>
        <w:tab/>
        <w:t xml:space="preserve">No matter how well the pieces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F20E2E" w:rsidRPr="00031083" w:rsidRDefault="00F20E2E">
      <w:pPr>
        <w:rPr>
          <w:rFonts w:ascii="Montserrat" w:hAnsi="Montserrat"/>
          <w:sz w:val="24"/>
        </w:rPr>
      </w:pPr>
      <w:r w:rsidRPr="00031083">
        <w:rPr>
          <w:rFonts w:ascii="Montserrat" w:hAnsi="Montserrat"/>
          <w:sz w:val="24"/>
        </w:rPr>
        <w:tab/>
        <w:t xml:space="preserve">"What is always seen is </w:t>
      </w:r>
      <w:r w:rsidRPr="00031083">
        <w:rPr>
          <w:rFonts w:ascii="Montserrat" w:hAnsi="Montserrat"/>
          <w:i/>
          <w:sz w:val="24"/>
        </w:rPr>
        <w:t>power</w:t>
      </w:r>
      <w:r w:rsidRPr="00031083">
        <w:rPr>
          <w:rFonts w:ascii="Montserrat" w:hAnsi="Montserrat"/>
          <w:sz w:val="24"/>
        </w:rPr>
        <w:t xml:space="preserve">. The </w:t>
      </w:r>
      <w:r w:rsidRPr="00031083">
        <w:rPr>
          <w:rFonts w:ascii="Montserrat" w:hAnsi="Montserrat"/>
          <w:i/>
          <w:sz w:val="24"/>
        </w:rPr>
        <w:t xml:space="preserve">promise </w:t>
      </w:r>
      <w:r w:rsidRPr="00031083">
        <w:rPr>
          <w:rFonts w:ascii="Montserrat" w:hAnsi="Montserrat"/>
          <w:sz w:val="24"/>
        </w:rPr>
        <w:t xml:space="preserve">of power," she emphasized. She reached out and ran her finger down the restored glass. She felt a slight shiver. </w:t>
      </w:r>
      <w:r w:rsidRPr="00031083">
        <w:rPr>
          <w:rFonts w:ascii="Montserrat" w:hAnsi="Montserrat"/>
          <w:i/>
          <w:sz w:val="24"/>
        </w:rPr>
        <w:t xml:space="preserve">What is a scar but the memory of the pain? Without it, can identity transcend change? </w:t>
      </w:r>
      <w:r w:rsidRPr="00031083">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031083">
        <w:rPr>
          <w:rFonts w:ascii="Montserrat" w:hAnsi="Montserrat"/>
          <w:i/>
          <w:sz w:val="24"/>
        </w:rPr>
        <w:t xml:space="preserve">who </w:t>
      </w:r>
      <w:r w:rsidRPr="00031083">
        <w:rPr>
          <w:rFonts w:ascii="Montserrat" w:hAnsi="Montserrat"/>
          <w:sz w:val="24"/>
        </w:rPr>
        <w:t xml:space="preserve">can be trusted to </w:t>
      </w:r>
      <w:r w:rsidRPr="00031083">
        <w:rPr>
          <w:rFonts w:ascii="Montserrat" w:hAnsi="Montserrat"/>
          <w:i/>
          <w:sz w:val="24"/>
        </w:rPr>
        <w:t xml:space="preserve">control </w:t>
      </w:r>
      <w:r w:rsidRPr="00031083">
        <w:rPr>
          <w:rFonts w:ascii="Montserrat" w:hAnsi="Montserrat"/>
          <w:sz w:val="24"/>
        </w:rPr>
        <w:t>this power?" She looked up again at the eyes of her audience.</w:t>
      </w:r>
    </w:p>
    <w:p w:rsidR="00F20E2E" w:rsidRPr="00031083" w:rsidRDefault="00F20E2E">
      <w:pPr>
        <w:rPr>
          <w:rFonts w:ascii="Montserrat" w:hAnsi="Montserrat"/>
          <w:sz w:val="24"/>
        </w:rPr>
      </w:pPr>
      <w:r w:rsidRPr="00031083">
        <w:rPr>
          <w:rFonts w:ascii="Montserrat" w:hAnsi="Montserrat"/>
          <w:sz w:val="24"/>
        </w:rPr>
        <w:tab/>
        <w:t xml:space="preserve">"Of course, we're talking about </w:t>
      </w:r>
      <w:r w:rsidRPr="00031083">
        <w:rPr>
          <w:rFonts w:ascii="Montserrat" w:hAnsi="Montserrat"/>
          <w:i/>
          <w:sz w:val="24"/>
        </w:rPr>
        <w:t xml:space="preserve">people </w:t>
      </w:r>
      <w:r w:rsidRPr="00031083">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possesses it. But," she smiled again, exclaiming, "wouldn't it ease your soul if you knew that the person who had the power didn't </w:t>
      </w:r>
      <w:r w:rsidRPr="00031083">
        <w:rPr>
          <w:rFonts w:ascii="Montserrat" w:hAnsi="Montserrat"/>
          <w:i/>
          <w:sz w:val="24"/>
        </w:rPr>
        <w:t xml:space="preserve">know </w:t>
      </w:r>
      <w:r w:rsidRPr="00031083">
        <w:rPr>
          <w:rFonts w:ascii="Montserrat" w:hAnsi="Montserrat"/>
          <w:sz w:val="24"/>
        </w:rPr>
        <w:t>she had it!"</w:t>
      </w:r>
    </w:p>
    <w:p w:rsidR="00F20E2E" w:rsidRPr="00031083" w:rsidRDefault="00F20E2E">
      <w:pPr>
        <w:rPr>
          <w:rFonts w:ascii="Montserrat" w:hAnsi="Montserrat"/>
          <w:sz w:val="24"/>
        </w:rPr>
      </w:pPr>
      <w:r w:rsidRPr="00031083">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031083">
        <w:rPr>
          <w:rFonts w:ascii="Montserrat" w:hAnsi="Montserrat"/>
          <w:i/>
          <w:sz w:val="24"/>
        </w:rPr>
        <w:t xml:space="preserve">you </w:t>
      </w:r>
      <w:r w:rsidRPr="00031083">
        <w:rPr>
          <w:rFonts w:ascii="Montserrat" w:hAnsi="Montserrat"/>
          <w:sz w:val="24"/>
        </w:rPr>
        <w:t xml:space="preserve">have it. Do you think that people will be afraid of you? And if so, what can you really do about it?" She had to ask. </w:t>
      </w:r>
    </w:p>
    <w:p w:rsidR="00F20E2E" w:rsidRPr="00031083" w:rsidRDefault="00F20E2E">
      <w:pPr>
        <w:rPr>
          <w:rFonts w:ascii="Montserrat" w:hAnsi="Montserrat"/>
          <w:sz w:val="24"/>
        </w:rPr>
      </w:pPr>
      <w:r w:rsidRPr="00031083">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F20E2E" w:rsidRPr="00031083" w:rsidRDefault="00F20E2E">
      <w:pPr>
        <w:rPr>
          <w:rFonts w:ascii="Montserrat" w:hAnsi="Montserrat"/>
          <w:sz w:val="24"/>
        </w:rPr>
      </w:pPr>
      <w:r w:rsidRPr="00031083">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F20E2E" w:rsidRPr="00031083" w:rsidRDefault="00F20E2E">
      <w:pPr>
        <w:rPr>
          <w:rFonts w:ascii="Montserrat" w:hAnsi="Montserrat"/>
          <w:sz w:val="24"/>
        </w:rPr>
      </w:pPr>
      <w:r w:rsidRPr="00031083">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F20E2E" w:rsidRPr="00031083" w:rsidRDefault="00F20E2E">
      <w:pPr>
        <w:rPr>
          <w:rFonts w:ascii="Montserrat" w:hAnsi="Montserrat"/>
          <w:sz w:val="24"/>
        </w:rPr>
      </w:pPr>
      <w:r w:rsidRPr="00031083">
        <w:rPr>
          <w:rFonts w:ascii="Montserrat" w:hAnsi="Montserrat"/>
          <w:sz w:val="24"/>
        </w:rPr>
        <w:tab/>
        <w:t xml:space="preserve">Then she considered the possibility that reality </w:t>
      </w:r>
      <w:r w:rsidRPr="00031083">
        <w:rPr>
          <w:rFonts w:ascii="Montserrat" w:hAnsi="Montserrat"/>
          <w:i/>
          <w:sz w:val="24"/>
        </w:rPr>
        <w:t xml:space="preserve">could </w:t>
      </w:r>
      <w:r w:rsidRPr="00031083">
        <w:rPr>
          <w:rFonts w:ascii="Montserrat" w:hAnsi="Montserrat"/>
          <w:sz w:val="24"/>
        </w:rPr>
        <w:t xml:space="preserve">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 </w:t>
      </w:r>
      <w:r w:rsidRPr="00031083">
        <w:rPr>
          <w:rFonts w:ascii="Montserrat" w:hAnsi="Montserrat"/>
          <w:i/>
          <w:sz w:val="24"/>
        </w:rPr>
        <w:t xml:space="preserve">Go ahead and be afraid, just don't be stupid about it. </w:t>
      </w:r>
    </w:p>
    <w:p w:rsidR="00F20E2E" w:rsidRPr="00031083" w:rsidRDefault="00F20E2E">
      <w:pPr>
        <w:rPr>
          <w:rFonts w:ascii="Montserrat" w:hAnsi="Montserrat"/>
          <w:sz w:val="24"/>
        </w:rPr>
      </w:pPr>
      <w:r w:rsidRPr="00031083">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that the reporter would have expected to see in a person who knew that she had proved her point. This one shared the horror she inflicted on the sanity of others. Phoenix nodded so subtly the reporter almost missed it, and resumed eating.</w:t>
      </w:r>
    </w:p>
    <w:p w:rsidR="00F20E2E" w:rsidRPr="00031083" w:rsidRDefault="00F20E2E">
      <w:pPr>
        <w:rPr>
          <w:rFonts w:ascii="Montserrat" w:hAnsi="Montserrat"/>
          <w:sz w:val="24"/>
        </w:rPr>
      </w:pPr>
      <w:r w:rsidRPr="00031083">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F20E2E" w:rsidRPr="00031083" w:rsidRDefault="00F20E2E">
      <w:pPr>
        <w:rPr>
          <w:rFonts w:ascii="Montserrat" w:hAnsi="Montserrat"/>
          <w:sz w:val="24"/>
        </w:rPr>
      </w:pPr>
      <w:r w:rsidRPr="00031083">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F20E2E" w:rsidRPr="00031083" w:rsidRDefault="00F20E2E">
      <w:pPr>
        <w:rPr>
          <w:rFonts w:ascii="Montserrat" w:hAnsi="Montserrat"/>
          <w:sz w:val="24"/>
        </w:rPr>
      </w:pPr>
      <w:r w:rsidRPr="00031083">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F20E2E" w:rsidRPr="00031083" w:rsidRDefault="00F20E2E">
      <w:pPr>
        <w:rPr>
          <w:rFonts w:ascii="Montserrat" w:hAnsi="Montserrat"/>
          <w:sz w:val="24"/>
        </w:rPr>
      </w:pPr>
      <w:r w:rsidRPr="00031083">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F20E2E" w:rsidRPr="00031083" w:rsidRDefault="00F20E2E">
      <w:pPr>
        <w:rPr>
          <w:rFonts w:ascii="Montserrat" w:hAnsi="Montserrat"/>
          <w:sz w:val="24"/>
        </w:rPr>
      </w:pPr>
      <w:r w:rsidRPr="00031083">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F20E2E" w:rsidRPr="00031083" w:rsidRDefault="00F20E2E">
      <w:pPr>
        <w:rPr>
          <w:rFonts w:ascii="Montserrat" w:hAnsi="Montserrat"/>
          <w:sz w:val="24"/>
        </w:rPr>
      </w:pPr>
      <w:r w:rsidRPr="00031083">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F20E2E" w:rsidRPr="00031083" w:rsidRDefault="00F20E2E">
      <w:pPr>
        <w:rPr>
          <w:rFonts w:ascii="Montserrat" w:hAnsi="Montserrat"/>
          <w:sz w:val="24"/>
        </w:rPr>
      </w:pPr>
      <w:r w:rsidRPr="00031083">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p>
    <w:p w:rsidR="00F20E2E" w:rsidRPr="00031083" w:rsidRDefault="00F20E2E">
      <w:pPr>
        <w:rPr>
          <w:rFonts w:ascii="Montserrat" w:hAnsi="Montserrat"/>
          <w:sz w:val="24"/>
        </w:rPr>
      </w:pPr>
      <w:r w:rsidRPr="00031083">
        <w:rPr>
          <w:rFonts w:ascii="Montserrat" w:hAnsi="Montserrat"/>
          <w:sz w:val="24"/>
        </w:rPr>
        <w:tab/>
        <w:t xml:space="preserve">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 </w:t>
      </w:r>
    </w:p>
    <w:p w:rsidR="00F20E2E" w:rsidRPr="00031083" w:rsidRDefault="00F20E2E">
      <w:pPr>
        <w:rPr>
          <w:rFonts w:ascii="Montserrat" w:hAnsi="Montserrat"/>
          <w:sz w:val="24"/>
        </w:rPr>
      </w:pPr>
      <w:r w:rsidRPr="00031083">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Phoenixander, her son, was pressed into service hunting down other actives. He lasted about ten years, but he was killed attempting to rescue his own sons from the farm. He died in Andrew Kohler's arms. </w:t>
      </w:r>
    </w:p>
    <w:p w:rsidR="00F20E2E" w:rsidRPr="00031083" w:rsidRDefault="00F20E2E">
      <w:pPr>
        <w:rPr>
          <w:rFonts w:ascii="Montserrat" w:hAnsi="Montserrat"/>
          <w:sz w:val="24"/>
        </w:rPr>
      </w:pPr>
      <w:r w:rsidRPr="00031083">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F20E2E" w:rsidRPr="00031083" w:rsidRDefault="00F20E2E">
      <w:pPr>
        <w:rPr>
          <w:rFonts w:ascii="Montserrat" w:hAnsi="Montserrat"/>
          <w:sz w:val="24"/>
        </w:rPr>
      </w:pPr>
      <w:r w:rsidRPr="00031083">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 boom. The Project accounted for about half of them before they were old enough to breed. My friend's great grandmother, Amber died young, about three weeks after giving birth to her daughter, Alannah. Alannah married her second-cousin, three generations removed, Phoenixander. There had been almost a hundred kids in Phoenix and Alannah's generation. They were two, out of ten who lasted long enough to have children of their own. </w:t>
      </w:r>
    </w:p>
    <w:p w:rsidR="00F20E2E" w:rsidRPr="00031083" w:rsidRDefault="00F20E2E">
      <w:pPr>
        <w:rPr>
          <w:rFonts w:ascii="Montserrat" w:hAnsi="Montserrat"/>
          <w:sz w:val="24"/>
        </w:rPr>
      </w:pPr>
      <w:r w:rsidRPr="00031083">
        <w:rPr>
          <w:rFonts w:ascii="Montserrat" w:hAnsi="Montserrat"/>
          <w:sz w:val="24"/>
        </w:rPr>
        <w:tab/>
        <w:t xml:space="preserve">"Of the seven descendants of Aeslyn Elizabeth Kohler, born in my mother's generation, Phoenixandrea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point-to-point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F20E2E" w:rsidRPr="00031083" w:rsidRDefault="00F20E2E">
      <w:pPr>
        <w:rPr>
          <w:rFonts w:ascii="Montserrat" w:hAnsi="Montserrat"/>
          <w:sz w:val="24"/>
        </w:rPr>
      </w:pPr>
      <w:r w:rsidRPr="00031083">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031083">
        <w:rPr>
          <w:rFonts w:ascii="Montserrat" w:hAnsi="Montserrat"/>
          <w:i/>
          <w:sz w:val="24"/>
        </w:rPr>
        <w:t xml:space="preserve">Adventure," </w:t>
      </w:r>
      <w:r w:rsidRPr="00031083">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F20E2E" w:rsidRPr="00031083" w:rsidRDefault="00F20E2E">
      <w:pPr>
        <w:rPr>
          <w:rFonts w:ascii="Montserrat" w:hAnsi="Montserrat"/>
          <w:sz w:val="24"/>
        </w:rPr>
      </w:pPr>
      <w:r w:rsidRPr="00031083">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031083">
        <w:rPr>
          <w:rFonts w:ascii="Montserrat" w:hAnsi="Montserrat"/>
          <w:i/>
          <w:sz w:val="24"/>
        </w:rPr>
        <w:t xml:space="preserve">balancing. </w:t>
      </w:r>
      <w:r w:rsidRPr="00031083">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F20E2E" w:rsidRPr="00031083" w:rsidRDefault="00F20E2E">
      <w:pPr>
        <w:rPr>
          <w:rFonts w:ascii="Montserrat" w:hAnsi="Montserrat"/>
          <w:sz w:val="24"/>
        </w:rPr>
      </w:pPr>
      <w:r w:rsidRPr="00031083">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F20E2E" w:rsidRPr="00031083" w:rsidRDefault="00F20E2E">
      <w:pPr>
        <w:rPr>
          <w:rFonts w:ascii="Montserrat" w:hAnsi="Montserrat"/>
          <w:sz w:val="24"/>
        </w:rPr>
      </w:pPr>
      <w:r w:rsidRPr="00031083">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F20E2E" w:rsidRPr="00031083" w:rsidRDefault="00F20E2E">
      <w:pPr>
        <w:rPr>
          <w:rFonts w:ascii="Montserrat" w:hAnsi="Montserrat"/>
          <w:sz w:val="24"/>
        </w:rPr>
      </w:pPr>
      <w:r w:rsidRPr="00031083">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F20E2E" w:rsidRPr="00031083" w:rsidRDefault="00F20E2E">
      <w:pPr>
        <w:rPr>
          <w:rFonts w:ascii="Montserrat" w:hAnsi="Montserrat"/>
          <w:sz w:val="24"/>
        </w:rPr>
      </w:pPr>
      <w:r w:rsidRPr="00031083">
        <w:rPr>
          <w:rFonts w:ascii="Montserrat" w:hAnsi="Montserrat"/>
          <w:sz w:val="24"/>
        </w:rPr>
        <w:tab/>
        <w:t>The singing, flute voice-text of the other spoke up, "She commands real-code. Your analysis reveals its integrity. This is not a hoax."</w:t>
      </w:r>
    </w:p>
    <w:p w:rsidR="00F20E2E" w:rsidRPr="00031083" w:rsidRDefault="00F20E2E">
      <w:pPr>
        <w:rPr>
          <w:rFonts w:ascii="Montserrat" w:hAnsi="Montserrat"/>
          <w:sz w:val="24"/>
        </w:rPr>
      </w:pPr>
      <w:r w:rsidRPr="00031083">
        <w:rPr>
          <w:rFonts w:ascii="Montserrat" w:hAnsi="Montserrat"/>
          <w:sz w:val="24"/>
        </w:rPr>
        <w:tab/>
        <w:t xml:space="preserve">"No, Ariadne," he replied with satisfaction, "it is not. I told you I'd found a better hacker than you." He chuckled. </w:t>
      </w:r>
    </w:p>
    <w:p w:rsidR="00F20E2E" w:rsidRPr="00031083" w:rsidRDefault="00F20E2E">
      <w:pPr>
        <w:rPr>
          <w:rFonts w:ascii="Montserrat" w:hAnsi="Montserrat"/>
          <w:sz w:val="24"/>
        </w:rPr>
      </w:pPr>
      <w:r w:rsidRPr="00031083">
        <w:rPr>
          <w:rFonts w:ascii="Montserrat" w:hAnsi="Montserrat"/>
          <w:sz w:val="24"/>
        </w:rPr>
        <w:tab/>
        <w:t>"Is she a hacker?" The deep moaning voice-text of Diamond queried.</w:t>
      </w:r>
    </w:p>
    <w:p w:rsidR="00F20E2E" w:rsidRPr="00031083" w:rsidRDefault="00F20E2E">
      <w:pPr>
        <w:rPr>
          <w:rFonts w:ascii="Montserrat" w:hAnsi="Montserrat"/>
          <w:sz w:val="24"/>
        </w:rPr>
      </w:pPr>
      <w:r w:rsidRPr="00031083">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F20E2E" w:rsidRPr="00031083" w:rsidRDefault="00F20E2E">
      <w:pPr>
        <w:rPr>
          <w:rFonts w:ascii="Montserrat" w:hAnsi="Montserrat"/>
          <w:sz w:val="24"/>
        </w:rPr>
      </w:pPr>
      <w:r w:rsidRPr="00031083">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F20E2E" w:rsidRPr="00031083" w:rsidRDefault="00F20E2E">
      <w:pPr>
        <w:rPr>
          <w:rFonts w:ascii="Montserrat" w:hAnsi="Montserrat"/>
          <w:sz w:val="24"/>
        </w:rPr>
      </w:pPr>
      <w:r w:rsidRPr="00031083">
        <w:rPr>
          <w:rFonts w:ascii="Montserrat" w:hAnsi="Montserrat"/>
          <w:sz w:val="24"/>
        </w:rPr>
        <w:tab/>
        <w:t>Diamond's voice interrupted, "You were right, geist. Where did you get the tip?"</w:t>
      </w:r>
    </w:p>
    <w:p w:rsidR="00F20E2E" w:rsidRPr="00031083" w:rsidRDefault="00F20E2E">
      <w:pPr>
        <w:rPr>
          <w:rFonts w:ascii="Montserrat" w:hAnsi="Montserrat"/>
          <w:sz w:val="24"/>
        </w:rPr>
      </w:pPr>
      <w:r w:rsidRPr="00031083">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F20E2E" w:rsidRPr="00031083" w:rsidRDefault="00F20E2E">
      <w:pPr>
        <w:rPr>
          <w:rFonts w:ascii="Montserrat" w:hAnsi="Montserrat"/>
          <w:sz w:val="24"/>
        </w:rPr>
      </w:pPr>
      <w:r w:rsidRPr="00031083">
        <w:rPr>
          <w:rFonts w:ascii="Montserrat" w:hAnsi="Montserrat"/>
          <w:sz w:val="24"/>
        </w:rPr>
        <w:tab/>
        <w:t>There was a thoughtful silence as the interview ran on. Finally Diamond spoke up. "So, you've brought her to our attention. Now what?"</w:t>
      </w:r>
    </w:p>
    <w:p w:rsidR="00F20E2E" w:rsidRPr="00031083" w:rsidRDefault="00F20E2E">
      <w:pPr>
        <w:rPr>
          <w:rFonts w:ascii="Montserrat" w:hAnsi="Montserrat"/>
          <w:sz w:val="24"/>
        </w:rPr>
      </w:pPr>
      <w:r w:rsidRPr="00031083">
        <w:rPr>
          <w:rFonts w:ascii="Montserrat" w:hAnsi="Montserrat"/>
          <w:sz w:val="24"/>
        </w:rPr>
        <w:tab/>
        <w:t xml:space="preserve">He stared at the angel before him for a minute before saying, "Wouldn't you like to know exactly who and </w:t>
      </w:r>
      <w:r w:rsidRPr="00031083">
        <w:rPr>
          <w:rFonts w:ascii="Montserrat" w:hAnsi="Montserrat"/>
          <w:i/>
          <w:sz w:val="24"/>
        </w:rPr>
        <w:t xml:space="preserve">what </w:t>
      </w:r>
      <w:r w:rsidRPr="00031083">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F20E2E" w:rsidRPr="00031083" w:rsidRDefault="00F20E2E">
      <w:pPr>
        <w:rPr>
          <w:rFonts w:ascii="Montserrat" w:hAnsi="Montserrat"/>
          <w:sz w:val="24"/>
        </w:rPr>
      </w:pPr>
      <w:r w:rsidRPr="00031083">
        <w:rPr>
          <w:rFonts w:ascii="Montserrat" w:hAnsi="Montserrat"/>
          <w:sz w:val="24"/>
        </w:rPr>
        <w:tab/>
        <w:t>"What if she is a divine?" Ariadne challenged.</w:t>
      </w:r>
    </w:p>
    <w:p w:rsidR="00F20E2E" w:rsidRPr="00031083" w:rsidRDefault="00F20E2E">
      <w:pPr>
        <w:rPr>
          <w:rFonts w:ascii="Montserrat" w:hAnsi="Montserrat"/>
          <w:sz w:val="24"/>
        </w:rPr>
      </w:pPr>
      <w:r w:rsidRPr="00031083">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Chapter</w:t>
      </w:r>
    </w:p>
    <w:p w:rsidR="00F20E2E" w:rsidRPr="00031083" w:rsidRDefault="00F20E2E">
      <w:pPr>
        <w:rPr>
          <w:rFonts w:ascii="Montserrat" w:hAnsi="Montserrat"/>
          <w:sz w:val="24"/>
        </w:rPr>
      </w:pPr>
      <w:r w:rsidRPr="00031083">
        <w:rPr>
          <w:rFonts w:ascii="Montserrat" w:hAnsi="Montserrat"/>
          <w:sz w:val="24"/>
        </w:rPr>
        <w:t>FIVE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F20E2E" w:rsidRPr="00031083" w:rsidRDefault="00F20E2E">
      <w:pPr>
        <w:rPr>
          <w:rFonts w:ascii="Montserrat" w:hAnsi="Montserrat"/>
          <w:sz w:val="24"/>
        </w:rPr>
      </w:pPr>
      <w:r w:rsidRPr="00031083">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F20E2E" w:rsidRPr="00031083" w:rsidRDefault="00F20E2E">
      <w:pPr>
        <w:rPr>
          <w:rFonts w:ascii="Montserrat" w:hAnsi="Montserrat"/>
          <w:sz w:val="24"/>
        </w:rPr>
      </w:pPr>
      <w:r w:rsidRPr="00031083">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F20E2E" w:rsidRPr="00031083" w:rsidRDefault="00F20E2E">
      <w:pPr>
        <w:rPr>
          <w:rFonts w:ascii="Montserrat" w:hAnsi="Montserrat"/>
          <w:sz w:val="24"/>
        </w:rPr>
      </w:pPr>
      <w:r w:rsidRPr="00031083">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F20E2E" w:rsidRPr="00031083" w:rsidRDefault="00F20E2E">
      <w:pPr>
        <w:rPr>
          <w:rFonts w:ascii="Montserrat" w:hAnsi="Montserrat"/>
          <w:sz w:val="24"/>
        </w:rPr>
      </w:pPr>
      <w:r w:rsidRPr="00031083">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 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F20E2E" w:rsidRPr="00031083" w:rsidRDefault="00F20E2E">
      <w:pPr>
        <w:rPr>
          <w:rFonts w:ascii="Montserrat" w:hAnsi="Montserrat"/>
          <w:sz w:val="24"/>
        </w:rPr>
      </w:pPr>
      <w:r w:rsidRPr="00031083">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F20E2E" w:rsidRPr="00031083" w:rsidRDefault="00F20E2E">
      <w:pPr>
        <w:rPr>
          <w:rFonts w:ascii="Montserrat" w:hAnsi="Montserrat"/>
          <w:sz w:val="24"/>
        </w:rPr>
      </w:pPr>
      <w:r w:rsidRPr="00031083">
        <w:rPr>
          <w:rFonts w:ascii="Montserrat" w:hAnsi="Montserrat"/>
          <w:sz w:val="24"/>
        </w:rPr>
        <w:tab/>
        <w:t>Unfortunately he had missed seeing it.</w:t>
      </w:r>
    </w:p>
    <w:p w:rsidR="00F20E2E" w:rsidRPr="00031083" w:rsidRDefault="00F20E2E">
      <w:pPr>
        <w:rPr>
          <w:rFonts w:ascii="Montserrat" w:hAnsi="Montserrat"/>
          <w:sz w:val="24"/>
        </w:rPr>
      </w:pPr>
      <w:r w:rsidRPr="00031083">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F20E2E" w:rsidRPr="00031083" w:rsidRDefault="00F20E2E">
      <w:pPr>
        <w:rPr>
          <w:rFonts w:ascii="Montserrat" w:hAnsi="Montserrat"/>
          <w:sz w:val="24"/>
        </w:rPr>
      </w:pPr>
      <w:r w:rsidRPr="00031083">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F20E2E" w:rsidRPr="00031083" w:rsidRDefault="00F20E2E">
      <w:pPr>
        <w:rPr>
          <w:rFonts w:ascii="Montserrat" w:hAnsi="Montserrat"/>
          <w:sz w:val="24"/>
        </w:rPr>
      </w:pPr>
      <w:r w:rsidRPr="00031083">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F20E2E" w:rsidRPr="00031083" w:rsidRDefault="00F20E2E">
      <w:pPr>
        <w:rPr>
          <w:rFonts w:ascii="Montserrat" w:hAnsi="Montserrat"/>
          <w:sz w:val="24"/>
        </w:rPr>
      </w:pPr>
      <w:r w:rsidRPr="00031083">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F20E2E" w:rsidRPr="00031083" w:rsidRDefault="00F20E2E">
      <w:pPr>
        <w:rPr>
          <w:rFonts w:ascii="Montserrat" w:hAnsi="Montserrat"/>
          <w:sz w:val="24"/>
        </w:rPr>
      </w:pPr>
      <w:r w:rsidRPr="00031083">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F20E2E" w:rsidRPr="00031083" w:rsidRDefault="00F20E2E">
      <w:pPr>
        <w:rPr>
          <w:rFonts w:ascii="Montserrat" w:hAnsi="Montserrat"/>
          <w:sz w:val="24"/>
        </w:rPr>
      </w:pPr>
      <w:r w:rsidRPr="00031083">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F20E2E" w:rsidRPr="00031083" w:rsidRDefault="00F20E2E">
      <w:pPr>
        <w:rPr>
          <w:rFonts w:ascii="Montserrat" w:hAnsi="Montserrat"/>
          <w:sz w:val="24"/>
        </w:rPr>
      </w:pPr>
      <w:r w:rsidRPr="00031083">
        <w:rPr>
          <w:rFonts w:ascii="Montserrat" w:hAnsi="Montserrat"/>
          <w:sz w:val="24"/>
        </w:rPr>
        <w:tab/>
        <w:t>"Hi, Arthur," she began. "Can we speak freely?"</w:t>
      </w:r>
    </w:p>
    <w:p w:rsidR="00F20E2E" w:rsidRPr="00031083" w:rsidRDefault="00F20E2E">
      <w:pPr>
        <w:rPr>
          <w:rFonts w:ascii="Montserrat" w:hAnsi="Montserrat"/>
          <w:sz w:val="24"/>
        </w:rPr>
      </w:pPr>
      <w:r w:rsidRPr="00031083">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F20E2E" w:rsidRPr="00031083" w:rsidRDefault="00F20E2E">
      <w:pPr>
        <w:rPr>
          <w:rFonts w:ascii="Montserrat" w:hAnsi="Montserrat"/>
          <w:sz w:val="24"/>
        </w:rPr>
      </w:pPr>
      <w:r w:rsidRPr="00031083">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F20E2E" w:rsidRPr="00031083" w:rsidRDefault="00F20E2E">
      <w:pPr>
        <w:rPr>
          <w:rFonts w:ascii="Montserrat" w:hAnsi="Montserrat"/>
          <w:sz w:val="24"/>
        </w:rPr>
      </w:pPr>
      <w:r w:rsidRPr="00031083">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F20E2E" w:rsidRPr="00031083" w:rsidRDefault="00F20E2E">
      <w:pPr>
        <w:rPr>
          <w:rFonts w:ascii="Montserrat" w:hAnsi="Montserrat"/>
          <w:sz w:val="24"/>
        </w:rPr>
      </w:pPr>
      <w:r w:rsidRPr="00031083">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F20E2E" w:rsidRPr="00031083" w:rsidRDefault="00F20E2E">
      <w:pPr>
        <w:rPr>
          <w:rFonts w:ascii="Montserrat" w:hAnsi="Montserrat"/>
          <w:sz w:val="24"/>
        </w:rPr>
      </w:pPr>
      <w:r w:rsidRPr="00031083">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F20E2E" w:rsidRPr="00031083" w:rsidRDefault="00F20E2E">
      <w:pPr>
        <w:rPr>
          <w:rFonts w:ascii="Montserrat" w:hAnsi="Montserrat"/>
          <w:sz w:val="24"/>
        </w:rPr>
      </w:pPr>
      <w:r w:rsidRPr="00031083">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F20E2E" w:rsidRPr="00031083" w:rsidRDefault="00F20E2E">
      <w:pPr>
        <w:rPr>
          <w:rFonts w:ascii="Montserrat" w:hAnsi="Montserrat"/>
          <w:sz w:val="24"/>
        </w:rPr>
      </w:pPr>
      <w:r w:rsidRPr="00031083">
        <w:rPr>
          <w:rFonts w:ascii="Montserrat" w:hAnsi="Montserrat"/>
          <w:sz w:val="24"/>
        </w:rPr>
        <w:tab/>
        <w:t>She sat on the edge of the bed and considered it. Precognition was one of the abilities she possessed. But, for good reasons, one that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F20E2E" w:rsidRPr="00031083" w:rsidRDefault="00F20E2E">
      <w:pPr>
        <w:rPr>
          <w:rFonts w:ascii="Montserrat" w:hAnsi="Montserrat"/>
          <w:sz w:val="24"/>
        </w:rPr>
      </w:pPr>
      <w:r w:rsidRPr="00031083">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031083">
        <w:rPr>
          <w:rFonts w:ascii="Montserrat" w:hAnsi="Montserrat"/>
          <w:i/>
          <w:sz w:val="24"/>
        </w:rPr>
        <w:t>maître d'</w:t>
      </w:r>
      <w:r w:rsidRPr="00031083">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031083">
        <w:rPr>
          <w:rFonts w:ascii="Montserrat" w:hAnsi="Montserrat"/>
          <w:i/>
          <w:sz w:val="24"/>
        </w:rPr>
        <w:t>maître d'</w:t>
      </w:r>
      <w:r w:rsidRPr="00031083">
        <w:rPr>
          <w:rFonts w:ascii="Montserrat" w:hAnsi="Montserrat"/>
          <w:sz w:val="24"/>
        </w:rPr>
        <w:t xml:space="preserve"> and the proprietor of the bar.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F20E2E" w:rsidRPr="00031083" w:rsidRDefault="00F20E2E">
      <w:pPr>
        <w:rPr>
          <w:rFonts w:ascii="Montserrat" w:hAnsi="Montserrat"/>
          <w:sz w:val="24"/>
        </w:rPr>
      </w:pPr>
      <w:r w:rsidRPr="00031083">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F20E2E" w:rsidRPr="00031083" w:rsidRDefault="00F20E2E">
      <w:pPr>
        <w:rPr>
          <w:rFonts w:ascii="Montserrat" w:hAnsi="Montserrat"/>
          <w:sz w:val="24"/>
        </w:rPr>
      </w:pPr>
      <w:r w:rsidRPr="00031083">
        <w:rPr>
          <w:rFonts w:ascii="Montserrat" w:hAnsi="Montserrat"/>
          <w:sz w:val="24"/>
        </w:rPr>
        <w:tab/>
        <w:t>"What is this?" she demanded.</w:t>
      </w:r>
    </w:p>
    <w:p w:rsidR="00F20E2E" w:rsidRPr="00031083" w:rsidRDefault="00F20E2E">
      <w:pPr>
        <w:rPr>
          <w:rFonts w:ascii="Montserrat" w:hAnsi="Montserrat"/>
          <w:sz w:val="24"/>
        </w:rPr>
      </w:pPr>
      <w:r w:rsidRPr="00031083">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F20E2E" w:rsidRPr="00031083" w:rsidRDefault="00F20E2E">
      <w:pPr>
        <w:rPr>
          <w:rFonts w:ascii="Montserrat" w:hAnsi="Montserrat"/>
          <w:sz w:val="24"/>
        </w:rPr>
      </w:pPr>
      <w:r w:rsidRPr="00031083">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F20E2E" w:rsidRPr="00031083" w:rsidRDefault="00F20E2E">
      <w:pPr>
        <w:rPr>
          <w:rFonts w:ascii="Montserrat" w:hAnsi="Montserrat"/>
          <w:sz w:val="24"/>
        </w:rPr>
      </w:pPr>
      <w:r w:rsidRPr="00031083">
        <w:rPr>
          <w:rFonts w:ascii="Montserrat" w:hAnsi="Montserrat"/>
          <w:sz w:val="24"/>
        </w:rPr>
        <w:tab/>
        <w:t>"You could have told Athena," he complained, cutting her off before she could reply, "but, never 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F20E2E" w:rsidRPr="00031083" w:rsidRDefault="00F20E2E">
      <w:pPr>
        <w:rPr>
          <w:rFonts w:ascii="Montserrat" w:hAnsi="Montserrat"/>
          <w:sz w:val="24"/>
        </w:rPr>
      </w:pPr>
      <w:r w:rsidRPr="00031083">
        <w:rPr>
          <w:rFonts w:ascii="Montserrat" w:hAnsi="Montserrat"/>
          <w:sz w:val="24"/>
        </w:rPr>
        <w:tab/>
        <w:t>"What's going on?" she asked in confusion.</w:t>
      </w:r>
    </w:p>
    <w:p w:rsidR="00F20E2E" w:rsidRPr="00031083" w:rsidRDefault="00F20E2E">
      <w:pPr>
        <w:rPr>
          <w:rFonts w:ascii="Montserrat" w:hAnsi="Montserrat"/>
          <w:sz w:val="24"/>
        </w:rPr>
      </w:pPr>
      <w:r w:rsidRPr="00031083">
        <w:rPr>
          <w:rFonts w:ascii="Montserrat" w:hAnsi="Montserrat"/>
          <w:sz w:val="24"/>
        </w:rPr>
        <w:tab/>
        <w:t>"The Avon Emperor has invited the Aegis into an alliance against our common enemy," he replied.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F20E2E" w:rsidRPr="00031083" w:rsidRDefault="00F20E2E">
      <w:pPr>
        <w:rPr>
          <w:rFonts w:ascii="Montserrat" w:hAnsi="Montserrat"/>
          <w:sz w:val="24"/>
        </w:rPr>
      </w:pPr>
      <w:r w:rsidRPr="00031083">
        <w:rPr>
          <w:rFonts w:ascii="Montserrat" w:hAnsi="Montserrat"/>
          <w:sz w:val="24"/>
        </w:rPr>
        <w:tab/>
        <w:t xml:space="preserve">The first words out of her mouth were not subject to thought, "But you're Conner!" </w:t>
      </w:r>
    </w:p>
    <w:p w:rsidR="00F20E2E" w:rsidRPr="00031083" w:rsidRDefault="00F20E2E">
      <w:pPr>
        <w:rPr>
          <w:rFonts w:ascii="Montserrat" w:hAnsi="Montserrat"/>
          <w:sz w:val="24"/>
        </w:rPr>
      </w:pPr>
      <w:r w:rsidRPr="00031083">
        <w:rPr>
          <w:rFonts w:ascii="Montserrat" w:hAnsi="Montserrat"/>
          <w:sz w:val="24"/>
        </w:rPr>
        <w:tab/>
        <w:t>The strangely familiar woman raised an eyebrow, as she quipped, "At the moment, that's Connie, I guess. How could you tell?"</w:t>
      </w:r>
    </w:p>
    <w:p w:rsidR="00F20E2E" w:rsidRPr="00031083" w:rsidRDefault="00F20E2E">
      <w:pPr>
        <w:rPr>
          <w:rFonts w:ascii="Montserrat" w:hAnsi="Montserrat"/>
          <w:sz w:val="24"/>
        </w:rPr>
      </w:pPr>
      <w:r w:rsidRPr="00031083">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F20E2E" w:rsidRPr="00031083" w:rsidRDefault="00F20E2E">
      <w:pPr>
        <w:rPr>
          <w:rFonts w:ascii="Montserrat" w:hAnsi="Montserrat"/>
          <w:sz w:val="24"/>
        </w:rPr>
      </w:pPr>
      <w:r w:rsidRPr="00031083">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F20E2E" w:rsidRPr="00031083" w:rsidRDefault="00F20E2E">
      <w:pPr>
        <w:rPr>
          <w:rFonts w:ascii="Montserrat" w:hAnsi="Montserrat"/>
          <w:sz w:val="24"/>
        </w:rPr>
      </w:pPr>
      <w:r w:rsidRPr="00031083">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F20E2E" w:rsidRPr="00031083" w:rsidRDefault="00F20E2E">
      <w:pPr>
        <w:rPr>
          <w:rFonts w:ascii="Montserrat" w:hAnsi="Montserrat"/>
          <w:sz w:val="24"/>
        </w:rPr>
      </w:pPr>
      <w:r w:rsidRPr="00031083">
        <w:rPr>
          <w:rFonts w:ascii="Montserrat" w:hAnsi="Montserrat"/>
          <w:sz w:val="24"/>
        </w:rPr>
        <w:tab/>
        <w:t xml:space="preserve">"Connor!" she growled. </w:t>
      </w:r>
    </w:p>
    <w:p w:rsidR="00F20E2E" w:rsidRPr="00031083" w:rsidRDefault="00F20E2E">
      <w:pPr>
        <w:rPr>
          <w:rFonts w:ascii="Montserrat" w:hAnsi="Montserrat"/>
          <w:sz w:val="24"/>
        </w:rPr>
      </w:pPr>
      <w:r w:rsidRPr="00031083">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F20E2E" w:rsidRPr="00031083" w:rsidRDefault="00F20E2E">
      <w:pPr>
        <w:rPr>
          <w:rFonts w:ascii="Montserrat" w:hAnsi="Montserrat"/>
          <w:sz w:val="24"/>
        </w:rPr>
      </w:pPr>
      <w:r w:rsidRPr="00031083">
        <w:rPr>
          <w:rFonts w:ascii="Montserrat" w:hAnsi="Montserrat"/>
          <w:sz w:val="24"/>
        </w:rPr>
        <w:tab/>
        <w:t>"But why? Why change at all? What is going on?!" she demanded again.</w:t>
      </w:r>
    </w:p>
    <w:p w:rsidR="00F20E2E" w:rsidRPr="00031083" w:rsidRDefault="00F20E2E">
      <w:pPr>
        <w:rPr>
          <w:rFonts w:ascii="Montserrat" w:hAnsi="Montserrat"/>
          <w:sz w:val="24"/>
        </w:rPr>
      </w:pPr>
      <w:r w:rsidRPr="00031083">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F20E2E" w:rsidRPr="00031083" w:rsidRDefault="00F20E2E">
      <w:pPr>
        <w:rPr>
          <w:rFonts w:ascii="Montserrat" w:hAnsi="Montserrat"/>
          <w:sz w:val="24"/>
        </w:rPr>
      </w:pPr>
      <w:r w:rsidRPr="00031083">
        <w:rPr>
          <w:rFonts w:ascii="Montserrat" w:hAnsi="Montserrat"/>
          <w:sz w:val="24"/>
        </w:rPr>
        <w:tab/>
        <w:t>"Connor, that's not a disguise! You're a girl! A woman, whatever," she waved her hands. "I mean, how...?" she swallowed and tried to catch her thoughts, finally accusing, "How could you?!"</w:t>
      </w:r>
    </w:p>
    <w:p w:rsidR="00F20E2E" w:rsidRPr="00031083" w:rsidRDefault="00F20E2E">
      <w:pPr>
        <w:rPr>
          <w:rFonts w:ascii="Montserrat" w:hAnsi="Montserrat"/>
          <w:sz w:val="24"/>
        </w:rPr>
      </w:pPr>
      <w:r w:rsidRPr="00031083">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F20E2E" w:rsidRPr="00031083" w:rsidRDefault="00F20E2E">
      <w:pPr>
        <w:rPr>
          <w:rFonts w:ascii="Montserrat" w:hAnsi="Montserrat"/>
          <w:sz w:val="24"/>
        </w:rPr>
      </w:pPr>
      <w:r w:rsidRPr="00031083">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F20E2E" w:rsidRPr="00031083" w:rsidRDefault="00F20E2E">
      <w:pPr>
        <w:rPr>
          <w:rFonts w:ascii="Montserrat" w:hAnsi="Montserrat"/>
          <w:sz w:val="24"/>
        </w:rPr>
      </w:pPr>
      <w:r w:rsidRPr="00031083">
        <w:rPr>
          <w:rFonts w:ascii="Montserrat" w:hAnsi="Montserrat"/>
          <w:sz w:val="24"/>
        </w:rPr>
        <w:tab/>
        <w:t>"I can't tell you, Phoenix, because I don't know. My guess is that that wasn't the ASIA. I think it was something potentially far more dangerous."</w:t>
      </w:r>
    </w:p>
    <w:p w:rsidR="00F20E2E" w:rsidRPr="00031083" w:rsidRDefault="00F20E2E">
      <w:pPr>
        <w:rPr>
          <w:rFonts w:ascii="Montserrat" w:hAnsi="Montserrat"/>
          <w:sz w:val="24"/>
        </w:rPr>
      </w:pPr>
      <w:r w:rsidRPr="00031083">
        <w:rPr>
          <w:rFonts w:ascii="Montserrat" w:hAnsi="Montserrat"/>
          <w:sz w:val="24"/>
        </w:rPr>
        <w:tab/>
        <w:t>"What?"</w:t>
      </w:r>
    </w:p>
    <w:p w:rsidR="00F20E2E" w:rsidRPr="00031083" w:rsidRDefault="00F20E2E">
      <w:pPr>
        <w:rPr>
          <w:rFonts w:ascii="Montserrat" w:hAnsi="Montserrat"/>
          <w:sz w:val="24"/>
        </w:rPr>
      </w:pPr>
      <w:r w:rsidRPr="00031083">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F20E2E" w:rsidRPr="00031083" w:rsidRDefault="00F20E2E">
      <w:pPr>
        <w:rPr>
          <w:rFonts w:ascii="Montserrat" w:hAnsi="Montserrat"/>
          <w:sz w:val="24"/>
        </w:rPr>
      </w:pPr>
      <w:r w:rsidRPr="00031083">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F20E2E" w:rsidRPr="00031083" w:rsidRDefault="00F20E2E">
      <w:pPr>
        <w:rPr>
          <w:rFonts w:ascii="Montserrat" w:hAnsi="Montserrat"/>
          <w:sz w:val="24"/>
        </w:rPr>
      </w:pPr>
      <w:r w:rsidRPr="00031083">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F20E2E" w:rsidRPr="00031083" w:rsidRDefault="00F20E2E">
      <w:pPr>
        <w:rPr>
          <w:rFonts w:ascii="Montserrat" w:hAnsi="Montserrat"/>
          <w:sz w:val="24"/>
        </w:rPr>
      </w:pPr>
      <w:r w:rsidRPr="00031083">
        <w:rPr>
          <w:rFonts w:ascii="Montserrat" w:hAnsi="Montserrat"/>
          <w:sz w:val="24"/>
        </w:rPr>
        <w:tab/>
        <w:t xml:space="preserve">"And how do you know that?" </w:t>
      </w:r>
    </w:p>
    <w:p w:rsidR="00F20E2E" w:rsidRPr="00031083" w:rsidRDefault="00F20E2E">
      <w:pPr>
        <w:rPr>
          <w:rFonts w:ascii="Montserrat" w:hAnsi="Montserrat"/>
          <w:sz w:val="24"/>
        </w:rPr>
      </w:pPr>
      <w:r w:rsidRPr="00031083">
        <w:rPr>
          <w:rFonts w:ascii="Montserrat" w:hAnsi="Montserrat"/>
          <w:sz w:val="24"/>
        </w:rPr>
        <w:tab/>
        <w:t>"That's simple. He was already there disguised as you."</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F20E2E" w:rsidRPr="00031083" w:rsidRDefault="00F20E2E">
      <w:pPr>
        <w:rPr>
          <w:rFonts w:ascii="Montserrat" w:hAnsi="Montserrat"/>
          <w:sz w:val="24"/>
        </w:rPr>
      </w:pPr>
      <w:r w:rsidRPr="00031083">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F20E2E" w:rsidRPr="00031083" w:rsidRDefault="00F20E2E">
      <w:pPr>
        <w:rPr>
          <w:rFonts w:ascii="Montserrat" w:hAnsi="Montserrat"/>
          <w:sz w:val="24"/>
        </w:rPr>
      </w:pPr>
      <w:r w:rsidRPr="00031083">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F20E2E" w:rsidRPr="00031083" w:rsidRDefault="00F20E2E">
      <w:pPr>
        <w:rPr>
          <w:rFonts w:ascii="Montserrat" w:hAnsi="Montserrat"/>
          <w:i/>
          <w:sz w:val="24"/>
        </w:rPr>
      </w:pPr>
      <w:r w:rsidRPr="00031083">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031083">
        <w:rPr>
          <w:rFonts w:ascii="Montserrat" w:hAnsi="Montserrat"/>
          <w:i/>
          <w:sz w:val="24"/>
        </w:rPr>
        <w:t>What do I want?</w:t>
      </w:r>
    </w:p>
    <w:p w:rsidR="00F20E2E" w:rsidRPr="00031083" w:rsidRDefault="00F20E2E">
      <w:pPr>
        <w:rPr>
          <w:rFonts w:ascii="Montserrat" w:hAnsi="Montserrat"/>
          <w:sz w:val="24"/>
        </w:rPr>
      </w:pPr>
      <w:r w:rsidRPr="00031083">
        <w:rPr>
          <w:rFonts w:ascii="Montserrat" w:hAnsi="Montserrat"/>
          <w:i/>
          <w:sz w:val="24"/>
        </w:rPr>
        <w:tab/>
      </w:r>
      <w:r w:rsidRPr="00031083">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F20E2E" w:rsidRPr="00031083" w:rsidRDefault="00F20E2E">
      <w:pPr>
        <w:rPr>
          <w:rFonts w:ascii="Montserrat" w:hAnsi="Montserrat"/>
          <w:sz w:val="24"/>
        </w:rPr>
      </w:pPr>
      <w:r w:rsidRPr="00031083">
        <w:rPr>
          <w:rFonts w:ascii="Montserrat" w:hAnsi="Montserrat"/>
          <w:sz w:val="24"/>
        </w:rPr>
        <w:tab/>
        <w:t xml:space="preserve">A confirmation. </w:t>
      </w:r>
    </w:p>
    <w:p w:rsidR="00F20E2E" w:rsidRPr="00031083" w:rsidRDefault="00F20E2E">
      <w:pPr>
        <w:rPr>
          <w:rFonts w:ascii="Montserrat" w:hAnsi="Montserrat"/>
          <w:sz w:val="24"/>
        </w:rPr>
      </w:pPr>
      <w:r w:rsidRPr="00031083">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F20E2E" w:rsidRPr="00031083" w:rsidRDefault="00F20E2E">
      <w:pPr>
        <w:rPr>
          <w:rFonts w:ascii="Montserrat" w:hAnsi="Montserrat"/>
          <w:sz w:val="24"/>
        </w:rPr>
      </w:pPr>
      <w:r w:rsidRPr="00031083">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F20E2E" w:rsidRPr="00031083" w:rsidRDefault="00F20E2E">
      <w:pPr>
        <w:rPr>
          <w:rFonts w:ascii="Montserrat" w:hAnsi="Montserrat"/>
          <w:sz w:val="24"/>
        </w:rPr>
      </w:pPr>
      <w:r w:rsidRPr="00031083">
        <w:rPr>
          <w:rFonts w:ascii="Montserrat" w:hAnsi="Montserrat"/>
          <w:sz w:val="24"/>
        </w:rPr>
        <w:tab/>
        <w:t>These parts of her held a desire which eclipsed her mind and body, yet escaped her conscious recognition in both.</w:t>
      </w:r>
    </w:p>
    <w:p w:rsidR="00F20E2E" w:rsidRPr="00031083" w:rsidRDefault="00F20E2E">
      <w:pPr>
        <w:rPr>
          <w:rFonts w:ascii="Montserrat" w:hAnsi="Montserrat"/>
          <w:sz w:val="24"/>
        </w:rPr>
      </w:pPr>
      <w:r w:rsidRPr="00031083">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F20E2E" w:rsidRPr="00031083" w:rsidRDefault="00F20E2E">
      <w:pPr>
        <w:rPr>
          <w:rFonts w:ascii="Montserrat" w:hAnsi="Montserrat"/>
          <w:sz w:val="24"/>
        </w:rPr>
      </w:pPr>
      <w:r w:rsidRPr="00031083">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F20E2E" w:rsidRPr="00031083" w:rsidRDefault="00F20E2E">
      <w:pPr>
        <w:rPr>
          <w:rFonts w:ascii="Montserrat" w:hAnsi="Montserrat"/>
          <w:sz w:val="24"/>
        </w:rPr>
      </w:pPr>
      <w:r w:rsidRPr="00031083">
        <w:rPr>
          <w:rFonts w:ascii="Montserrat" w:hAnsi="Montserrat"/>
          <w:sz w:val="24"/>
        </w:rPr>
        <w:tab/>
        <w:t xml:space="preserve">Such as now. </w:t>
      </w:r>
    </w:p>
    <w:p w:rsidR="00F20E2E" w:rsidRPr="00031083" w:rsidRDefault="00F20E2E">
      <w:pPr>
        <w:rPr>
          <w:rFonts w:ascii="Montserrat" w:hAnsi="Montserrat"/>
          <w:sz w:val="24"/>
        </w:rPr>
      </w:pPr>
      <w:r w:rsidRPr="00031083">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F20E2E" w:rsidRPr="00031083" w:rsidRDefault="00F20E2E">
      <w:pPr>
        <w:rPr>
          <w:rFonts w:ascii="Montserrat" w:hAnsi="Montserrat"/>
          <w:sz w:val="24"/>
        </w:rPr>
      </w:pPr>
      <w:r w:rsidRPr="00031083">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F20E2E" w:rsidRPr="00031083" w:rsidRDefault="00F20E2E">
      <w:pPr>
        <w:rPr>
          <w:rFonts w:ascii="Montserrat" w:hAnsi="Montserrat"/>
          <w:sz w:val="24"/>
        </w:rPr>
      </w:pPr>
      <w:r w:rsidRPr="00031083">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F20E2E" w:rsidRPr="00031083" w:rsidRDefault="00F20E2E">
      <w:pPr>
        <w:rPr>
          <w:rFonts w:ascii="Montserrat" w:hAnsi="Montserrat"/>
          <w:sz w:val="24"/>
        </w:rPr>
      </w:pPr>
      <w:r w:rsidRPr="00031083">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F20E2E" w:rsidRPr="00031083" w:rsidRDefault="00F20E2E">
      <w:pPr>
        <w:rPr>
          <w:rFonts w:ascii="Montserrat" w:hAnsi="Montserrat"/>
          <w:sz w:val="24"/>
        </w:rPr>
      </w:pPr>
      <w:r w:rsidRPr="00031083">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F20E2E" w:rsidRPr="00031083" w:rsidRDefault="00F20E2E">
      <w:pPr>
        <w:rPr>
          <w:rFonts w:ascii="Montserrat" w:hAnsi="Montserrat"/>
          <w:sz w:val="24"/>
        </w:rPr>
      </w:pPr>
      <w:r w:rsidRPr="00031083">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F20E2E" w:rsidRPr="00031083" w:rsidRDefault="00F20E2E">
      <w:pPr>
        <w:rPr>
          <w:rFonts w:ascii="Montserrat" w:hAnsi="Montserrat"/>
          <w:sz w:val="24"/>
        </w:rPr>
      </w:pPr>
      <w:r w:rsidRPr="00031083">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F20E2E" w:rsidRPr="00031083" w:rsidRDefault="00F20E2E">
      <w:pPr>
        <w:rPr>
          <w:rFonts w:ascii="Montserrat" w:hAnsi="Montserrat"/>
          <w:sz w:val="24"/>
        </w:rPr>
      </w:pPr>
      <w:r w:rsidRPr="00031083">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F20E2E" w:rsidRPr="00031083" w:rsidRDefault="00F20E2E">
      <w:pPr>
        <w:rPr>
          <w:rFonts w:ascii="Montserrat" w:hAnsi="Montserrat"/>
          <w:sz w:val="24"/>
        </w:rPr>
      </w:pPr>
      <w:r w:rsidRPr="00031083">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F20E2E" w:rsidRPr="00031083" w:rsidRDefault="00F20E2E">
      <w:pPr>
        <w:rPr>
          <w:rFonts w:ascii="Montserrat" w:hAnsi="Montserrat"/>
          <w:sz w:val="24"/>
        </w:rPr>
      </w:pPr>
      <w:r w:rsidRPr="00031083">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F20E2E" w:rsidRPr="00031083" w:rsidRDefault="00F20E2E">
      <w:pPr>
        <w:rPr>
          <w:rFonts w:ascii="Montserrat" w:hAnsi="Montserrat"/>
          <w:sz w:val="24"/>
        </w:rPr>
      </w:pPr>
      <w:r w:rsidRPr="00031083">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031083">
        <w:rPr>
          <w:rFonts w:ascii="Montserrat" w:hAnsi="Montserrat"/>
          <w:i/>
          <w:sz w:val="24"/>
        </w:rPr>
        <w:t>known</w:t>
      </w:r>
      <w:r w:rsidRPr="00031083">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F20E2E" w:rsidRPr="00031083" w:rsidRDefault="00F20E2E">
      <w:pPr>
        <w:rPr>
          <w:rFonts w:ascii="Montserrat" w:hAnsi="Montserrat"/>
          <w:sz w:val="24"/>
        </w:rPr>
      </w:pPr>
      <w:r w:rsidRPr="00031083">
        <w:rPr>
          <w:rFonts w:ascii="Montserrat" w:hAnsi="Montserrat"/>
          <w:sz w:val="24"/>
        </w:rPr>
        <w:tab/>
        <w:t>She had been picking it up around her in the past few days but had not bothered to place its source, and could not piece together an exact association from her collection of memories.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that led to acts to ban psionics from terrestrial environments and habitats—like planets and space stations. Never mind that such laws leave us nowhere to actually live. Whoever thought up these 'mind-control' fantasies obviously had no psi capability what-so-ever."</w:t>
      </w:r>
    </w:p>
    <w:p w:rsidR="00F20E2E" w:rsidRPr="00031083" w:rsidRDefault="00F20E2E">
      <w:pPr>
        <w:rPr>
          <w:rFonts w:ascii="Montserrat" w:hAnsi="Montserrat"/>
          <w:sz w:val="24"/>
        </w:rPr>
      </w:pPr>
      <w:r w:rsidRPr="00031083">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F20E2E" w:rsidRPr="00031083" w:rsidRDefault="00F20E2E">
      <w:pPr>
        <w:rPr>
          <w:rFonts w:ascii="Montserrat" w:hAnsi="Montserrat"/>
          <w:sz w:val="24"/>
        </w:rPr>
      </w:pPr>
      <w:r w:rsidRPr="00031083">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F20E2E" w:rsidRPr="00031083" w:rsidRDefault="00F20E2E">
      <w:pPr>
        <w:rPr>
          <w:rFonts w:ascii="Montserrat" w:hAnsi="Montserrat"/>
          <w:sz w:val="24"/>
        </w:rPr>
      </w:pPr>
      <w:r w:rsidRPr="00031083">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F20E2E" w:rsidRPr="00031083" w:rsidRDefault="00F20E2E">
      <w:pPr>
        <w:rPr>
          <w:rFonts w:ascii="Montserrat" w:hAnsi="Montserrat"/>
          <w:sz w:val="24"/>
        </w:rPr>
      </w:pPr>
      <w:r w:rsidRPr="00031083">
        <w:rPr>
          <w:rFonts w:ascii="Montserrat" w:hAnsi="Montserrat"/>
          <w:sz w:val="24"/>
        </w:rPr>
        <w:tab/>
        <w:t>"So what was theSecretary of State's response?" Phoenix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F20E2E" w:rsidRPr="00031083" w:rsidRDefault="00F20E2E">
      <w:pPr>
        <w:rPr>
          <w:rFonts w:ascii="Montserrat" w:hAnsi="Montserrat"/>
          <w:sz w:val="24"/>
        </w:rPr>
      </w:pPr>
      <w:r w:rsidRPr="00031083">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031083">
        <w:rPr>
          <w:rFonts w:ascii="Montserrat" w:hAnsi="Montserrat"/>
          <w:i/>
          <w:sz w:val="24"/>
        </w:rPr>
        <w:t>ask</w:t>
      </w:r>
      <w:r w:rsidRPr="00031083">
        <w:rPr>
          <w:rFonts w:ascii="Montserrat" w:hAnsi="Montserrat"/>
          <w:sz w:val="24"/>
        </w:rPr>
        <w:t xml:space="preserve"> you to come back." He held my eyes with his as he asked, "Will you come back?" He maintained eye contact as he finally took a sip of his tea.</w:t>
      </w:r>
    </w:p>
    <w:p w:rsidR="00F20E2E" w:rsidRPr="00031083" w:rsidRDefault="00F20E2E">
      <w:pPr>
        <w:rPr>
          <w:rFonts w:ascii="Montserrat" w:hAnsi="Montserrat"/>
          <w:sz w:val="24"/>
        </w:rPr>
      </w:pPr>
      <w:r w:rsidRPr="00031083">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F20E2E" w:rsidRPr="00031083" w:rsidRDefault="00F20E2E">
      <w:pPr>
        <w:rPr>
          <w:rFonts w:ascii="Montserrat" w:hAnsi="Montserrat"/>
          <w:sz w:val="24"/>
        </w:rPr>
      </w:pPr>
      <w:r w:rsidRPr="00031083">
        <w:rPr>
          <w:rFonts w:ascii="Montserrat" w:hAnsi="Montserrat"/>
          <w:sz w:val="24"/>
        </w:rP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F20E2E" w:rsidRPr="00031083" w:rsidRDefault="00F20E2E">
      <w:pPr>
        <w:rPr>
          <w:rFonts w:ascii="Montserrat" w:hAnsi="Montserrat"/>
          <w:sz w:val="24"/>
        </w:rPr>
      </w:pPr>
      <w:r w:rsidRPr="00031083">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031083">
        <w:rPr>
          <w:rFonts w:ascii="Montserrat" w:hAnsi="Montserrat"/>
          <w:i/>
          <w:sz w:val="24"/>
        </w:rPr>
        <w:t>me</w:t>
      </w:r>
      <w:r w:rsidRPr="00031083">
        <w:rPr>
          <w:rFonts w:ascii="Montserrat" w:hAnsi="Montserrat"/>
          <w:sz w:val="24"/>
        </w:rPr>
        <w:t>.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F20E2E" w:rsidRPr="00031083" w:rsidRDefault="00F20E2E">
      <w:pPr>
        <w:rPr>
          <w:rFonts w:ascii="Montserrat" w:hAnsi="Montserrat"/>
          <w:sz w:val="24"/>
        </w:rPr>
      </w:pPr>
      <w:r w:rsidRPr="00031083">
        <w:rPr>
          <w:rFonts w:ascii="Montserrat" w:hAnsi="Montserrat"/>
          <w:sz w:val="24"/>
        </w:rPr>
        <w:tab/>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rsidR="00F20E2E" w:rsidRPr="00031083" w:rsidRDefault="00F20E2E">
      <w:pPr>
        <w:rPr>
          <w:rFonts w:ascii="Montserrat" w:hAnsi="Montserrat"/>
          <w:sz w:val="24"/>
        </w:rPr>
      </w:pPr>
      <w:r w:rsidRPr="00031083">
        <w:rPr>
          <w:rFonts w:ascii="Montserrat" w:hAnsi="Montserrat"/>
          <w:sz w:val="24"/>
        </w:rPr>
        <w:tab/>
        <w:t xml:space="preserve">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w:t>
      </w:r>
    </w:p>
    <w:p w:rsidR="00F20E2E" w:rsidRPr="00031083" w:rsidRDefault="00F20E2E">
      <w:pPr>
        <w:rPr>
          <w:rFonts w:ascii="Montserrat" w:hAnsi="Montserrat"/>
          <w:sz w:val="24"/>
        </w:rPr>
      </w:pPr>
      <w:r w:rsidRPr="00031083">
        <w:rPr>
          <w:rFonts w:ascii="Montserrat" w:hAnsi="Montserrat"/>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031083">
        <w:rPr>
          <w:rFonts w:ascii="Montserrat" w:hAnsi="Montserrat"/>
          <w:i/>
          <w:sz w:val="24"/>
        </w:rPr>
        <w:t>Adventure.</w:t>
      </w:r>
      <w:r w:rsidRPr="00031083">
        <w:rPr>
          <w:rFonts w:ascii="Montserrat" w:hAnsi="Montserrat"/>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rsidR="00F20E2E" w:rsidRPr="00031083" w:rsidRDefault="00F20E2E">
      <w:pPr>
        <w:rPr>
          <w:rFonts w:ascii="Montserrat" w:hAnsi="Montserrat"/>
          <w:sz w:val="24"/>
        </w:rPr>
      </w:pPr>
      <w:r w:rsidRPr="00031083">
        <w:rPr>
          <w:rFonts w:ascii="Montserrat" w:hAnsi="Montserrat"/>
          <w:sz w:val="24"/>
        </w:rPr>
        <w:tab/>
        <w:t xml:space="preserve">I also wonder what they were thinking when they dragged that same girl in front of cameras, six years later, to relate the details of the first-contact disaster to the world? I know </w:t>
      </w:r>
      <w:r w:rsidRPr="00031083">
        <w:rPr>
          <w:rFonts w:ascii="Montserrat" w:hAnsi="Montserrat"/>
          <w:i/>
          <w:sz w:val="24"/>
        </w:rPr>
        <w:t>why</w:t>
      </w:r>
      <w:r w:rsidRPr="00031083">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sidRPr="00031083">
        <w:rPr>
          <w:rFonts w:ascii="Montserrat" w:hAnsi="Montserrat"/>
          <w:i/>
          <w:sz w:val="24"/>
        </w:rPr>
        <w:t>Adventure</w:t>
      </w:r>
      <w:r w:rsidRPr="00031083">
        <w:rPr>
          <w:rFonts w:ascii="Montserrat" w:hAnsi="Montserrat"/>
          <w:sz w:val="24"/>
        </w:rPr>
        <w:t xml:space="preserve">, quietly dying her mother's death in her memory. </w:t>
      </w:r>
    </w:p>
    <w:p w:rsidR="00F20E2E" w:rsidRPr="00031083" w:rsidRDefault="00F20E2E">
      <w:pPr>
        <w:rPr>
          <w:rFonts w:ascii="Montserrat" w:hAnsi="Montserrat"/>
          <w:sz w:val="24"/>
        </w:rPr>
      </w:pPr>
      <w:r w:rsidRPr="00031083">
        <w:rPr>
          <w:rFonts w:ascii="Montserrat" w:hAnsi="Montserrat"/>
          <w:sz w:val="24"/>
        </w:rPr>
        <w:tab/>
        <w:t>Maybe the wound healed better for being reopened and liberally bled.</w:t>
      </w:r>
    </w:p>
    <w:p w:rsidR="00F20E2E" w:rsidRPr="00031083" w:rsidRDefault="00F20E2E">
      <w:pPr>
        <w:rPr>
          <w:rFonts w:ascii="Montserrat" w:hAnsi="Montserrat"/>
          <w:sz w:val="24"/>
        </w:rPr>
      </w:pPr>
      <w:r w:rsidRPr="00031083">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F20E2E" w:rsidRPr="00031083" w:rsidRDefault="00F20E2E">
      <w:pPr>
        <w:rPr>
          <w:rFonts w:ascii="Montserrat" w:hAnsi="Montserrat"/>
          <w:sz w:val="24"/>
        </w:rPr>
      </w:pPr>
      <w:r w:rsidRPr="00031083">
        <w:rPr>
          <w:rFonts w:ascii="Montserrat" w:hAnsi="Montserrat"/>
          <w:sz w:val="24"/>
        </w:rP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F20E2E" w:rsidRPr="00031083" w:rsidRDefault="00F20E2E">
      <w:pPr>
        <w:rPr>
          <w:rFonts w:ascii="Montserrat" w:hAnsi="Montserrat"/>
          <w:sz w:val="24"/>
        </w:rPr>
      </w:pPr>
      <w:r w:rsidRPr="00031083">
        <w:rPr>
          <w:rFonts w:ascii="Montserrat" w:hAnsi="Montserrat"/>
          <w:sz w:val="24"/>
        </w:rPr>
        <w:tab/>
        <w:t xml:space="preserve">"Arden," he interrupted my reflection. I flushed slightly, wondering how long a silence had passed. Seeing that he had my attention again, he continued. "I understand how you feel, but that is history now. We really need you now. </w:t>
      </w:r>
      <w:r w:rsidRPr="00031083">
        <w:rPr>
          <w:rFonts w:ascii="Montserrat" w:hAnsi="Montserrat"/>
          <w:i/>
          <w:sz w:val="24"/>
        </w:rPr>
        <w:t xml:space="preserve">I </w:t>
      </w:r>
      <w:r w:rsidRPr="00031083">
        <w:rPr>
          <w:rFonts w:ascii="Montserrat" w:hAnsi="Montserrat"/>
          <w:sz w:val="24"/>
        </w:rPr>
        <w:t xml:space="preserve">need you," he emphasized.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i/>
          <w:sz w:val="24"/>
        </w:rPr>
        <w:t xml:space="preserve">You </w:t>
      </w:r>
      <w:r w:rsidRPr="00031083">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031083">
        <w:rPr>
          <w:rFonts w:ascii="Montserrat" w:hAnsi="Montserrat"/>
          <w:i/>
          <w:sz w:val="24"/>
        </w:rPr>
        <w:t xml:space="preserve">was </w:t>
      </w:r>
      <w:r w:rsidRPr="00031083">
        <w:rPr>
          <w:rFonts w:ascii="Montserrat" w:hAnsi="Montserrat"/>
          <w:sz w:val="24"/>
        </w:rPr>
        <w:t xml:space="preserve">indispensable. That doesn't mean I'm qualified to complete her work for the project," I pointed out. </w:t>
      </w:r>
    </w:p>
    <w:p w:rsidR="00F20E2E" w:rsidRPr="00031083" w:rsidRDefault="00F20E2E">
      <w:pPr>
        <w:rPr>
          <w:rFonts w:ascii="Montserrat" w:hAnsi="Montserrat"/>
          <w:sz w:val="24"/>
        </w:rPr>
      </w:pPr>
      <w:r w:rsidRPr="00031083">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F20E2E" w:rsidRPr="00031083" w:rsidRDefault="00F20E2E">
      <w:pPr>
        <w:rPr>
          <w:rFonts w:ascii="Montserrat" w:hAnsi="Montserrat"/>
          <w:sz w:val="24"/>
        </w:rPr>
      </w:pPr>
      <w:r w:rsidRPr="00031083">
        <w:rPr>
          <w:rFonts w:ascii="Montserrat" w:hAnsi="Montserrat"/>
          <w:sz w:val="24"/>
        </w:rPr>
        <w:tab/>
        <w:t xml:space="preserve">"Curiouser and curiouser," I murmured. I rubbed a thoughtful finger over my lips. "You said </w:t>
      </w:r>
      <w:r w:rsidRPr="00031083">
        <w:rPr>
          <w:rFonts w:ascii="Montserrat" w:hAnsi="Montserrat"/>
          <w:i/>
          <w:sz w:val="24"/>
        </w:rPr>
        <w:t xml:space="preserve">they </w:t>
      </w:r>
      <w:r w:rsidRPr="00031083">
        <w:rPr>
          <w:rFonts w:ascii="Montserrat" w:hAnsi="Montserrat"/>
          <w:sz w:val="24"/>
        </w:rPr>
        <w:t xml:space="preserve">want me back; </w:t>
      </w:r>
      <w:r w:rsidRPr="00031083">
        <w:rPr>
          <w:rFonts w:ascii="Montserrat" w:hAnsi="Montserrat"/>
          <w:i/>
          <w:sz w:val="24"/>
        </w:rPr>
        <w:t>you</w:t>
      </w:r>
      <w:r w:rsidRPr="00031083">
        <w:rPr>
          <w:rFonts w:ascii="Montserrat" w:hAnsi="Montserrat"/>
          <w:sz w:val="24"/>
        </w:rPr>
        <w:t xml:space="preserve"> need me. Why?" I prompted. "Give me an answer that makes sense."</w:t>
      </w:r>
    </w:p>
    <w:p w:rsidR="00F20E2E" w:rsidRPr="00031083" w:rsidRDefault="00F20E2E">
      <w:pPr>
        <w:rPr>
          <w:rFonts w:ascii="Montserrat" w:hAnsi="Montserrat"/>
          <w:sz w:val="24"/>
        </w:rPr>
      </w:pPr>
      <w:r w:rsidRPr="00031083">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F20E2E" w:rsidRPr="00031083" w:rsidRDefault="00F20E2E">
      <w:pPr>
        <w:rPr>
          <w:rFonts w:ascii="Montserrat" w:hAnsi="Montserrat"/>
          <w:sz w:val="24"/>
        </w:rPr>
      </w:pPr>
      <w:r w:rsidRPr="00031083">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F20E2E" w:rsidRPr="00031083" w:rsidRDefault="00F20E2E">
      <w:pPr>
        <w:rPr>
          <w:rFonts w:ascii="Montserrat" w:hAnsi="Montserrat"/>
          <w:sz w:val="24"/>
        </w:rPr>
      </w:pPr>
      <w:r w:rsidRPr="00031083">
        <w:rPr>
          <w:rFonts w:ascii="Montserrat" w:hAnsi="Montserrat"/>
          <w:sz w:val="24"/>
        </w:rPr>
        <w:tab/>
        <w:t>"They would never get me on one of those ships if I didn't want to be there," I growled.</w:t>
      </w:r>
    </w:p>
    <w:p w:rsidR="00F20E2E" w:rsidRPr="00031083" w:rsidRDefault="00F20E2E">
      <w:pPr>
        <w:rPr>
          <w:rFonts w:ascii="Montserrat" w:hAnsi="Montserrat"/>
          <w:sz w:val="24"/>
        </w:rPr>
      </w:pPr>
      <w:r w:rsidRPr="00031083">
        <w:rPr>
          <w:rFonts w:ascii="Montserrat" w:hAnsi="Montserrat"/>
          <w:sz w:val="24"/>
        </w:rPr>
        <w:tab/>
        <w:t>He turned a flat look in my direction and said, "If it came to that I wish it were true."</w:t>
      </w:r>
    </w:p>
    <w:p w:rsidR="00F20E2E" w:rsidRPr="00031083" w:rsidRDefault="00F20E2E">
      <w:pPr>
        <w:rPr>
          <w:rFonts w:ascii="Montserrat" w:hAnsi="Montserrat"/>
          <w:sz w:val="24"/>
        </w:rPr>
      </w:pPr>
      <w:r w:rsidRPr="00031083">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F20E2E" w:rsidRPr="00031083" w:rsidRDefault="00F20E2E">
      <w:pPr>
        <w:rPr>
          <w:rFonts w:ascii="Montserrat" w:hAnsi="Montserrat"/>
          <w:sz w:val="24"/>
        </w:rPr>
      </w:pPr>
      <w:r w:rsidRPr="00031083">
        <w:rPr>
          <w:rFonts w:ascii="Montserrat" w:hAnsi="Montserrat"/>
          <w:sz w:val="24"/>
        </w:rPr>
        <w:tab/>
        <w:t>He returned the slightest of nods.</w:t>
      </w:r>
    </w:p>
    <w:p w:rsidR="00F20E2E" w:rsidRPr="00031083" w:rsidRDefault="00F20E2E">
      <w:pPr>
        <w:rPr>
          <w:rFonts w:ascii="Montserrat" w:hAnsi="Montserrat"/>
          <w:sz w:val="24"/>
        </w:rPr>
      </w:pPr>
      <w:r w:rsidRPr="00031083">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F20E2E" w:rsidRPr="00031083" w:rsidRDefault="00F20E2E">
      <w:pPr>
        <w:rPr>
          <w:rFonts w:ascii="Montserrat" w:hAnsi="Montserrat"/>
          <w:sz w:val="24"/>
        </w:rPr>
      </w:pPr>
      <w:r w:rsidRPr="00031083">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F20E2E" w:rsidRPr="00031083" w:rsidRDefault="00F20E2E">
      <w:pPr>
        <w:rPr>
          <w:rFonts w:ascii="Montserrat" w:hAnsi="Montserrat"/>
          <w:sz w:val="24"/>
        </w:rPr>
      </w:pPr>
      <w:r w:rsidRPr="00031083">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F20E2E" w:rsidRPr="00031083" w:rsidRDefault="00F20E2E">
      <w:pPr>
        <w:rPr>
          <w:rFonts w:ascii="Montserrat" w:hAnsi="Montserrat"/>
          <w:sz w:val="24"/>
        </w:rPr>
      </w:pPr>
      <w:r w:rsidRPr="00031083">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031083">
        <w:rPr>
          <w:rFonts w:ascii="Montserrat" w:hAnsi="Montserrat"/>
          <w:i/>
          <w:sz w:val="24"/>
        </w:rPr>
        <w:t xml:space="preserve">faux pas. </w:t>
      </w:r>
      <w:r w:rsidRPr="00031083">
        <w:rPr>
          <w:rFonts w:ascii="Montserrat" w:hAnsi="Montserrat"/>
          <w:sz w:val="24"/>
        </w:rPr>
        <w:t>At first I just looked and studied what could be seen from my perspective.</w:t>
      </w:r>
    </w:p>
    <w:p w:rsidR="00F20E2E" w:rsidRPr="00031083" w:rsidRDefault="00F20E2E">
      <w:pPr>
        <w:rPr>
          <w:rFonts w:ascii="Montserrat" w:hAnsi="Montserrat"/>
          <w:sz w:val="24"/>
        </w:rPr>
      </w:pPr>
      <w:r w:rsidRPr="00031083">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031083">
        <w:rPr>
          <w:rFonts w:ascii="Montserrat" w:hAnsi="Montserrat"/>
          <w:i/>
          <w:sz w:val="24"/>
        </w:rPr>
        <w:t>Actually, psi potential often continues growing even in latents like myself. The problem is that integrating that potential with my adult mind would unhinge or shatter my perception of reality.</w:t>
      </w:r>
      <w:r w:rsidRPr="00031083">
        <w:rPr>
          <w:rFonts w:ascii="Montserrat" w:hAnsi="Montserrat"/>
          <w:sz w:val="24"/>
        </w:rPr>
        <w:t xml:space="preserve"> </w:t>
      </w:r>
    </w:p>
    <w:p w:rsidR="00F20E2E" w:rsidRPr="00031083" w:rsidRDefault="00F20E2E">
      <w:pPr>
        <w:rPr>
          <w:rFonts w:ascii="Montserrat" w:hAnsi="Montserrat"/>
          <w:sz w:val="24"/>
        </w:rPr>
      </w:pPr>
      <w:r w:rsidRPr="00031083">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F20E2E" w:rsidRPr="00031083" w:rsidRDefault="00F20E2E">
      <w:pPr>
        <w:rPr>
          <w:rFonts w:ascii="Montserrat" w:hAnsi="Montserrat"/>
          <w:sz w:val="24"/>
        </w:rPr>
      </w:pPr>
      <w:r w:rsidRPr="00031083">
        <w:rPr>
          <w:rFonts w:ascii="Montserrat" w:hAnsi="Montserrat"/>
          <w:sz w:val="24"/>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F20E2E" w:rsidRPr="00031083" w:rsidRDefault="00F20E2E">
      <w:pPr>
        <w:rPr>
          <w:rFonts w:ascii="Montserrat" w:hAnsi="Montserrat"/>
          <w:sz w:val="24"/>
        </w:rPr>
      </w:pPr>
      <w:r w:rsidRPr="00031083">
        <w:rPr>
          <w:rFonts w:ascii="Montserrat" w:hAnsi="Montserrat"/>
          <w:sz w:val="24"/>
        </w:rPr>
        <w:tab/>
        <w:t xml:space="preserve">I understood that he was afraid. I did not understand his fear. "How do you deal with it?" I asked in a subdued tone. </w:t>
      </w:r>
    </w:p>
    <w:p w:rsidR="00F20E2E" w:rsidRPr="00031083" w:rsidRDefault="00F20E2E">
      <w:pPr>
        <w:rPr>
          <w:rFonts w:ascii="Montserrat" w:hAnsi="Montserrat"/>
          <w:sz w:val="24"/>
        </w:rPr>
      </w:pPr>
      <w:r w:rsidRPr="00031083">
        <w:rPr>
          <w:rFonts w:ascii="Montserrat" w:hAnsi="Montserrat"/>
          <w:sz w:val="24"/>
        </w:rPr>
        <w:tab/>
        <w:t xml:space="preserve">"That is simple," he said, "I </w:t>
      </w:r>
      <w:r w:rsidRPr="00031083">
        <w:rPr>
          <w:rFonts w:ascii="Montserrat" w:hAnsi="Montserrat"/>
          <w:i/>
          <w:sz w:val="24"/>
        </w:rPr>
        <w:t>deal</w:t>
      </w:r>
      <w:r w:rsidRPr="00031083">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F20E2E" w:rsidRPr="00031083" w:rsidRDefault="00F20E2E">
      <w:pPr>
        <w:rPr>
          <w:rFonts w:ascii="Montserrat" w:hAnsi="Montserrat"/>
          <w:sz w:val="24"/>
        </w:rPr>
      </w:pPr>
      <w:r w:rsidRPr="00031083">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031083">
        <w:rPr>
          <w:rFonts w:ascii="Montserrat" w:hAnsi="Montserrat"/>
          <w:i/>
          <w:sz w:val="24"/>
        </w:rPr>
        <w:t xml:space="preserve">had </w:t>
      </w:r>
      <w:r w:rsidRPr="00031083">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F20E2E" w:rsidRPr="00031083" w:rsidRDefault="00F20E2E">
      <w:pPr>
        <w:rPr>
          <w:rFonts w:ascii="Montserrat" w:hAnsi="Montserrat"/>
          <w:sz w:val="24"/>
        </w:rPr>
      </w:pPr>
      <w:r w:rsidRPr="00031083">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F20E2E" w:rsidRPr="00031083" w:rsidRDefault="00F20E2E">
      <w:pPr>
        <w:rPr>
          <w:rFonts w:ascii="Montserrat" w:hAnsi="Montserrat"/>
          <w:sz w:val="24"/>
        </w:rPr>
      </w:pPr>
      <w:r w:rsidRPr="00031083">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F20E2E" w:rsidRPr="00031083" w:rsidRDefault="00F20E2E">
      <w:pPr>
        <w:rPr>
          <w:rFonts w:ascii="Montserrat" w:hAnsi="Montserrat"/>
          <w:sz w:val="24"/>
        </w:rPr>
      </w:pPr>
      <w:r w:rsidRPr="00031083">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F20E2E" w:rsidRPr="00031083" w:rsidRDefault="00F20E2E">
      <w:pPr>
        <w:rPr>
          <w:rFonts w:ascii="Montserrat" w:hAnsi="Montserrat"/>
          <w:sz w:val="24"/>
        </w:rPr>
      </w:pPr>
      <w:r w:rsidRPr="00031083">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"assigning "what prophesy. "how </w:t>
      </w:r>
      <w:r w:rsidRPr="00031083">
        <w:rPr>
          <w:rFonts w:ascii="Montserrat" w:hAnsi="Montserrat"/>
          <w:sz w:val="24"/>
        </w:rPr>
        <w:tab/>
        <w:t xml:space="preserve">he </w:t>
      </w:r>
      <w:r w:rsidRPr="00031083">
        <w:rPr>
          <w:rFonts w:ascii="Montserrat" w:hAnsi="Montserrat"/>
          <w:sz w:val="24"/>
        </w:rPr>
        <w:tab/>
        <w:t xml:space="preserve"> "so</w:t>
      </w:r>
      <w:r w:rsidRPr="00031083">
        <w:rPr>
          <w:rFonts w:ascii="Montserrat" w:hAnsi="Montserrat"/>
          <w:sz w:val="24"/>
        </w:rPr>
        <w:tab/>
        <w:t xml:space="preserve">he"you </w:t>
      </w:r>
      <w:r w:rsidRPr="00031083">
        <w:rPr>
          <w:rFonts w:ascii="Montserrat" w:hAnsi="Montserrat"/>
          <w:sz w:val="24"/>
        </w:rPr>
        <w:tab/>
        <w:t>"so,</w:t>
      </w:r>
      <w:r w:rsidRPr="00031083">
        <w:rPr>
          <w:rFonts w:ascii="Montserrat" w:hAnsi="Montserrat"/>
          <w:sz w:val="24"/>
        </w:rPr>
        <w:tab/>
        <w:t xml:space="preserve">"what!?" "well, the can not </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 xml:space="preserve">Most nerve twisting glue-—some </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/—0 - 7—/</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F20E2E" w:rsidRPr="00031083" w:rsidRDefault="00F20E2E">
      <w:pPr>
        <w:rPr>
          <w:rFonts w:ascii="Montserrat" w:hAnsi="Montserrat"/>
          <w:sz w:val="24"/>
        </w:rPr>
      </w:pPr>
      <w:r w:rsidRPr="00031083">
        <w:rPr>
          <w:rFonts w:ascii="Montserrat" w:hAnsi="Montserrat"/>
          <w:caps/>
          <w:sz w:val="24"/>
        </w:rPr>
        <w:tab/>
      </w:r>
      <w:r w:rsidRPr="00031083">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F20E2E" w:rsidRPr="00031083" w:rsidRDefault="00F20E2E">
      <w:pPr>
        <w:rPr>
          <w:rFonts w:ascii="Montserrat" w:hAnsi="Montserrat"/>
          <w:sz w:val="24"/>
        </w:rPr>
      </w:pPr>
      <w:r w:rsidRPr="00031083">
        <w:rPr>
          <w:rFonts w:ascii="Montserrat" w:hAnsi="Montserrat"/>
          <w:sz w:val="24"/>
        </w:rPr>
        <w:t>/—7 - 11—/</w:t>
      </w:r>
    </w:p>
    <w:p w:rsidR="00F20E2E" w:rsidRPr="00031083" w:rsidRDefault="00F20E2E">
      <w:pPr>
        <w:rPr>
          <w:rFonts w:ascii="Montserrat" w:hAnsi="Montserrat"/>
          <w:sz w:val="24"/>
        </w:rPr>
      </w:pPr>
      <w:r w:rsidRPr="00031083">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F20E2E" w:rsidRPr="00031083" w:rsidRDefault="00F20E2E">
      <w:pPr>
        <w:ind w:left="720" w:right="720"/>
        <w:rPr>
          <w:rFonts w:ascii="Montserrat" w:hAnsi="Montserrat"/>
          <w:sz w:val="24"/>
        </w:rPr>
      </w:pPr>
      <w:r w:rsidRPr="00031083">
        <w:rPr>
          <w:rFonts w:ascii="Montserrat" w:hAnsi="Montserrat"/>
          <w:sz w:val="24"/>
        </w:rPr>
        <w:br w:type="page"/>
      </w: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 xml:space="preserve">(^_^) </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Loose threads: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Arthur Remmington, acting through a slip-puppet that was tortured and killed, remains alive and in the shadows.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Thorn, (Arkham) the hacker who managed to become a Senator for the State of California, and his lieutenants, Diamond and Ariadne, pull up their roots and relocate to Ao'Ajeo to pursue their interest in Phoenix.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Naomi and Connie accompany Phoenix, her father and Athena to Ao'Ajeo, remaining in contact with Phoenix until her exile.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(^_^) </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The terrible news aired the next morning. </w:t>
      </w:r>
    </w:p>
    <w:p w:rsidR="00F20E2E" w:rsidRPr="00031083" w:rsidRDefault="00F20E2E">
      <w:pPr>
        <w:rPr>
          <w:rFonts w:ascii="Montserrat" w:hAnsi="Montserrat"/>
          <w:sz w:val="24"/>
        </w:rPr>
      </w:pPr>
      <w:r w:rsidRPr="00031083">
        <w:rPr>
          <w:rFonts w:ascii="Montserrat" w:hAnsi="Montserrat"/>
          <w:sz w:val="24"/>
        </w:rPr>
        <w:tab/>
        <w:t xml:space="preserve">A body, matching hers in every detail had appeared in a police morgue, and </w:t>
      </w:r>
    </w:p>
    <w:p w:rsidR="00F20E2E" w:rsidRPr="00031083" w:rsidRDefault="00F20E2E">
      <w:pPr>
        <w:rPr>
          <w:rFonts w:ascii="Montserrat" w:hAnsi="Montserrat"/>
          <w:sz w:val="24"/>
        </w:rPr>
      </w:pPr>
      <w:r w:rsidRPr="00031083">
        <w:rPr>
          <w:rFonts w:ascii="Montserrat" w:hAnsi="Montserrat"/>
          <w:sz w:val="24"/>
        </w:rPr>
        <w:tab/>
        <w:t>… at home when they came to inform her hosts of what they had assumed to be her death. Phoenix offered no explanation, when she was asked.</w:t>
      </w:r>
    </w:p>
    <w:p w:rsidR="00F20E2E" w:rsidRPr="00031083" w:rsidRDefault="00F20E2E">
      <w:pPr>
        <w:rPr>
          <w:rFonts w:ascii="Montserrat" w:hAnsi="Montserrat"/>
          <w:sz w:val="24"/>
        </w:rPr>
      </w:pPr>
      <w:r w:rsidRPr="00031083">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F20E2E" w:rsidRPr="00031083" w:rsidRDefault="00F20E2E">
      <w:pPr>
        <w:rPr>
          <w:rFonts w:ascii="Montserrat" w:hAnsi="Montserrat"/>
          <w:sz w:val="24"/>
        </w:rPr>
      </w:pPr>
      <w:r w:rsidRPr="00031083">
        <w:rPr>
          <w:rFonts w:ascii="Montserrat" w:hAnsi="Montserrat"/>
          <w:sz w:val="24"/>
        </w:rPr>
        <w:tab/>
        <w:t xml:space="preserve">So had whoever killed her. The body had been altered to appear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Anastasia Neve Kohler: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Morgan Erin Wildmuir: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Christian Allan Temple: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Mason Damon Drake: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Michael Thomas Kinkade: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Phoenixander James Maxwell: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"thank you, lieutenant," the x said dismissing the officer who had announced them. As the group filed in the x urged them to take their seats. I held my breath as the x waved </w:t>
      </w:r>
      <w:r w:rsidRPr="00031083">
        <w:rPr>
          <w:rFonts w:ascii="Montserrat" w:hAnsi="Montserrat"/>
          <w:i/>
          <w:sz w:val="24"/>
        </w:rPr>
        <w:t xml:space="preserve">him </w:t>
      </w:r>
      <w:r w:rsidRPr="00031083">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F20E2E" w:rsidRPr="00031083" w:rsidRDefault="00F20E2E">
      <w:pPr>
        <w:rPr>
          <w:rFonts w:ascii="Montserrat" w:hAnsi="Montserrat"/>
          <w:sz w:val="24"/>
        </w:rPr>
      </w:pPr>
      <w:r w:rsidRPr="00031083">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F20E2E" w:rsidRPr="00031083" w:rsidRDefault="00F20E2E">
      <w:pPr>
        <w:rPr>
          <w:rFonts w:ascii="Montserrat" w:hAnsi="Montserrat"/>
          <w:sz w:val="24"/>
        </w:rPr>
      </w:pPr>
      <w:r w:rsidRPr="00031083">
        <w:rPr>
          <w:rFonts w:ascii="Montserrat" w:hAnsi="Montserrat"/>
          <w:sz w:val="24"/>
        </w:rPr>
        <w:tab/>
        <w:t xml:space="preserve">I quirked an eyebrow and frowned as he paused to regard me. I searched my memory—a part acquired from my mother's mind—and recalled the early drafts of the </w:t>
      </w:r>
      <w:r w:rsidRPr="00031083">
        <w:rPr>
          <w:rFonts w:ascii="Montserrat" w:hAnsi="Montserrat"/>
          <w:i/>
          <w:sz w:val="24"/>
        </w:rPr>
        <w:t>explorer</w:t>
      </w:r>
      <w:r w:rsidRPr="00031083">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031083">
        <w:rPr>
          <w:rFonts w:ascii="Montserrat" w:hAnsi="Montserrat"/>
          <w:i/>
          <w:sz w:val="24"/>
        </w:rPr>
        <w:t>Adventure.</w:t>
      </w:r>
      <w:r w:rsidRPr="00031083">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F20E2E" w:rsidRPr="00031083" w:rsidRDefault="00F20E2E">
      <w:pPr>
        <w:rPr>
          <w:rFonts w:ascii="Montserrat" w:hAnsi="Montserrat"/>
          <w:sz w:val="24"/>
        </w:rPr>
      </w:pPr>
      <w:r w:rsidRPr="00031083">
        <w:rPr>
          <w:rFonts w:ascii="Montserrat" w:hAnsi="Montserrat"/>
          <w:sz w:val="24"/>
        </w:rPr>
        <w:tab/>
        <w:t>the x smiled.</w:t>
      </w:r>
    </w:p>
    <w:p w:rsidR="00F20E2E" w:rsidRPr="00031083" w:rsidRDefault="00F20E2E">
      <w:pPr>
        <w:rPr>
          <w:rFonts w:ascii="Montserrat" w:hAnsi="Montserrat"/>
          <w:sz w:val="24"/>
        </w:rPr>
      </w:pPr>
      <w:r w:rsidRPr="00031083">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F20E2E" w:rsidRPr="00031083" w:rsidRDefault="00F20E2E">
      <w:pPr>
        <w:rPr>
          <w:rFonts w:ascii="Montserrat" w:hAnsi="Montserrat"/>
          <w:sz w:val="24"/>
        </w:rPr>
      </w:pPr>
      <w:r w:rsidRPr="00031083">
        <w:rPr>
          <w:rFonts w:ascii="Montserrat" w:hAnsi="Montserrat"/>
          <w:sz w:val="24"/>
        </w:rPr>
        <w:tab/>
        <w:t>I think I held my breath. My mother's dream, and the cause of her death.</w:t>
      </w:r>
    </w:p>
    <w:p w:rsidR="00F20E2E" w:rsidRPr="00031083" w:rsidRDefault="00F20E2E">
      <w:pPr>
        <w:rPr>
          <w:rFonts w:ascii="Montserrat" w:hAnsi="Montserrat"/>
          <w:sz w:val="24"/>
        </w:rPr>
      </w:pPr>
      <w:r w:rsidRPr="00031083">
        <w:rPr>
          <w:rFonts w:ascii="Montserrat" w:hAnsi="Montserrat"/>
          <w:sz w:val="24"/>
        </w:rPr>
        <w:tab/>
        <w:t xml:space="preserve">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 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F20E2E" w:rsidRPr="00031083" w:rsidRDefault="00F20E2E">
      <w:pPr>
        <w:rPr>
          <w:rFonts w:ascii="Montserrat" w:hAnsi="Montserrat"/>
          <w:sz w:val="24"/>
        </w:rPr>
      </w:pPr>
      <w:r w:rsidRPr="00031083">
        <w:rPr>
          <w:rFonts w:ascii="Montserrat" w:hAnsi="Montserrat"/>
          <w:sz w:val="24"/>
        </w:rPr>
        <w:tab/>
        <w:t>"our intentions," he returned to the specifics of our briefing, "broadly put, are to make sure that they understand that we will not be intimidated or turned from our objectives in space. Since we can't talk to them, we have to accomplish this through our actions. So, it going get hairy out there on occasions.</w:t>
      </w:r>
    </w:p>
    <w:p w:rsidR="00F20E2E" w:rsidRPr="00031083" w:rsidRDefault="00F20E2E">
      <w:pPr>
        <w:rPr>
          <w:rFonts w:ascii="Montserrat" w:hAnsi="Montserrat"/>
          <w:sz w:val="24"/>
        </w:rPr>
      </w:pPr>
      <w:r w:rsidRPr="00031083">
        <w:rPr>
          <w:rFonts w:ascii="Montserrat" w:hAnsi="Montserrat"/>
          <w:sz w:val="24"/>
        </w:rPr>
        <w:tab/>
        <w:t>"if, when we deploy, we come across hostiles Û 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F20E2E" w:rsidRPr="00031083" w:rsidRDefault="00F20E2E">
      <w:pPr>
        <w:rPr>
          <w:rFonts w:ascii="Montserrat" w:hAnsi="Montserrat"/>
          <w:sz w:val="24"/>
        </w:rPr>
      </w:pPr>
      <w:r w:rsidRPr="00031083">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F20E2E" w:rsidRPr="00031083" w:rsidRDefault="00F20E2E">
      <w:pPr>
        <w:rPr>
          <w:rFonts w:ascii="Montserrat" w:hAnsi="Montserrat"/>
          <w:sz w:val="24"/>
        </w:rPr>
      </w:pPr>
      <w:r w:rsidRPr="00031083">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F20E2E" w:rsidRPr="00031083" w:rsidRDefault="00F20E2E">
      <w:pPr>
        <w:rPr>
          <w:rFonts w:ascii="Montserrat" w:hAnsi="Montserrat"/>
          <w:sz w:val="24"/>
        </w:rPr>
      </w:pPr>
      <w:r w:rsidRPr="00031083">
        <w:rPr>
          <w:rFonts w:ascii="Montserrat" w:hAnsi="Montserrat"/>
          <w:sz w:val="24"/>
        </w:rPr>
        <w:tab/>
        <w:t>i'm pretty sure I was blushing. Ember and x shared a smile and connor just looked innocent.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F20E2E" w:rsidRPr="00031083" w:rsidRDefault="00F20E2E">
      <w:pPr>
        <w:rPr>
          <w:rFonts w:ascii="Montserrat" w:hAnsi="Montserrat"/>
          <w:sz w:val="24"/>
        </w:rPr>
      </w:pPr>
      <w:r w:rsidRPr="00031083">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F20E2E" w:rsidRPr="00031083" w:rsidRDefault="00F20E2E">
      <w:pPr>
        <w:rPr>
          <w:rFonts w:ascii="Montserrat" w:hAnsi="Montserrat"/>
          <w:sz w:val="24"/>
        </w:rPr>
      </w:pPr>
      <w:r w:rsidRPr="00031083">
        <w:rPr>
          <w:rFonts w:ascii="Montserrat" w:hAnsi="Montserrat"/>
          <w:sz w:val="24"/>
        </w:rPr>
        <w:tab/>
        <w:t>"So, now the military is having doubts, eh?" she asked.</w:t>
      </w:r>
    </w:p>
    <w:p w:rsidR="00F20E2E" w:rsidRPr="00031083" w:rsidRDefault="00F20E2E">
      <w:pPr>
        <w:rPr>
          <w:rFonts w:ascii="Montserrat" w:hAnsi="Montserrat"/>
          <w:sz w:val="24"/>
        </w:rPr>
      </w:pPr>
      <w:r w:rsidRPr="00031083">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p>
    <w:p w:rsidR="00F20E2E" w:rsidRPr="00031083" w:rsidRDefault="00F20E2E">
      <w:pPr>
        <w:rPr>
          <w:rFonts w:ascii="Montserrat" w:hAnsi="Montserrat"/>
          <w:sz w:val="24"/>
        </w:rPr>
      </w:pPr>
      <w:r w:rsidRPr="00031083">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F20E2E" w:rsidRPr="00031083" w:rsidRDefault="00F20E2E">
      <w:pPr>
        <w:rPr>
          <w:rFonts w:ascii="Montserrat" w:hAnsi="Montserrat"/>
          <w:sz w:val="24"/>
        </w:rPr>
      </w:pPr>
      <w:r w:rsidRPr="00031083">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F20E2E" w:rsidRPr="00031083" w:rsidRDefault="00F20E2E">
      <w:pPr>
        <w:rPr>
          <w:rFonts w:ascii="Montserrat" w:hAnsi="Montserrat"/>
          <w:sz w:val="24"/>
        </w:rPr>
      </w:pPr>
      <w:r w:rsidRPr="00031083">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F20E2E" w:rsidRPr="00031083" w:rsidRDefault="00F20E2E">
      <w:pPr>
        <w:rPr>
          <w:rFonts w:ascii="Montserrat" w:hAnsi="Montserrat"/>
          <w:sz w:val="24"/>
        </w:rPr>
      </w:pPr>
      <w:r w:rsidRPr="00031083">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F20E2E" w:rsidRPr="00031083" w:rsidRDefault="00F20E2E">
      <w:pPr>
        <w:rPr>
          <w:rFonts w:ascii="Montserrat" w:hAnsi="Montserrat"/>
          <w:sz w:val="24"/>
        </w:rPr>
      </w:pPr>
      <w:r w:rsidRPr="00031083">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F20E2E" w:rsidRPr="00031083" w:rsidRDefault="00F20E2E">
      <w:pPr>
        <w:rPr>
          <w:rFonts w:ascii="Montserrat" w:hAnsi="Montserrat"/>
          <w:sz w:val="24"/>
        </w:rPr>
      </w:pPr>
      <w:r w:rsidRPr="00031083">
        <w:rPr>
          <w:rFonts w:ascii="Montserrat" w:hAnsi="Montserrat"/>
          <w:sz w:val="24"/>
        </w:rPr>
        <w:tab/>
        <w:t>Phoenix  didn't get an answer, as Athena showed up right then with Connie and Naomi.</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Passages</w:t>
      </w:r>
      <w:r w:rsidRPr="00031083">
        <w:rPr>
          <w:rFonts w:ascii="Montserrat" w:hAnsi="Montserrat"/>
          <w:sz w:val="24"/>
        </w:rPr>
        <w:tab/>
        <w:t xml:space="preserve"> of  Book One—————————————————————————————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Other things...</w:t>
      </w:r>
    </w:p>
    <w:p w:rsidR="00F20E2E" w:rsidRPr="00031083" w:rsidRDefault="00F20E2E">
      <w:pPr>
        <w:rPr>
          <w:rFonts w:ascii="Montserrat" w:hAnsi="Montserrat"/>
          <w:sz w:val="24"/>
        </w:rPr>
      </w:pPr>
      <w:r w:rsidRPr="00031083">
        <w:rPr>
          <w:rFonts w:ascii="Montserrat" w:hAnsi="Montserrat"/>
          <w:sz w:val="24"/>
        </w:rPr>
        <w:t>the mike before he greeted the press. "Never, in the history of the Human Race, has a head of state had to come before his or her people with as dire an announcement as I am compelled to make today."</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rsidR="00F20E2E" w:rsidRPr="00031083" w:rsidRDefault="00F20E2E">
      <w:pPr>
        <w:rPr>
          <w:rFonts w:ascii="Montserrat" w:hAnsi="Montserrat"/>
          <w:sz w:val="24"/>
        </w:rPr>
      </w:pPr>
      <w:r w:rsidRPr="00031083">
        <w:rPr>
          <w:rFonts w:ascii="Montserrat" w:hAnsi="Montserrat"/>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031083">
        <w:rPr>
          <w:rFonts w:ascii="Montserrat" w:hAnsi="Montserrat"/>
          <w:i/>
          <w:sz w:val="24"/>
        </w:rPr>
        <w:t xml:space="preserve">Adventure's </w:t>
      </w:r>
      <w:r w:rsidRPr="00031083">
        <w:rPr>
          <w:rFonts w:ascii="Montserrat" w:hAnsi="Montserrat"/>
          <w:sz w:val="24"/>
        </w:rPr>
        <w:t xml:space="preserve">destruction to that of the </w:t>
      </w:r>
      <w:r w:rsidRPr="00031083">
        <w:rPr>
          <w:rFonts w:ascii="Montserrat" w:hAnsi="Montserrat"/>
          <w:i/>
          <w:sz w:val="24"/>
        </w:rPr>
        <w:t xml:space="preserve">Intrepid, </w:t>
      </w:r>
      <w:r w:rsidRPr="00031083">
        <w:rPr>
          <w:rFonts w:ascii="Montserrat" w:hAnsi="Montserrat"/>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F20E2E" w:rsidRPr="00031083" w:rsidRDefault="00F20E2E">
      <w:pPr>
        <w:rPr>
          <w:rFonts w:ascii="Montserrat" w:hAnsi="Montserrat"/>
          <w:sz w:val="24"/>
        </w:rPr>
      </w:pPr>
      <w:r w:rsidRPr="00031083">
        <w:rPr>
          <w:rFonts w:ascii="Montserrat" w:hAnsi="Montserrat"/>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031083">
        <w:rPr>
          <w:rFonts w:ascii="Montserrat" w:hAnsi="Montserrat"/>
          <w:i/>
          <w:sz w:val="24"/>
        </w:rPr>
        <w:t>Adventure.</w:t>
      </w:r>
      <w:r w:rsidRPr="00031083">
        <w:rPr>
          <w:rFonts w:ascii="Montserrat" w:hAnsi="Montserrat"/>
          <w:sz w:val="24"/>
        </w:rPr>
        <w:t xml:space="preserv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 Disclosure </w:t>
      </w:r>
    </w:p>
    <w:p w:rsidR="00F20E2E" w:rsidRPr="00031083" w:rsidRDefault="00F20E2E">
      <w:pPr>
        <w:rPr>
          <w:rFonts w:ascii="Montserrat" w:hAnsi="Montserrat"/>
          <w:sz w:val="24"/>
        </w:rPr>
      </w:pPr>
      <w:r w:rsidRPr="00031083">
        <w:rPr>
          <w:rFonts w:ascii="Montserrat" w:hAnsi="Montserrat"/>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031083">
        <w:rPr>
          <w:rFonts w:ascii="Montserrat" w:hAnsi="Montserrat"/>
          <w:i/>
          <w:sz w:val="24"/>
        </w:rPr>
        <w:t xml:space="preserve">had </w:t>
      </w:r>
      <w:r w:rsidRPr="00031083">
        <w:rPr>
          <w:rFonts w:ascii="Montserrat" w:hAnsi="Montserrat"/>
          <w:sz w:val="24"/>
        </w:rPr>
        <w:t>to be told. And I had been chosen to tell them.</w:t>
      </w:r>
    </w:p>
    <w:p w:rsidR="00F20E2E" w:rsidRPr="00031083" w:rsidRDefault="00F20E2E">
      <w:pPr>
        <w:rPr>
          <w:rFonts w:ascii="Montserrat" w:hAnsi="Montserrat"/>
          <w:sz w:val="24"/>
        </w:rPr>
      </w:pPr>
      <w:r w:rsidRPr="00031083">
        <w:rPr>
          <w:rFonts w:ascii="Montserrat" w:hAnsi="Montserrat"/>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031083">
        <w:rPr>
          <w:rFonts w:ascii="Montserrat" w:hAnsi="Montserrat"/>
          <w:i/>
          <w:sz w:val="24"/>
        </w:rPr>
        <w:t>test</w:t>
      </w:r>
      <w:r w:rsidRPr="00031083">
        <w:rPr>
          <w:rFonts w:ascii="Montserrat" w:hAnsi="Montserrat"/>
          <w:sz w:val="24"/>
        </w:rPr>
        <w:t xml:space="preserve"> of my rehabilitation. It doesn't take much for a telepath to recognize a veiled threat. I was well aware of the fate of an unstable psi. </w:t>
      </w:r>
    </w:p>
    <w:p w:rsidR="00F20E2E" w:rsidRPr="00031083" w:rsidRDefault="00F20E2E">
      <w:pPr>
        <w:rPr>
          <w:rFonts w:ascii="Montserrat" w:hAnsi="Montserrat"/>
          <w:sz w:val="24"/>
        </w:rPr>
      </w:pPr>
      <w:r w:rsidRPr="00031083">
        <w:rPr>
          <w:rFonts w:ascii="Montserrat" w:hAnsi="Montserrat"/>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F20E2E" w:rsidRPr="00031083" w:rsidRDefault="00F20E2E">
      <w:pPr>
        <w:rPr>
          <w:rFonts w:ascii="Montserrat" w:hAnsi="Montserrat"/>
          <w:sz w:val="24"/>
        </w:rPr>
      </w:pPr>
      <w:r w:rsidRPr="00031083">
        <w:rPr>
          <w:rFonts w:ascii="Montserrat" w:hAnsi="Montserrat"/>
          <w:sz w:val="24"/>
        </w:rPr>
        <w:tab/>
        <w:t>I was already being devoured by my angst.</w:t>
      </w:r>
    </w:p>
    <w:p w:rsidR="00F20E2E" w:rsidRPr="00031083" w:rsidRDefault="00F20E2E">
      <w:pPr>
        <w:rPr>
          <w:rFonts w:ascii="Montserrat" w:hAnsi="Montserrat"/>
          <w:sz w:val="24"/>
        </w:rPr>
      </w:pPr>
      <w:r w:rsidRPr="00031083">
        <w:rPr>
          <w:rFonts w:ascii="Montserrat" w:hAnsi="Montserrat"/>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F20E2E" w:rsidRPr="00031083" w:rsidRDefault="00F20E2E">
      <w:pPr>
        <w:rPr>
          <w:rFonts w:ascii="Montserrat" w:hAnsi="Montserrat"/>
          <w:sz w:val="24"/>
        </w:rPr>
      </w:pPr>
      <w:r w:rsidRPr="00031083">
        <w:rPr>
          <w:rFonts w:ascii="Montserrat" w:hAnsi="Montserrat"/>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F20E2E" w:rsidRPr="00031083" w:rsidRDefault="00F20E2E">
      <w:pPr>
        <w:rPr>
          <w:rFonts w:ascii="Montserrat" w:hAnsi="Montserrat"/>
          <w:sz w:val="24"/>
        </w:rPr>
      </w:pPr>
      <w:r w:rsidRPr="00031083">
        <w:rPr>
          <w:rFonts w:ascii="Montserrat" w:hAnsi="Montserrat"/>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F20E2E" w:rsidRPr="00031083" w:rsidRDefault="00F20E2E">
      <w:pPr>
        <w:rPr>
          <w:rFonts w:ascii="Montserrat" w:hAnsi="Montserrat"/>
          <w:sz w:val="24"/>
        </w:rPr>
      </w:pPr>
      <w:r w:rsidRPr="00031083">
        <w:rPr>
          <w:rFonts w:ascii="Montserrat" w:hAnsi="Montserrat"/>
          <w:sz w:val="24"/>
        </w:rPr>
        <w:tab/>
        <w:t xml:space="preserve">"I have to explain a few things to establish the nature of my involvement in the final mission of the deep space explorer </w:t>
      </w:r>
      <w:r w:rsidRPr="00031083">
        <w:rPr>
          <w:rFonts w:ascii="Montserrat" w:hAnsi="Montserrat"/>
          <w:i/>
          <w:sz w:val="24"/>
        </w:rPr>
        <w:t>Adventure.</w:t>
      </w:r>
      <w:r w:rsidRPr="00031083">
        <w:rPr>
          <w:rFonts w:ascii="Montserrat" w:hAnsi="Montserrat"/>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031083">
        <w:rPr>
          <w:rFonts w:ascii="Montserrat" w:hAnsi="Montserrat"/>
          <w:i/>
          <w:sz w:val="24"/>
        </w:rPr>
        <w:t>Adventure</w:t>
      </w:r>
      <w:r w:rsidRPr="00031083">
        <w:rPr>
          <w:rFonts w:ascii="Montserrat" w:hAnsi="Montserrat"/>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F20E2E" w:rsidRPr="00031083" w:rsidRDefault="00F20E2E">
      <w:pPr>
        <w:rPr>
          <w:rFonts w:ascii="Montserrat" w:hAnsi="Montserrat"/>
          <w:sz w:val="24"/>
        </w:rPr>
      </w:pPr>
      <w:r w:rsidRPr="00031083">
        <w:rPr>
          <w:rFonts w:ascii="Montserrat" w:hAnsi="Montserrat"/>
          <w:sz w:val="24"/>
        </w:rPr>
        <w:tab/>
        <w:t xml:space="preserve">"At the time that the </w:t>
      </w:r>
      <w:r w:rsidRPr="00031083">
        <w:rPr>
          <w:rFonts w:ascii="Montserrat" w:hAnsi="Montserrat"/>
          <w:i/>
          <w:sz w:val="24"/>
        </w:rPr>
        <w:t xml:space="preserve">Adventure </w:t>
      </w:r>
      <w:r w:rsidRPr="00031083">
        <w:rPr>
          <w:rFonts w:ascii="Montserrat" w:hAnsi="Montserrat"/>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031083">
        <w:rPr>
          <w:rFonts w:ascii="Montserrat" w:hAnsi="Montserrat"/>
          <w:i/>
          <w:sz w:val="24"/>
        </w:rPr>
        <w:t>Adventure</w:t>
      </w:r>
      <w:r w:rsidRPr="00031083">
        <w:rPr>
          <w:rFonts w:ascii="Montserrat" w:hAnsi="Montserrat"/>
          <w:sz w:val="24"/>
        </w:rPr>
        <w:t xml:space="preserve">, while quietly dying her mother's death in her memory. </w:t>
      </w:r>
    </w:p>
    <w:p w:rsidR="00F20E2E" w:rsidRPr="00031083" w:rsidRDefault="00F20E2E">
      <w:pPr>
        <w:rPr>
          <w:rFonts w:ascii="Montserrat" w:hAnsi="Montserrat"/>
          <w:sz w:val="24"/>
        </w:rPr>
      </w:pPr>
      <w:r w:rsidRPr="00031083">
        <w:rPr>
          <w:rFonts w:ascii="Montserrat" w:hAnsi="Montserrat"/>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F20E2E" w:rsidRPr="00031083" w:rsidRDefault="00F20E2E">
      <w:pPr>
        <w:rPr>
          <w:rFonts w:ascii="Montserrat" w:hAnsi="Montserrat"/>
          <w:sz w:val="24"/>
        </w:rPr>
      </w:pPr>
      <w:r w:rsidRPr="00031083">
        <w:rPr>
          <w:rFonts w:ascii="Montserrat" w:hAnsi="Montserrat"/>
          <w:sz w:val="24"/>
        </w:rPr>
        <w:tab/>
        <w:t xml:space="preserve">I would not have thought it could have been re-opened at this late a date, but confronted with this impossibly human alien, and her terrifying first words, I had learned otherwise. I had always need to know </w:t>
      </w:r>
      <w:r w:rsidRPr="00031083">
        <w:rPr>
          <w:rFonts w:ascii="Montserrat" w:hAnsi="Montserrat"/>
          <w:i/>
          <w:sz w:val="24"/>
        </w:rPr>
        <w:t xml:space="preserve">why </w:t>
      </w:r>
      <w:r w:rsidRPr="00031083">
        <w:rPr>
          <w:rFonts w:ascii="Montserrat" w:hAnsi="Montserrat"/>
          <w:sz w:val="24"/>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Reflection</w:t>
      </w:r>
    </w:p>
    <w:p w:rsidR="00F20E2E" w:rsidRPr="00031083" w:rsidRDefault="00F20E2E">
      <w:pPr>
        <w:rPr>
          <w:rFonts w:ascii="Montserrat" w:hAnsi="Montserrat"/>
          <w:sz w:val="24"/>
        </w:rPr>
      </w:pPr>
      <w:r w:rsidRPr="00031083">
        <w:rPr>
          <w:rFonts w:ascii="Montserrat" w:hAnsi="Montserrat"/>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F20E2E" w:rsidRPr="00031083" w:rsidRDefault="00F20E2E">
      <w:pPr>
        <w:rPr>
          <w:rFonts w:ascii="Montserrat" w:hAnsi="Montserrat"/>
          <w:sz w:val="24"/>
        </w:rPr>
      </w:pPr>
      <w:r w:rsidRPr="00031083">
        <w:rPr>
          <w:rFonts w:ascii="Montserrat" w:hAnsi="Montserrat"/>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F20E2E" w:rsidRPr="00031083" w:rsidRDefault="00F20E2E">
      <w:pPr>
        <w:rPr>
          <w:rFonts w:ascii="Montserrat" w:hAnsi="Montserrat"/>
          <w:color w:val="0000FF"/>
          <w:sz w:val="24"/>
        </w:rPr>
      </w:pPr>
      <w:r w:rsidRPr="00031083">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w:t>
      </w:r>
      <w:r w:rsidRPr="00031083">
        <w:rPr>
          <w:rFonts w:ascii="Montserrat" w:hAnsi="Montserrat"/>
          <w:color w:val="0000FF"/>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031083">
        <w:rPr>
          <w:rFonts w:ascii="Montserrat" w:hAnsi="Montserrat"/>
          <w:i/>
          <w:color w:val="0000FF"/>
          <w:sz w:val="24"/>
        </w:rPr>
        <w:t xml:space="preserve">God, it has been such a long time! I had forgotten what a shock it is to get through class three shielding. </w:t>
      </w:r>
      <w:r w:rsidRPr="00031083">
        <w:rPr>
          <w:rFonts w:ascii="Montserrat" w:hAnsi="Montserrat"/>
          <w:color w:val="0000FF"/>
          <w:sz w:val="24"/>
        </w:rPr>
        <w:t xml:space="preserve">She geared down her thoughts, dimming the force and density of her attention until her awareness fit comfortably within its new limits. </w:t>
      </w:r>
    </w:p>
    <w:p w:rsidR="00F20E2E" w:rsidRPr="00031083" w:rsidRDefault="00F20E2E">
      <w:pPr>
        <w:rPr>
          <w:rFonts w:ascii="Montserrat" w:hAnsi="Montserrat"/>
          <w:sz w:val="24"/>
        </w:rPr>
      </w:pPr>
      <w:r w:rsidRPr="00031083">
        <w:rPr>
          <w:rFonts w:ascii="Montserrat" w:hAnsi="Montserrat"/>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031083">
        <w:rPr>
          <w:rFonts w:ascii="Montserrat" w:hAnsi="Montserrat"/>
          <w:i/>
          <w:sz w:val="24"/>
        </w:rPr>
        <w:t xml:space="preserve">see </w:t>
      </w:r>
      <w:r w:rsidRPr="00031083">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F20E2E" w:rsidRPr="00031083" w:rsidRDefault="00F20E2E">
      <w:pPr>
        <w:rPr>
          <w:rFonts w:ascii="Montserrat" w:hAnsi="Montserrat"/>
          <w:sz w:val="24"/>
        </w:rPr>
      </w:pPr>
      <w:r w:rsidRPr="00031083">
        <w:rPr>
          <w:rFonts w:ascii="Montserrat" w:hAnsi="Montserrat"/>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F20E2E" w:rsidRPr="00031083" w:rsidRDefault="00F20E2E">
      <w:pPr>
        <w:rPr>
          <w:rFonts w:ascii="Montserrat" w:hAnsi="Montserrat"/>
          <w:sz w:val="24"/>
        </w:rPr>
      </w:pPr>
      <w:r w:rsidRPr="00031083">
        <w:rPr>
          <w:rFonts w:ascii="Montserrat" w:hAnsi="Montserrat"/>
          <w:sz w:val="24"/>
        </w:rPr>
        <w:tab/>
        <w:t xml:space="preserve">"It's been a long time Miss Nin," spoke Director Powers. </w:t>
      </w:r>
    </w:p>
    <w:p w:rsidR="00F20E2E" w:rsidRPr="00031083" w:rsidRDefault="00F20E2E">
      <w:pPr>
        <w:rPr>
          <w:rFonts w:ascii="Montserrat" w:hAnsi="Montserrat"/>
          <w:sz w:val="24"/>
        </w:rPr>
      </w:pPr>
      <w:r w:rsidRPr="00031083">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F20E2E" w:rsidRPr="00031083" w:rsidRDefault="00F20E2E">
      <w:pPr>
        <w:rPr>
          <w:rFonts w:ascii="Montserrat" w:hAnsi="Montserrat"/>
          <w:sz w:val="24"/>
        </w:rPr>
      </w:pPr>
      <w:r w:rsidRPr="00031083">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F20E2E" w:rsidRPr="00031083" w:rsidRDefault="00F20E2E">
      <w:pPr>
        <w:rPr>
          <w:rFonts w:ascii="Montserrat" w:hAnsi="Montserrat"/>
          <w:sz w:val="24"/>
        </w:rPr>
      </w:pPr>
      <w:r w:rsidRPr="00031083">
        <w:rPr>
          <w:rFonts w:ascii="Montserrat" w:hAnsi="Montserrat"/>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031083">
        <w:rPr>
          <w:rFonts w:ascii="Montserrat" w:hAnsi="Montserrat"/>
          <w:i/>
          <w:sz w:val="24"/>
        </w:rPr>
        <w:t>remarkable progress</w:t>
      </w:r>
      <w:r w:rsidRPr="00031083">
        <w:rPr>
          <w:rFonts w:ascii="Montserrat" w:hAnsi="Montserrat"/>
          <w:sz w:val="24"/>
        </w:rPr>
        <w:t>, but you have been completely out of circulation." He looked at the two other men, adding, "I truly do hope you have yourself put back together. We cannot wait any longer, I'm afraid."</w:t>
      </w:r>
    </w:p>
    <w:p w:rsidR="00F20E2E" w:rsidRPr="00031083" w:rsidRDefault="00F20E2E">
      <w:pPr>
        <w:rPr>
          <w:rFonts w:ascii="Montserrat" w:hAnsi="Montserrat"/>
          <w:sz w:val="24"/>
        </w:rPr>
      </w:pPr>
      <w:r w:rsidRPr="00031083">
        <w:rPr>
          <w:rFonts w:ascii="Montserrat" w:hAnsi="Montserrat"/>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F20E2E" w:rsidRPr="00031083" w:rsidRDefault="00F20E2E">
      <w:pPr>
        <w:rPr>
          <w:rFonts w:ascii="Montserrat" w:hAnsi="Montserrat"/>
          <w:sz w:val="24"/>
        </w:rPr>
      </w:pPr>
      <w:r w:rsidRPr="00031083">
        <w:rPr>
          <w:rFonts w:ascii="Montserrat" w:hAnsi="Montserrat"/>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F20E2E" w:rsidRPr="00031083" w:rsidRDefault="00F20E2E">
      <w:pPr>
        <w:rPr>
          <w:rFonts w:ascii="Montserrat" w:hAnsi="Montserrat"/>
          <w:sz w:val="24"/>
        </w:rPr>
      </w:pPr>
      <w:r w:rsidRPr="00031083">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F20E2E" w:rsidRPr="00031083" w:rsidRDefault="00F20E2E">
      <w:pPr>
        <w:rPr>
          <w:rFonts w:ascii="Montserrat" w:hAnsi="Montserrat"/>
          <w:sz w:val="24"/>
        </w:rPr>
      </w:pPr>
      <w:r w:rsidRPr="00031083">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F20E2E" w:rsidRPr="00031083" w:rsidRDefault="00F20E2E">
      <w:pPr>
        <w:rPr>
          <w:rFonts w:ascii="Montserrat" w:hAnsi="Montserrat"/>
          <w:sz w:val="24"/>
        </w:rPr>
      </w:pPr>
      <w:r w:rsidRPr="00031083">
        <w:rPr>
          <w:rFonts w:ascii="Montserrat" w:hAnsi="Montserrat"/>
          <w:sz w:val="24"/>
        </w:rPr>
        <w:tab/>
        <w:t xml:space="preserve">"But, you didn't bring me here to ask me to come back to ISP, Director Craig," she said to him. </w:t>
      </w:r>
      <w:r w:rsidRPr="00031083">
        <w:rPr>
          <w:rFonts w:ascii="Montserrat" w:hAnsi="Montserrat"/>
          <w:i/>
          <w:sz w:val="24"/>
        </w:rPr>
        <w:t xml:space="preserve">Good Lord in Heaven! </w:t>
      </w:r>
      <w:r w:rsidRPr="00031083">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F20E2E" w:rsidRPr="00031083" w:rsidRDefault="00F20E2E">
      <w:pPr>
        <w:rPr>
          <w:rFonts w:ascii="Montserrat" w:hAnsi="Montserrat"/>
          <w:sz w:val="24"/>
        </w:rPr>
      </w:pPr>
      <w:r w:rsidRPr="00031083">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F20E2E" w:rsidRPr="00031083" w:rsidRDefault="00F20E2E">
      <w:pPr>
        <w:rPr>
          <w:rFonts w:ascii="Montserrat" w:hAnsi="Montserrat"/>
          <w:sz w:val="24"/>
        </w:rPr>
      </w:pPr>
      <w:r w:rsidRPr="00031083">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F20E2E" w:rsidRPr="00031083" w:rsidRDefault="00F20E2E">
      <w:pPr>
        <w:rPr>
          <w:rFonts w:ascii="Montserrat" w:hAnsi="Montserrat"/>
          <w:sz w:val="24"/>
        </w:rPr>
      </w:pPr>
      <w:r w:rsidRPr="00031083">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031083">
        <w:rPr>
          <w:rFonts w:ascii="Montserrat" w:hAnsi="Montserrat"/>
          <w:i/>
          <w:sz w:val="24"/>
        </w:rPr>
        <w:t xml:space="preserve">Adventure, </w:t>
      </w:r>
      <w:r w:rsidRPr="00031083">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031083">
        <w:rPr>
          <w:rFonts w:ascii="Montserrat" w:hAnsi="Montserrat"/>
          <w:i/>
          <w:sz w:val="24"/>
        </w:rPr>
        <w:t xml:space="preserve">Intrepid. </w:t>
      </w:r>
      <w:r w:rsidRPr="00031083">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F20E2E" w:rsidRPr="00031083" w:rsidRDefault="00F20E2E">
      <w:pPr>
        <w:rPr>
          <w:rFonts w:ascii="Montserrat" w:hAnsi="Montserrat"/>
          <w:sz w:val="24"/>
        </w:rPr>
      </w:pPr>
      <w:r w:rsidRPr="00031083">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031083">
        <w:rPr>
          <w:rFonts w:ascii="Montserrat" w:hAnsi="Montserrat"/>
          <w:i/>
          <w:sz w:val="24"/>
        </w:rPr>
        <w:t xml:space="preserve">Adventure </w:t>
      </w:r>
      <w:r w:rsidRPr="00031083">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F20E2E" w:rsidRPr="00031083" w:rsidRDefault="00F20E2E">
      <w:pPr>
        <w:rPr>
          <w:rFonts w:ascii="Montserrat" w:hAnsi="Montserrat"/>
          <w:sz w:val="24"/>
        </w:rPr>
      </w:pPr>
      <w:r w:rsidRPr="00031083">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F20E2E" w:rsidRPr="00031083" w:rsidRDefault="00F20E2E">
      <w:pPr>
        <w:rPr>
          <w:rFonts w:ascii="Montserrat" w:hAnsi="Montserrat"/>
          <w:sz w:val="24"/>
        </w:rPr>
      </w:pPr>
      <w:r w:rsidRPr="00031083">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F20E2E" w:rsidRPr="00031083" w:rsidRDefault="00F20E2E">
      <w:pPr>
        <w:rPr>
          <w:rFonts w:ascii="Montserrat" w:hAnsi="Montserrat"/>
          <w:sz w:val="24"/>
        </w:rPr>
      </w:pPr>
      <w:r w:rsidRPr="00031083">
        <w:rPr>
          <w:rFonts w:ascii="Montserrat" w:hAnsi="Montserrat"/>
          <w:sz w:val="24"/>
        </w:rPr>
        <w:tab/>
        <w:t>Phoenix looked at them all and said firmly, "You can count on me."</w:t>
      </w:r>
    </w:p>
    <w:p w:rsidR="00F20E2E" w:rsidRPr="00031083" w:rsidRDefault="00F20E2E">
      <w:pPr>
        <w:rPr>
          <w:rFonts w:ascii="Montserrat" w:hAnsi="Montserrat"/>
          <w:sz w:val="24"/>
        </w:rPr>
      </w:pPr>
      <w:r w:rsidRPr="00031083">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031083">
        <w:rPr>
          <w:rFonts w:ascii="Montserrat" w:hAnsi="Montserrat"/>
          <w:i/>
          <w:sz w:val="24"/>
        </w:rPr>
        <w:t xml:space="preserve">you </w:t>
      </w:r>
      <w:r w:rsidRPr="00031083">
        <w:rPr>
          <w:rFonts w:ascii="Montserrat" w:hAnsi="Montserrat"/>
          <w:sz w:val="24"/>
        </w:rPr>
        <w:t>had to be brought here today," he finished. He handed her a binder. "This contains the details of the presentation we want you to make to the media," he explained.</w:t>
      </w:r>
    </w:p>
    <w:p w:rsidR="00F20E2E" w:rsidRPr="00031083" w:rsidRDefault="00F20E2E">
      <w:pPr>
        <w:rPr>
          <w:rFonts w:ascii="Montserrat" w:hAnsi="Montserrat"/>
          <w:sz w:val="24"/>
        </w:rPr>
      </w:pPr>
      <w:r w:rsidRPr="00031083">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F20E2E" w:rsidRPr="00031083" w:rsidRDefault="00F20E2E">
      <w:pPr>
        <w:rPr>
          <w:rFonts w:ascii="Montserrat" w:hAnsi="Montserrat"/>
          <w:sz w:val="24"/>
        </w:rPr>
      </w:pPr>
      <w:r w:rsidRPr="00031083">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F20E2E" w:rsidRPr="00031083" w:rsidRDefault="00F20E2E">
      <w:pPr>
        <w:rPr>
          <w:rFonts w:ascii="Montserrat" w:hAnsi="Montserrat"/>
          <w:sz w:val="24"/>
        </w:rPr>
      </w:pPr>
      <w:r w:rsidRPr="00031083">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F20E2E" w:rsidRPr="00031083" w:rsidRDefault="00F20E2E">
      <w:pPr>
        <w:rPr>
          <w:rFonts w:ascii="Montserrat" w:hAnsi="Montserrat"/>
          <w:sz w:val="24"/>
        </w:rPr>
      </w:pPr>
      <w:r w:rsidRPr="00031083">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F20E2E" w:rsidRPr="00031083" w:rsidRDefault="00F20E2E">
      <w:pPr>
        <w:rPr>
          <w:rFonts w:ascii="Montserrat" w:hAnsi="Montserrat"/>
          <w:sz w:val="24"/>
        </w:rPr>
      </w:pPr>
      <w:r w:rsidRPr="00031083">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F20E2E" w:rsidRPr="00031083" w:rsidRDefault="00F20E2E">
      <w:pPr>
        <w:rPr>
          <w:rFonts w:ascii="Montserrat" w:hAnsi="Montserrat"/>
          <w:sz w:val="24"/>
        </w:rPr>
      </w:pPr>
      <w:r w:rsidRPr="00031083">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F20E2E" w:rsidRPr="00031083" w:rsidRDefault="00F20E2E">
      <w:pPr>
        <w:rPr>
          <w:rFonts w:ascii="Montserrat" w:hAnsi="Montserrat"/>
          <w:sz w:val="24"/>
        </w:rPr>
      </w:pPr>
      <w:r w:rsidRPr="00031083">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F20E2E" w:rsidRPr="00031083" w:rsidRDefault="00F20E2E">
      <w:pPr>
        <w:rPr>
          <w:rFonts w:ascii="Montserrat" w:hAnsi="Montserrat"/>
          <w:sz w:val="24"/>
        </w:rPr>
      </w:pPr>
      <w:r w:rsidRPr="00031083">
        <w:rPr>
          <w:rFonts w:ascii="Montserrat" w:hAnsi="Montserrat"/>
          <w:sz w:val="24"/>
        </w:rPr>
        <w:tab/>
        <w:t>Arthur came back from the door and laid a hand on his shoulder. "We've got a second perimeter around the building," he reminded Malthus, having overheard the younger man's last remark.</w:t>
      </w:r>
    </w:p>
    <w:p w:rsidR="00F20E2E" w:rsidRPr="00031083" w:rsidRDefault="00F20E2E">
      <w:pPr>
        <w:rPr>
          <w:rFonts w:ascii="Montserrat" w:hAnsi="Montserrat"/>
          <w:sz w:val="24"/>
        </w:rPr>
      </w:pPr>
      <w:r w:rsidRPr="00031083">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F20E2E" w:rsidRPr="00031083" w:rsidRDefault="00F20E2E">
      <w:pPr>
        <w:rPr>
          <w:rFonts w:ascii="Montserrat" w:hAnsi="Montserrat"/>
          <w:sz w:val="24"/>
        </w:rPr>
      </w:pPr>
      <w:r w:rsidRPr="00031083">
        <w:rPr>
          <w:rFonts w:ascii="Montserrat" w:hAnsi="Montserrat"/>
          <w:sz w:val="24"/>
        </w:rPr>
        <w:tab/>
        <w:t>Arthur squeezed his shoulder, saying gently and firmly, "Just do your job, Sam."</w:t>
      </w:r>
    </w:p>
    <w:p w:rsidR="00F20E2E" w:rsidRPr="00031083" w:rsidRDefault="00F20E2E">
      <w:pPr>
        <w:rPr>
          <w:rFonts w:ascii="Montserrat" w:hAnsi="Montserrat"/>
          <w:sz w:val="24"/>
        </w:rPr>
      </w:pPr>
      <w:r w:rsidRPr="00031083">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F20E2E" w:rsidRPr="00031083" w:rsidRDefault="00F20E2E">
      <w:pPr>
        <w:rPr>
          <w:rFonts w:ascii="Montserrat" w:hAnsi="Montserrat"/>
          <w:sz w:val="24"/>
        </w:rPr>
      </w:pPr>
      <w:r w:rsidRPr="00031083">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F20E2E" w:rsidRPr="00031083" w:rsidRDefault="00F20E2E">
      <w:pPr>
        <w:rPr>
          <w:rFonts w:ascii="Montserrat" w:hAnsi="Montserrat"/>
          <w:sz w:val="24"/>
        </w:rPr>
      </w:pPr>
      <w:r w:rsidRPr="00031083">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031083">
        <w:rPr>
          <w:rFonts w:ascii="Montserrat" w:hAnsi="Montserrat"/>
          <w:i/>
          <w:sz w:val="24"/>
        </w:rPr>
        <w:t xml:space="preserve">want </w:t>
      </w:r>
      <w:r w:rsidRPr="00031083">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F20E2E" w:rsidRPr="00031083" w:rsidRDefault="00F20E2E">
      <w:pPr>
        <w:rPr>
          <w:rFonts w:ascii="Montserrat" w:hAnsi="Montserrat"/>
          <w:sz w:val="24"/>
        </w:rPr>
      </w:pPr>
      <w:r w:rsidRPr="00031083">
        <w:rPr>
          <w:rFonts w:ascii="Montserrat" w:hAnsi="Montserrat"/>
          <w:sz w:val="24"/>
        </w:rPr>
        <w:tab/>
        <w:t>Phoenix looked at him and her mouth worked as she tried to find a response.</w:t>
      </w:r>
    </w:p>
    <w:p w:rsidR="00F20E2E" w:rsidRPr="00031083" w:rsidRDefault="00F20E2E">
      <w:pPr>
        <w:rPr>
          <w:rFonts w:ascii="Montserrat" w:hAnsi="Montserrat"/>
          <w:sz w:val="24"/>
        </w:rPr>
      </w:pPr>
      <w:r w:rsidRPr="00031083">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031083">
        <w:rPr>
          <w:rFonts w:ascii="Montserrat" w:hAnsi="Montserrat"/>
          <w:i/>
          <w:sz w:val="24"/>
        </w:rPr>
        <w:t xml:space="preserve">are </w:t>
      </w:r>
      <w:r w:rsidRPr="00031083">
        <w:rPr>
          <w:rFonts w:ascii="Montserrat" w:hAnsi="Montserrat"/>
          <w:sz w:val="24"/>
        </w:rPr>
        <w:t xml:space="preserve">the evidence. Not just what you know, but what you </w:t>
      </w:r>
      <w:r w:rsidRPr="00031083">
        <w:rPr>
          <w:rFonts w:ascii="Montserrat" w:hAnsi="Montserrat"/>
          <w:i/>
          <w:sz w:val="24"/>
        </w:rPr>
        <w:t>are!"</w:t>
      </w:r>
    </w:p>
    <w:p w:rsidR="00F20E2E" w:rsidRPr="00031083" w:rsidRDefault="00F20E2E">
      <w:pPr>
        <w:rPr>
          <w:rFonts w:ascii="Montserrat" w:hAnsi="Montserrat"/>
          <w:sz w:val="24"/>
        </w:rPr>
      </w:pPr>
      <w:r w:rsidRPr="00031083">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031083">
        <w:rPr>
          <w:rFonts w:ascii="Montserrat" w:hAnsi="Montserrat"/>
          <w:i/>
          <w:sz w:val="24"/>
        </w:rPr>
        <w:t xml:space="preserve">believe </w:t>
      </w:r>
      <w:r w:rsidRPr="00031083">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F20E2E" w:rsidRPr="00031083" w:rsidRDefault="00F20E2E">
      <w:pPr>
        <w:rPr>
          <w:rFonts w:ascii="Montserrat" w:hAnsi="Montserrat"/>
          <w:sz w:val="24"/>
        </w:rPr>
      </w:pPr>
      <w:r w:rsidRPr="00031083">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F20E2E" w:rsidRPr="00031083" w:rsidRDefault="00F20E2E">
      <w:pPr>
        <w:rPr>
          <w:rFonts w:ascii="Montserrat" w:hAnsi="Montserrat"/>
          <w:sz w:val="24"/>
        </w:rPr>
      </w:pPr>
      <w:r w:rsidRPr="00031083">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F20E2E" w:rsidRPr="00031083" w:rsidRDefault="00F20E2E">
      <w:pPr>
        <w:rPr>
          <w:rFonts w:ascii="Montserrat" w:hAnsi="Montserrat"/>
          <w:sz w:val="24"/>
        </w:rPr>
      </w:pPr>
      <w:r w:rsidRPr="00031083">
        <w:rPr>
          <w:rFonts w:ascii="Montserrat" w:hAnsi="Montserrat"/>
          <w:sz w:val="24"/>
        </w:rPr>
        <w:tab/>
        <w:t>"But I don't want to be exposed! God, all I've ever wanted was to be able to go through life like any normal person! You can't do this to me!" she cried.</w:t>
      </w:r>
    </w:p>
    <w:p w:rsidR="00F20E2E" w:rsidRPr="00031083" w:rsidRDefault="00F20E2E">
      <w:pPr>
        <w:rPr>
          <w:rFonts w:ascii="Montserrat" w:hAnsi="Montserrat"/>
          <w:sz w:val="24"/>
        </w:rPr>
      </w:pPr>
      <w:r w:rsidRPr="00031083">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F20E2E" w:rsidRPr="00031083" w:rsidRDefault="00F20E2E">
      <w:pPr>
        <w:rPr>
          <w:rFonts w:ascii="Montserrat" w:hAnsi="Montserrat"/>
          <w:sz w:val="24"/>
        </w:rPr>
      </w:pPr>
      <w:r w:rsidRPr="00031083">
        <w:rPr>
          <w:rFonts w:ascii="Montserrat" w:hAnsi="Montserrat"/>
          <w:sz w:val="24"/>
        </w:rPr>
        <w:tab/>
        <w:t>"You are not giving me any choice!" she accused. "Let me face it on my own, in my own way. You just..." she choked, "you just don't have any idea what you are asking me."</w:t>
      </w:r>
    </w:p>
    <w:p w:rsidR="00F20E2E" w:rsidRPr="00031083" w:rsidRDefault="00F20E2E">
      <w:pPr>
        <w:rPr>
          <w:rFonts w:ascii="Montserrat" w:hAnsi="Montserrat"/>
          <w:sz w:val="24"/>
        </w:rPr>
      </w:pPr>
      <w:r w:rsidRPr="00031083">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031083">
        <w:rPr>
          <w:rFonts w:ascii="Montserrat" w:hAnsi="Montserrat"/>
          <w:i/>
          <w:sz w:val="24"/>
        </w:rPr>
        <w:t>test</w:t>
      </w:r>
      <w:r w:rsidRPr="00031083">
        <w:rPr>
          <w:rFonts w:ascii="Montserrat" w:hAnsi="Montserrat"/>
          <w:sz w:val="24"/>
        </w:rPr>
        <w:t xml:space="preserve"> of your resolve, and the proof of your rehabilitation."</w:t>
      </w:r>
    </w:p>
    <w:p w:rsidR="00F20E2E" w:rsidRPr="00031083" w:rsidRDefault="00F20E2E">
      <w:pPr>
        <w:rPr>
          <w:rFonts w:ascii="Montserrat" w:hAnsi="Montserrat"/>
          <w:sz w:val="24"/>
        </w:rPr>
      </w:pPr>
      <w:r w:rsidRPr="00031083">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F20E2E" w:rsidRPr="00031083" w:rsidRDefault="00F20E2E">
      <w:pPr>
        <w:rPr>
          <w:rFonts w:ascii="Montserrat" w:hAnsi="Montserrat"/>
          <w:sz w:val="24"/>
        </w:rPr>
      </w:pPr>
      <w:r w:rsidRPr="00031083">
        <w:rPr>
          <w:rFonts w:ascii="Montserrat" w:hAnsi="Montserrat"/>
          <w:sz w:val="24"/>
        </w:rPr>
        <w:tab/>
        <w:t>"What's the status on that thing?" he asked the young woman.</w:t>
      </w:r>
    </w:p>
    <w:p w:rsidR="00F20E2E" w:rsidRPr="00031083" w:rsidRDefault="00F20E2E">
      <w:pPr>
        <w:rPr>
          <w:rFonts w:ascii="Montserrat" w:hAnsi="Montserrat"/>
          <w:sz w:val="24"/>
        </w:rPr>
      </w:pPr>
      <w:r w:rsidRPr="00031083">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F20E2E" w:rsidRPr="00031083" w:rsidRDefault="00F20E2E">
      <w:pPr>
        <w:rPr>
          <w:rFonts w:ascii="Montserrat" w:hAnsi="Montserrat"/>
          <w:sz w:val="24"/>
        </w:rPr>
      </w:pPr>
      <w:r w:rsidRPr="00031083">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F20E2E" w:rsidRPr="00031083" w:rsidRDefault="00F20E2E">
      <w:pPr>
        <w:rPr>
          <w:rFonts w:ascii="Montserrat" w:hAnsi="Montserrat"/>
          <w:sz w:val="24"/>
        </w:rPr>
      </w:pPr>
      <w:r w:rsidRPr="00031083">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F20E2E" w:rsidRPr="00031083" w:rsidRDefault="00F20E2E">
      <w:pPr>
        <w:rPr>
          <w:rFonts w:ascii="Montserrat" w:hAnsi="Montserrat"/>
          <w:sz w:val="24"/>
        </w:rPr>
      </w:pPr>
      <w:r w:rsidRPr="00031083">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chapter</w:t>
      </w:r>
    </w:p>
    <w:p w:rsidR="00F20E2E" w:rsidRPr="00031083" w:rsidRDefault="00F20E2E">
      <w:pPr>
        <w:rPr>
          <w:rFonts w:ascii="Montserrat" w:hAnsi="Montserrat"/>
          <w:sz w:val="24"/>
        </w:rPr>
      </w:pPr>
      <w:r w:rsidRPr="00031083">
        <w:rPr>
          <w:rFonts w:ascii="Montserrat" w:hAnsi="Montserrat"/>
          <w:sz w:val="24"/>
        </w:rPr>
        <w:t>TWO</w:t>
      </w: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F20E2E" w:rsidRPr="00031083" w:rsidRDefault="00F20E2E">
      <w:pPr>
        <w:rPr>
          <w:rFonts w:ascii="Montserrat" w:hAnsi="Montserrat"/>
          <w:caps/>
          <w:sz w:val="24"/>
        </w:rPr>
      </w:pPr>
      <w:r w:rsidRPr="00031083">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F20E2E" w:rsidRPr="00031083" w:rsidRDefault="00F20E2E">
      <w:pPr>
        <w:rPr>
          <w:rFonts w:ascii="Montserrat" w:hAnsi="Montserrat"/>
          <w:caps/>
          <w:sz w:val="24"/>
        </w:rPr>
      </w:pPr>
      <w:r w:rsidRPr="00031083">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F20E2E" w:rsidRPr="00031083" w:rsidRDefault="00F20E2E">
      <w:pPr>
        <w:rPr>
          <w:rFonts w:ascii="Montserrat" w:hAnsi="Montserrat"/>
          <w:caps/>
          <w:sz w:val="24"/>
        </w:rPr>
      </w:pPr>
      <w:r w:rsidRPr="00031083">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F20E2E" w:rsidRPr="00031083" w:rsidRDefault="00F20E2E">
      <w:pPr>
        <w:rPr>
          <w:rFonts w:ascii="Montserrat" w:hAnsi="Montserrat"/>
          <w:caps/>
          <w:sz w:val="24"/>
        </w:rPr>
      </w:pPr>
      <w:r w:rsidRPr="00031083">
        <w:rPr>
          <w:rFonts w:ascii="Montserrat" w:hAnsi="Montserrat"/>
          <w:sz w:val="24"/>
        </w:rP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sidRPr="00031083">
        <w:rPr>
          <w:rFonts w:ascii="Montserrat" w:hAnsi="Montserrat"/>
          <w:caps/>
          <w:sz w:val="24"/>
        </w:rPr>
        <w:t xml:space="preserve">. </w:t>
      </w:r>
      <w:r w:rsidRPr="00031083">
        <w:rPr>
          <w:rFonts w:ascii="Montserrat" w:hAnsi="Montserrat"/>
          <w:i/>
          <w:sz w:val="24"/>
        </w:rPr>
        <w:t xml:space="preserve">I don't want to be here. </w:t>
      </w:r>
      <w:r w:rsidRPr="00031083">
        <w:rPr>
          <w:rFonts w:ascii="Montserrat" w:hAnsi="Montserrat"/>
          <w:sz w:val="24"/>
        </w:rPr>
        <w:t>She strangled it even as she thought it. She could not think of anything more ridiculous than the idea that what she wanted carried any weight in the world. God help her, if she ever gave in to the need to</w:t>
      </w:r>
      <w:r w:rsidRPr="00031083">
        <w:rPr>
          <w:rFonts w:ascii="Montserrat" w:hAnsi="Montserrat"/>
          <w:caps/>
          <w:sz w:val="24"/>
        </w:rPr>
        <w:t xml:space="preserve"> </w:t>
      </w:r>
      <w:r w:rsidRPr="00031083">
        <w:rPr>
          <w:rFonts w:ascii="Montserrat" w:hAnsi="Montserrat"/>
          <w:i/>
          <w:sz w:val="24"/>
        </w:rPr>
        <w:t xml:space="preserve">take </w:t>
      </w:r>
      <w:r w:rsidRPr="00031083">
        <w:rPr>
          <w:rFonts w:ascii="Montserrat" w:hAnsi="Montserrat"/>
          <w:sz w:val="24"/>
        </w:rPr>
        <w:t>what she wanted—to do what was right for herself. Such insubordination would never be tolerated. Self interest was a luxury a person like her could not afford.</w:t>
      </w:r>
    </w:p>
    <w:p w:rsidR="00F20E2E" w:rsidRPr="00031083" w:rsidRDefault="00F20E2E">
      <w:pPr>
        <w:rPr>
          <w:rFonts w:ascii="Montserrat" w:hAnsi="Montserrat"/>
          <w:caps/>
          <w:sz w:val="24"/>
        </w:rPr>
      </w:pPr>
      <w:r w:rsidRPr="00031083">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F20E2E" w:rsidRPr="00031083" w:rsidRDefault="00F20E2E">
      <w:pPr>
        <w:rPr>
          <w:rFonts w:ascii="Montserrat" w:hAnsi="Montserrat"/>
          <w:caps/>
          <w:sz w:val="24"/>
        </w:rPr>
      </w:pPr>
      <w:r w:rsidRPr="00031083">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F20E2E" w:rsidRPr="00031083" w:rsidRDefault="00F20E2E">
      <w:pPr>
        <w:rPr>
          <w:rFonts w:ascii="Montserrat" w:hAnsi="Montserrat"/>
          <w:caps/>
          <w:sz w:val="24"/>
        </w:rPr>
      </w:pPr>
      <w:r w:rsidRPr="00031083">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F20E2E" w:rsidRPr="00031083" w:rsidRDefault="00F20E2E">
      <w:pPr>
        <w:rPr>
          <w:rFonts w:ascii="Montserrat" w:hAnsi="Montserrat"/>
          <w:caps/>
          <w:sz w:val="24"/>
        </w:rPr>
      </w:pPr>
      <w:r w:rsidRPr="00031083">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 defensive telepathic probe. It took strict concentration for her to quell the reflex. Restrict it to a passive glimpse of surface thoughts and emotions.</w:t>
      </w:r>
    </w:p>
    <w:p w:rsidR="00F20E2E" w:rsidRPr="00031083" w:rsidRDefault="00F20E2E">
      <w:pPr>
        <w:rPr>
          <w:rFonts w:ascii="Montserrat" w:hAnsi="Montserrat"/>
          <w:caps/>
          <w:sz w:val="24"/>
        </w:rPr>
      </w:pPr>
      <w:r w:rsidRPr="00031083">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031083">
        <w:rPr>
          <w:rFonts w:ascii="Montserrat" w:hAnsi="Montserrat"/>
          <w:i/>
          <w:sz w:val="24"/>
        </w:rPr>
        <w:t xml:space="preserve">looked </w:t>
      </w:r>
      <w:r w:rsidRPr="00031083">
        <w:rPr>
          <w:rFonts w:ascii="Montserrat" w:hAnsi="Montserrat"/>
          <w:sz w:val="24"/>
        </w:rPr>
        <w:t xml:space="preserve">at her had triggered it violently. </w:t>
      </w:r>
      <w:r w:rsidRPr="00031083">
        <w:rPr>
          <w:rFonts w:ascii="Montserrat" w:hAnsi="Montserrat"/>
          <w:i/>
          <w:sz w:val="24"/>
        </w:rPr>
        <w:t xml:space="preserve">It kinda takes the fun out of being a teenager! </w:t>
      </w:r>
      <w:r w:rsidRPr="00031083">
        <w:rPr>
          <w:rFonts w:ascii="Montserrat" w:hAnsi="Montserrat"/>
          <w:sz w:val="24"/>
        </w:rPr>
        <w:t>She thought sardonically. Having made it through the worst part, Phoenix was able to surrender herself to the woman's ministrations.</w:t>
      </w:r>
    </w:p>
    <w:p w:rsidR="00F20E2E" w:rsidRPr="00031083" w:rsidRDefault="00F20E2E">
      <w:pPr>
        <w:rPr>
          <w:rFonts w:ascii="Montserrat" w:hAnsi="Montserrat"/>
          <w:caps/>
          <w:sz w:val="24"/>
        </w:rPr>
      </w:pPr>
      <w:r w:rsidRPr="00031083">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031083">
        <w:rPr>
          <w:rFonts w:ascii="Montserrat" w:hAnsi="Montserrat"/>
          <w:i/>
          <w:sz w:val="24"/>
        </w:rPr>
        <w:t xml:space="preserve">other. </w:t>
      </w:r>
      <w:r w:rsidRPr="00031083">
        <w:rPr>
          <w:rFonts w:ascii="Montserrat" w:hAnsi="Montserrat"/>
          <w:sz w:val="24"/>
        </w:rPr>
        <w:t>A suggestion of something as powerful and innate to life as sex, and yet something she knew almost nothing about.</w:t>
      </w:r>
      <w:r w:rsidRPr="00031083">
        <w:rPr>
          <w:rFonts w:ascii="Montserrat" w:hAnsi="Montserrat"/>
          <w:i/>
          <w:caps/>
          <w:sz w:val="24"/>
        </w:rPr>
        <w:t xml:space="preserve"> </w:t>
      </w:r>
    </w:p>
    <w:p w:rsidR="00F20E2E" w:rsidRPr="00031083" w:rsidRDefault="00F20E2E">
      <w:pPr>
        <w:rPr>
          <w:rFonts w:ascii="Montserrat" w:hAnsi="Montserrat"/>
          <w:caps/>
          <w:sz w:val="24"/>
        </w:rPr>
      </w:pPr>
      <w:r w:rsidRPr="00031083">
        <w:rPr>
          <w:rFonts w:ascii="Montserrat" w:hAnsi="Montserrat"/>
          <w:sz w:val="24"/>
        </w:rPr>
        <w:tab/>
        <w:t>Trying to figure out what it was almost distracted her.</w:t>
      </w:r>
    </w:p>
    <w:p w:rsidR="00F20E2E" w:rsidRPr="00031083" w:rsidRDefault="00F20E2E">
      <w:pPr>
        <w:rPr>
          <w:rFonts w:ascii="Montserrat" w:hAnsi="Montserrat"/>
          <w:caps/>
          <w:sz w:val="24"/>
        </w:rPr>
      </w:pPr>
      <w:r w:rsidRPr="00031083">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r w:rsidRPr="00031083">
        <w:rPr>
          <w:rFonts w:ascii="Montserrat" w:hAnsi="Montserrat"/>
          <w:caps/>
          <w:sz w:val="24"/>
        </w:rPr>
        <w:t>."</w:t>
      </w:r>
    </w:p>
    <w:p w:rsidR="00F20E2E" w:rsidRPr="00031083" w:rsidRDefault="00F20E2E">
      <w:pPr>
        <w:rPr>
          <w:rFonts w:ascii="Montserrat" w:hAnsi="Montserrat"/>
          <w:caps/>
          <w:sz w:val="24"/>
        </w:rPr>
      </w:pPr>
      <w:r w:rsidRPr="00031083">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F20E2E" w:rsidRPr="00031083" w:rsidRDefault="00F20E2E">
      <w:pPr>
        <w:rPr>
          <w:rFonts w:ascii="Montserrat" w:hAnsi="Montserrat"/>
          <w:caps/>
          <w:sz w:val="24"/>
        </w:rPr>
      </w:pPr>
      <w:r w:rsidRPr="00031083">
        <w:rPr>
          <w:rFonts w:ascii="Montserrat" w:hAnsi="Montserrat"/>
          <w:sz w:val="24"/>
        </w:rPr>
        <w:tab/>
        <w:t>"Now what is that supposed to mean?" Powers growled looking up from his reports.</w:t>
      </w:r>
    </w:p>
    <w:p w:rsidR="00F20E2E" w:rsidRPr="00031083" w:rsidRDefault="00F20E2E">
      <w:pPr>
        <w:rPr>
          <w:rFonts w:ascii="Montserrat" w:hAnsi="Montserrat"/>
          <w:caps/>
          <w:sz w:val="24"/>
        </w:rPr>
      </w:pPr>
      <w:r w:rsidRPr="00031083">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F20E2E" w:rsidRPr="00031083" w:rsidRDefault="00F20E2E">
      <w:pPr>
        <w:rPr>
          <w:rFonts w:ascii="Montserrat" w:hAnsi="Montserrat"/>
          <w:caps/>
          <w:sz w:val="24"/>
        </w:rPr>
      </w:pPr>
      <w:r w:rsidRPr="00031083">
        <w:rPr>
          <w:rFonts w:ascii="Montserrat" w:hAnsi="Montserrat"/>
          <w:sz w:val="24"/>
        </w:rPr>
        <w:tab/>
        <w:t>"Nonsense," powers retorted, "Nobody threatened her."</w:t>
      </w:r>
    </w:p>
    <w:p w:rsidR="00F20E2E" w:rsidRPr="00031083" w:rsidRDefault="00F20E2E">
      <w:pPr>
        <w:rPr>
          <w:rFonts w:ascii="Montserrat" w:hAnsi="Montserrat"/>
          <w:caps/>
          <w:sz w:val="24"/>
        </w:rPr>
      </w:pPr>
      <w:r w:rsidRPr="00031083">
        <w:rPr>
          <w:rFonts w:ascii="Montserrat" w:hAnsi="Montserrat"/>
          <w:sz w:val="24"/>
        </w:rPr>
        <w:tab/>
        <w:t>"Chad, a fool and an idiot should not have lasted as long, in your position, as you have managed. Please tell me, what is your secret?"</w:t>
      </w:r>
    </w:p>
    <w:p w:rsidR="00F20E2E" w:rsidRPr="00031083" w:rsidRDefault="00F20E2E">
      <w:pPr>
        <w:rPr>
          <w:rFonts w:ascii="Montserrat" w:hAnsi="Montserrat"/>
          <w:caps/>
          <w:sz w:val="24"/>
        </w:rPr>
      </w:pPr>
      <w:r w:rsidRPr="00031083">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F20E2E" w:rsidRPr="00031083" w:rsidRDefault="00F20E2E">
      <w:pPr>
        <w:rPr>
          <w:rFonts w:ascii="Montserrat" w:hAnsi="Montserrat"/>
          <w:caps/>
          <w:sz w:val="24"/>
        </w:rPr>
      </w:pPr>
      <w:r w:rsidRPr="00031083">
        <w:rPr>
          <w:rFonts w:ascii="Montserrat" w:hAnsi="Montserrat"/>
          <w:caps/>
          <w:sz w:val="24"/>
        </w:rPr>
        <w:tab/>
      </w:r>
      <w:r w:rsidRPr="00031083">
        <w:rPr>
          <w:rFonts w:ascii="Montserrat" w:hAnsi="Montserrat"/>
          <w:i/>
          <w:sz w:val="24"/>
        </w:rPr>
        <w:t xml:space="preserve">"Regardless of what she perceived," </w:t>
      </w:r>
      <w:r w:rsidRPr="00031083">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031083">
        <w:rPr>
          <w:rFonts w:ascii="Montserrat" w:hAnsi="Montserrat"/>
          <w:i/>
          <w:sz w:val="24"/>
        </w:rPr>
        <w:t>means</w:t>
      </w:r>
      <w:r w:rsidRPr="00031083">
        <w:rPr>
          <w:rFonts w:ascii="Montserrat" w:hAnsi="Montserrat"/>
          <w:sz w:val="24"/>
        </w:rPr>
        <w:t xml:space="preserve"> to deal with dangerous actives. </w:t>
      </w:r>
      <w:r w:rsidRPr="00031083">
        <w:rPr>
          <w:rFonts w:ascii="Montserrat" w:hAnsi="Montserrat"/>
          <w:i/>
          <w:sz w:val="24"/>
        </w:rPr>
        <w:t>No</w:t>
      </w:r>
      <w:r w:rsidRPr="00031083">
        <w:rPr>
          <w:rFonts w:ascii="Montserrat" w:hAnsi="Montserrat"/>
          <w:sz w:val="24"/>
        </w:rPr>
        <w:t xml:space="preserve"> active is ever supposed to know that he or </w:t>
      </w:r>
      <w:r w:rsidRPr="00031083">
        <w:rPr>
          <w:rFonts w:ascii="Montserrat" w:hAnsi="Montserrat"/>
          <w:i/>
          <w:sz w:val="24"/>
        </w:rPr>
        <w:t xml:space="preserve">she </w:t>
      </w:r>
      <w:r w:rsidRPr="00031083">
        <w:rPr>
          <w:rFonts w:ascii="Montserrat" w:hAnsi="Montserrat"/>
          <w:sz w:val="24"/>
        </w:rPr>
        <w:t>is a</w:t>
      </w:r>
      <w:r w:rsidRPr="00031083">
        <w:rPr>
          <w:rFonts w:ascii="Montserrat" w:hAnsi="Montserrat"/>
          <w:i/>
          <w:sz w:val="24"/>
        </w:rPr>
        <w:t xml:space="preserve"> dangerous active!</w:t>
      </w:r>
      <w:r w:rsidRPr="00031083">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F20E2E" w:rsidRPr="00031083" w:rsidRDefault="00F20E2E">
      <w:pPr>
        <w:rPr>
          <w:rFonts w:ascii="Montserrat" w:hAnsi="Montserrat"/>
          <w:caps/>
          <w:sz w:val="24"/>
        </w:rPr>
      </w:pPr>
      <w:r w:rsidRPr="00031083">
        <w:rPr>
          <w:rFonts w:ascii="Montserrat" w:hAnsi="Montserrat"/>
          <w:sz w:val="24"/>
        </w:rPr>
        <w:tab/>
        <w:t>"Mark, just what are you getting at?"</w:t>
      </w:r>
    </w:p>
    <w:p w:rsidR="00F20E2E" w:rsidRPr="00031083" w:rsidRDefault="00F20E2E">
      <w:pPr>
        <w:rPr>
          <w:rFonts w:ascii="Montserrat" w:hAnsi="Montserrat"/>
          <w:caps/>
          <w:sz w:val="24"/>
        </w:rPr>
      </w:pPr>
      <w:r w:rsidRPr="00031083">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F20E2E" w:rsidRPr="00031083" w:rsidRDefault="00F20E2E">
      <w:pPr>
        <w:rPr>
          <w:rFonts w:ascii="Montserrat" w:hAnsi="Montserrat"/>
          <w:caps/>
          <w:sz w:val="24"/>
        </w:rPr>
      </w:pPr>
      <w:r w:rsidRPr="00031083">
        <w:rPr>
          <w:rFonts w:ascii="Montserrat" w:hAnsi="Montserrat"/>
          <w:sz w:val="24"/>
        </w:rPr>
        <w:tab/>
        <w:t>There was a knock on the door. Dreyfus's assistant opened the door and announced, "The Prime Minister of the Solar Authority is here. We go on the air in five."</w:t>
      </w: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F20E2E" w:rsidRPr="00031083" w:rsidRDefault="00F20E2E">
      <w:pPr>
        <w:rPr>
          <w:rFonts w:ascii="Montserrat" w:hAnsi="Montserrat"/>
          <w:caps/>
          <w:sz w:val="24"/>
        </w:rPr>
      </w:pPr>
      <w:r w:rsidRPr="00031083">
        <w:rPr>
          <w:rFonts w:ascii="Montserrat" w:hAnsi="Montserrat"/>
          <w:sz w:val="24"/>
        </w:rPr>
        <w:tab/>
        <w:t>Another part of her said, do—or die.</w:t>
      </w:r>
    </w:p>
    <w:p w:rsidR="00F20E2E" w:rsidRPr="00031083" w:rsidRDefault="00F20E2E">
      <w:pPr>
        <w:rPr>
          <w:rFonts w:ascii="Montserrat" w:hAnsi="Montserrat"/>
          <w:caps/>
          <w:sz w:val="24"/>
        </w:rPr>
      </w:pPr>
      <w:r w:rsidRPr="00031083">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F20E2E" w:rsidRPr="00031083" w:rsidRDefault="00F20E2E">
      <w:pPr>
        <w:rPr>
          <w:rFonts w:ascii="Montserrat" w:hAnsi="Montserrat"/>
          <w:caps/>
          <w:sz w:val="24"/>
        </w:rPr>
      </w:pPr>
      <w:r w:rsidRPr="00031083">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F20E2E" w:rsidRPr="00031083" w:rsidRDefault="00F20E2E">
      <w:pPr>
        <w:rPr>
          <w:rFonts w:ascii="Montserrat" w:hAnsi="Montserrat"/>
          <w:caps/>
          <w:sz w:val="24"/>
        </w:rPr>
      </w:pPr>
      <w:r w:rsidRPr="00031083">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sidRPr="00031083">
        <w:rPr>
          <w:rFonts w:ascii="Montserrat" w:hAnsi="Montserrat"/>
          <w:caps/>
          <w:vanish/>
          <w:sz w:val="24"/>
        </w:rPr>
        <w:t xml:space="preserve">MI </w:t>
      </w:r>
      <w:r w:rsidRPr="00031083">
        <w:rPr>
          <w:rFonts w:ascii="Montserrat" w:hAnsi="Montserrat"/>
          <w:sz w:val="24"/>
        </w:rPr>
        <w:t xml:space="preserve">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F20E2E" w:rsidRPr="00031083" w:rsidRDefault="00F20E2E">
      <w:pPr>
        <w:rPr>
          <w:rFonts w:ascii="Montserrat" w:hAnsi="Montserrat"/>
          <w:caps/>
          <w:sz w:val="24"/>
        </w:rPr>
      </w:pPr>
      <w:r w:rsidRPr="00031083">
        <w:rPr>
          <w:rFonts w:ascii="Montserrat" w:hAnsi="Montserrat"/>
          <w:sz w:val="24"/>
        </w:rP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sidRPr="00031083">
        <w:rPr>
          <w:rFonts w:ascii="Montserrat" w:hAnsi="Montserrat"/>
          <w:caps/>
          <w:sz w:val="24"/>
        </w:rPr>
        <w:t xml:space="preserve"> </w:t>
      </w:r>
    </w:p>
    <w:p w:rsidR="00F20E2E" w:rsidRPr="00031083" w:rsidRDefault="00F20E2E">
      <w:pPr>
        <w:rPr>
          <w:rFonts w:ascii="Montserrat" w:hAnsi="Montserrat"/>
          <w:caps/>
          <w:sz w:val="24"/>
        </w:rPr>
      </w:pPr>
      <w:r w:rsidRPr="00031083">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F20E2E" w:rsidRPr="00031083" w:rsidRDefault="00F20E2E">
      <w:pPr>
        <w:rPr>
          <w:rFonts w:ascii="Montserrat" w:hAnsi="Montserrat"/>
          <w:caps/>
          <w:sz w:val="24"/>
        </w:rPr>
      </w:pPr>
      <w:r w:rsidRPr="00031083">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F20E2E" w:rsidRPr="00031083" w:rsidRDefault="00F20E2E">
      <w:pPr>
        <w:rPr>
          <w:rFonts w:ascii="Montserrat" w:hAnsi="Montserrat"/>
          <w:caps/>
          <w:sz w:val="24"/>
        </w:rPr>
      </w:pPr>
      <w:r w:rsidRPr="00031083">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031083">
        <w:rPr>
          <w:rFonts w:ascii="Montserrat" w:hAnsi="Montserrat"/>
          <w:i/>
          <w:sz w:val="24"/>
        </w:rPr>
        <w:t xml:space="preserve">Intrepid. </w:t>
      </w:r>
      <w:r w:rsidRPr="00031083">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031083">
        <w:rPr>
          <w:rFonts w:ascii="Montserrat" w:hAnsi="Montserrat"/>
          <w:i/>
          <w:sz w:val="24"/>
        </w:rPr>
        <w:t xml:space="preserve">Adventure </w:t>
      </w:r>
      <w:r w:rsidRPr="00031083">
        <w:rPr>
          <w:rFonts w:ascii="Montserrat" w:hAnsi="Montserrat"/>
          <w:sz w:val="24"/>
        </w:rPr>
        <w:t>was lost. The evidence, which could not be confirmed or denied at the time, and consisted entirely of information derived from a classified source, was suppressed for reasons of Aegis security.</w:t>
      </w:r>
    </w:p>
    <w:p w:rsidR="00F20E2E" w:rsidRPr="00031083" w:rsidRDefault="00F20E2E">
      <w:pPr>
        <w:rPr>
          <w:rFonts w:ascii="Montserrat" w:hAnsi="Montserrat"/>
          <w:caps/>
          <w:sz w:val="24"/>
        </w:rPr>
      </w:pPr>
      <w:r w:rsidRPr="00031083">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031083">
        <w:rPr>
          <w:rFonts w:ascii="Montserrat" w:hAnsi="Montserrat"/>
          <w:i/>
          <w:sz w:val="24"/>
        </w:rPr>
        <w:t xml:space="preserve">Adventure, </w:t>
      </w:r>
      <w:r w:rsidRPr="00031083">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F20E2E" w:rsidRPr="00031083" w:rsidRDefault="00F20E2E">
      <w:pPr>
        <w:rPr>
          <w:rFonts w:ascii="Montserrat" w:hAnsi="Montserrat"/>
          <w:caps/>
          <w:sz w:val="24"/>
        </w:rPr>
      </w:pPr>
      <w:r w:rsidRPr="00031083">
        <w:rPr>
          <w:rFonts w:ascii="Montserrat" w:hAnsi="Montserrat"/>
          <w:sz w:val="24"/>
        </w:rPr>
        <w:tab/>
        <w:t xml:space="preserve">Phoenix held her breath. </w:t>
      </w:r>
    </w:p>
    <w:p w:rsidR="00F20E2E" w:rsidRPr="00031083" w:rsidRDefault="00F20E2E">
      <w:pPr>
        <w:rPr>
          <w:rFonts w:ascii="Montserrat" w:hAnsi="Montserrat"/>
          <w:caps/>
          <w:sz w:val="24"/>
        </w:rPr>
      </w:pPr>
      <w:r w:rsidRPr="00031083">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031083">
        <w:rPr>
          <w:rFonts w:ascii="Montserrat" w:hAnsi="Montserrat"/>
          <w:i/>
          <w:sz w:val="24"/>
        </w:rPr>
        <w:t xml:space="preserve">Adventure </w:t>
      </w:r>
      <w:r w:rsidRPr="00031083">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F20E2E" w:rsidRPr="00031083" w:rsidRDefault="00F20E2E">
      <w:pPr>
        <w:rPr>
          <w:rFonts w:ascii="Montserrat" w:hAnsi="Montserrat"/>
          <w:caps/>
          <w:sz w:val="24"/>
        </w:rPr>
      </w:pPr>
      <w:r w:rsidRPr="00031083">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F20E2E" w:rsidRPr="00031083" w:rsidRDefault="00F20E2E">
      <w:pPr>
        <w:rPr>
          <w:rFonts w:ascii="Montserrat" w:hAnsi="Montserrat"/>
          <w:caps/>
          <w:sz w:val="24"/>
        </w:rPr>
      </w:pPr>
      <w:r w:rsidRPr="00031083">
        <w:rPr>
          <w:rFonts w:ascii="Montserrat" w:hAnsi="Montserrat"/>
          <w:sz w:val="24"/>
        </w:rPr>
        <w:tab/>
        <w:t xml:space="preserve">"Before I can tell you what happened, I have to explain a few things to establish the nature of my involvement in the final mission of the deep space explorer </w:t>
      </w:r>
      <w:r w:rsidRPr="00031083">
        <w:rPr>
          <w:rFonts w:ascii="Montserrat" w:hAnsi="Montserrat"/>
          <w:i/>
          <w:sz w:val="24"/>
        </w:rPr>
        <w:t xml:space="preserve">Adventure," </w:t>
      </w:r>
      <w:r w:rsidRPr="00031083">
        <w:rPr>
          <w:rFonts w:ascii="Montserrat" w:hAnsi="Montserrat"/>
          <w:sz w:val="24"/>
        </w:rPr>
        <w:t>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sidRPr="00031083">
        <w:rPr>
          <w:rFonts w:ascii="Montserrat" w:hAnsi="Montserrat"/>
          <w:caps/>
          <w:sz w:val="24"/>
        </w:rPr>
        <w:t xml:space="preserve"> </w:t>
      </w:r>
    </w:p>
    <w:p w:rsidR="00F20E2E" w:rsidRPr="00031083" w:rsidRDefault="00F20E2E">
      <w:pPr>
        <w:rPr>
          <w:rFonts w:ascii="Montserrat" w:hAnsi="Montserrat"/>
          <w:caps/>
          <w:sz w:val="24"/>
        </w:rPr>
      </w:pPr>
      <w:r w:rsidRPr="00031083">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031083">
        <w:rPr>
          <w:rFonts w:ascii="Montserrat" w:hAnsi="Montserrat"/>
          <w:i/>
          <w:sz w:val="24"/>
        </w:rPr>
        <w:t>Adventure</w:t>
      </w:r>
      <w:r w:rsidRPr="00031083">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F20E2E" w:rsidRPr="00031083" w:rsidRDefault="00F20E2E">
      <w:pPr>
        <w:rPr>
          <w:rFonts w:ascii="Montserrat" w:hAnsi="Montserrat"/>
          <w:caps/>
          <w:sz w:val="24"/>
        </w:rPr>
      </w:pPr>
      <w:r w:rsidRPr="00031083">
        <w:rPr>
          <w:rFonts w:ascii="Montserrat" w:hAnsi="Montserrat"/>
          <w:sz w:val="24"/>
        </w:rPr>
        <w:tab/>
        <w:t xml:space="preserve">"At the time that the </w:t>
      </w:r>
      <w:r w:rsidRPr="00031083">
        <w:rPr>
          <w:rFonts w:ascii="Montserrat" w:hAnsi="Montserrat"/>
          <w:i/>
          <w:sz w:val="24"/>
        </w:rPr>
        <w:t xml:space="preserve">Adventure </w:t>
      </w:r>
      <w:r w:rsidRPr="00031083">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 xml:space="preserve">Once again Phoenix found herself standing on the deck of the bridge of the </w:t>
      </w:r>
      <w:r w:rsidRPr="00031083">
        <w:rPr>
          <w:rFonts w:ascii="Montserrat" w:hAnsi="Montserrat"/>
          <w:i/>
          <w:sz w:val="24"/>
        </w:rPr>
        <w:t xml:space="preserve">Adventure </w:t>
      </w:r>
      <w:r w:rsidRPr="00031083">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F20E2E" w:rsidRPr="00031083" w:rsidRDefault="00F20E2E">
      <w:pPr>
        <w:rPr>
          <w:rFonts w:ascii="Montserrat" w:hAnsi="Montserrat"/>
          <w:caps/>
          <w:sz w:val="24"/>
        </w:rPr>
      </w:pPr>
      <w:r w:rsidRPr="00031083">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F20E2E" w:rsidRPr="00031083" w:rsidRDefault="00F20E2E">
      <w:pPr>
        <w:rPr>
          <w:rFonts w:ascii="Montserrat" w:hAnsi="Montserrat"/>
          <w:caps/>
          <w:sz w:val="24"/>
        </w:rPr>
      </w:pPr>
      <w:r w:rsidRPr="00031083">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F20E2E" w:rsidRPr="00031083" w:rsidRDefault="00F20E2E">
      <w:pPr>
        <w:rPr>
          <w:rFonts w:ascii="Montserrat" w:hAnsi="Montserrat"/>
          <w:caps/>
          <w:sz w:val="24"/>
        </w:rPr>
      </w:pPr>
      <w:r w:rsidRPr="00031083">
        <w:rPr>
          <w:rFonts w:ascii="Montserrat" w:hAnsi="Montserrat"/>
          <w:sz w:val="24"/>
        </w:rPr>
        <w:tab/>
        <w:t>"Light wash? But that would mean..."</w:t>
      </w:r>
    </w:p>
    <w:p w:rsidR="00F20E2E" w:rsidRPr="00031083" w:rsidRDefault="00F20E2E">
      <w:pPr>
        <w:rPr>
          <w:rFonts w:ascii="Montserrat" w:hAnsi="Montserrat"/>
          <w:caps/>
          <w:sz w:val="24"/>
        </w:rPr>
      </w:pPr>
      <w:r w:rsidRPr="00031083">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F20E2E" w:rsidRPr="00031083" w:rsidRDefault="00F20E2E">
      <w:pPr>
        <w:rPr>
          <w:rFonts w:ascii="Montserrat" w:hAnsi="Montserrat"/>
          <w:caps/>
          <w:sz w:val="24"/>
        </w:rPr>
      </w:pPr>
      <w:r w:rsidRPr="00031083">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r w:rsidRPr="00031083">
        <w:rPr>
          <w:rFonts w:ascii="Montserrat" w:hAnsi="Montserrat"/>
          <w:caps/>
          <w:sz w:val="24"/>
        </w:rPr>
        <w:t>.</w:t>
      </w:r>
    </w:p>
    <w:p w:rsidR="00F20E2E" w:rsidRPr="00031083" w:rsidRDefault="00F20E2E">
      <w:pPr>
        <w:rPr>
          <w:rFonts w:ascii="Montserrat" w:hAnsi="Montserrat"/>
          <w:caps/>
          <w:sz w:val="24"/>
        </w:rPr>
      </w:pPr>
      <w:r w:rsidRPr="00031083">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F20E2E" w:rsidRPr="00031083" w:rsidRDefault="00F20E2E">
      <w:pPr>
        <w:rPr>
          <w:rFonts w:ascii="Montserrat" w:hAnsi="Montserrat"/>
          <w:sz w:val="24"/>
        </w:rPr>
      </w:pPr>
      <w:r w:rsidRPr="00031083">
        <w:rPr>
          <w:rFonts w:ascii="Montserrat" w:hAnsi="Montserrat"/>
          <w:sz w:val="24"/>
        </w:rPr>
        <w:tab/>
        <w:t>"My God!" Craig uttered with shock. "What do you make of it, Ember?"</w:t>
      </w:r>
    </w:p>
    <w:p w:rsidR="00F20E2E" w:rsidRPr="00031083" w:rsidRDefault="00F20E2E">
      <w:pPr>
        <w:rPr>
          <w:rFonts w:ascii="Montserrat" w:hAnsi="Montserrat"/>
          <w:caps/>
          <w:sz w:val="24"/>
        </w:rPr>
      </w:pPr>
      <w:r w:rsidRPr="00031083">
        <w:rPr>
          <w:rFonts w:ascii="Montserrat" w:hAnsi="Montserrat"/>
          <w:sz w:val="24"/>
        </w:rPr>
        <w:tab/>
        <w:t xml:space="preserve">"I don't know </w:t>
      </w:r>
      <w:r w:rsidRPr="00031083">
        <w:rPr>
          <w:rFonts w:ascii="Montserrat" w:hAnsi="Montserrat"/>
          <w:i/>
          <w:sz w:val="24"/>
        </w:rPr>
        <w:t xml:space="preserve">what </w:t>
      </w:r>
      <w:r w:rsidRPr="00031083">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031083">
        <w:rPr>
          <w:rFonts w:ascii="Montserrat" w:hAnsi="Montserrat"/>
          <w:i/>
          <w:sz w:val="24"/>
        </w:rPr>
        <w:t xml:space="preserve">Adventure </w:t>
      </w:r>
      <w:r w:rsidRPr="00031083">
        <w:rPr>
          <w:rFonts w:ascii="Montserrat" w:hAnsi="Montserrat"/>
          <w:sz w:val="24"/>
        </w:rPr>
        <w:t>could jump from Sol to Alpha Centauri!" She exclaimed</w:t>
      </w:r>
    </w:p>
    <w:p w:rsidR="00F20E2E" w:rsidRPr="00031083" w:rsidRDefault="00F20E2E">
      <w:pPr>
        <w:rPr>
          <w:rFonts w:ascii="Montserrat" w:hAnsi="Montserrat"/>
          <w:caps/>
          <w:sz w:val="24"/>
        </w:rPr>
      </w:pPr>
      <w:r w:rsidRPr="00031083">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F20E2E" w:rsidRPr="00031083" w:rsidRDefault="00F20E2E">
      <w:pPr>
        <w:rPr>
          <w:rFonts w:ascii="Montserrat" w:hAnsi="Montserrat"/>
          <w:caps/>
          <w:sz w:val="24"/>
        </w:rPr>
      </w:pPr>
      <w:r w:rsidRPr="00031083">
        <w:rPr>
          <w:rFonts w:ascii="Montserrat" w:hAnsi="Montserrat"/>
          <w:sz w:val="24"/>
        </w:rPr>
        <w:tab/>
        <w:t>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w:t>
      </w:r>
      <w:r w:rsidRPr="00031083">
        <w:rPr>
          <w:rFonts w:ascii="Montserrat" w:hAnsi="Montserrat"/>
          <w:caps/>
          <w:sz w:val="24"/>
        </w:rPr>
        <w:t xml:space="preserve"> </w:t>
      </w:r>
    </w:p>
    <w:p w:rsidR="00F20E2E" w:rsidRPr="00031083" w:rsidRDefault="00F20E2E">
      <w:pPr>
        <w:rPr>
          <w:rFonts w:ascii="Montserrat" w:hAnsi="Montserrat"/>
          <w:caps/>
          <w:sz w:val="24"/>
        </w:rPr>
      </w:pPr>
      <w:r w:rsidRPr="00031083">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F20E2E" w:rsidRPr="00031083" w:rsidRDefault="00F20E2E">
      <w:pPr>
        <w:rPr>
          <w:rFonts w:ascii="Montserrat" w:hAnsi="Montserrat"/>
          <w:caps/>
          <w:sz w:val="24"/>
        </w:rPr>
      </w:pPr>
      <w:r w:rsidRPr="00031083">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F20E2E" w:rsidRPr="00031083" w:rsidRDefault="00F20E2E">
      <w:pPr>
        <w:rPr>
          <w:rFonts w:ascii="Montserrat" w:hAnsi="Montserrat"/>
          <w:sz w:val="24"/>
        </w:rPr>
      </w:pPr>
      <w:r w:rsidRPr="00031083">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F20E2E" w:rsidRPr="00031083" w:rsidRDefault="00F20E2E">
      <w:pPr>
        <w:rPr>
          <w:rFonts w:ascii="Montserrat" w:hAnsi="Montserrat"/>
          <w:caps/>
          <w:sz w:val="24"/>
        </w:rPr>
      </w:pPr>
      <w:r w:rsidRPr="00031083">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r w:rsidRPr="00031083">
        <w:rPr>
          <w:rFonts w:ascii="Montserrat" w:hAnsi="Montserrat"/>
          <w:caps/>
          <w:sz w:val="24"/>
        </w:rPr>
        <w:t>.</w:t>
      </w:r>
    </w:p>
    <w:p w:rsidR="00F20E2E" w:rsidRPr="00031083" w:rsidRDefault="00F20E2E">
      <w:pPr>
        <w:rPr>
          <w:rFonts w:ascii="Montserrat" w:hAnsi="Montserrat"/>
          <w:sz w:val="24"/>
        </w:rPr>
      </w:pPr>
      <w:r w:rsidRPr="00031083">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F20E2E" w:rsidRPr="00031083" w:rsidRDefault="00F20E2E">
      <w:pPr>
        <w:rPr>
          <w:rFonts w:ascii="Montserrat" w:hAnsi="Montserrat"/>
          <w:sz w:val="24"/>
        </w:rPr>
      </w:pPr>
      <w:r w:rsidRPr="00031083">
        <w:rPr>
          <w:rFonts w:ascii="Montserrat" w:hAnsi="Montserrat"/>
          <w:sz w:val="24"/>
        </w:rPr>
        <w:tab/>
        <w:t>"Wait, Ember!" Craig interrupted, "What do you mean hail them?! You don't have any idea how to communicate with them!"</w:t>
      </w:r>
    </w:p>
    <w:p w:rsidR="00F20E2E" w:rsidRPr="00031083" w:rsidRDefault="00F20E2E">
      <w:pPr>
        <w:rPr>
          <w:rFonts w:ascii="Montserrat" w:hAnsi="Montserrat"/>
          <w:caps/>
          <w:sz w:val="24"/>
        </w:rPr>
      </w:pPr>
      <w:r w:rsidRPr="00031083">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F20E2E" w:rsidRPr="00031083" w:rsidRDefault="00F20E2E">
      <w:pPr>
        <w:rPr>
          <w:rFonts w:ascii="Montserrat" w:hAnsi="Montserrat"/>
          <w:caps/>
          <w:sz w:val="24"/>
        </w:rPr>
      </w:pPr>
      <w:r w:rsidRPr="00031083">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F20E2E" w:rsidRPr="00031083" w:rsidRDefault="00F20E2E">
      <w:pPr>
        <w:rPr>
          <w:rFonts w:ascii="Montserrat" w:hAnsi="Montserrat"/>
          <w:caps/>
          <w:sz w:val="24"/>
        </w:rPr>
      </w:pPr>
      <w:r w:rsidRPr="00031083">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F20E2E" w:rsidRPr="00031083" w:rsidRDefault="00F20E2E">
      <w:pPr>
        <w:rPr>
          <w:rFonts w:ascii="Montserrat" w:hAnsi="Montserrat"/>
          <w:sz w:val="24"/>
        </w:rPr>
      </w:pPr>
      <w:r w:rsidRPr="00031083">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F20E2E" w:rsidRPr="00031083" w:rsidRDefault="00F20E2E">
      <w:pPr>
        <w:rPr>
          <w:rFonts w:ascii="Montserrat" w:hAnsi="Montserrat"/>
          <w:caps/>
          <w:sz w:val="24"/>
        </w:rPr>
      </w:pPr>
      <w:r w:rsidRPr="00031083">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F20E2E" w:rsidRPr="00031083" w:rsidRDefault="00F20E2E">
      <w:pPr>
        <w:rPr>
          <w:rFonts w:ascii="Montserrat" w:hAnsi="Montserrat"/>
          <w:sz w:val="24"/>
        </w:rPr>
      </w:pPr>
      <w:r w:rsidRPr="00031083">
        <w:rPr>
          <w:rFonts w:ascii="Montserrat" w:hAnsi="Montserrat"/>
          <w:sz w:val="24"/>
        </w:rPr>
        <w:tab/>
        <w:t xml:space="preserve">That was the </w:t>
      </w:r>
      <w:r w:rsidRPr="00031083">
        <w:rPr>
          <w:rFonts w:ascii="Montserrat" w:hAnsi="Montserrat"/>
          <w:i/>
          <w:sz w:val="24"/>
        </w:rPr>
        <w:t xml:space="preserve">Adventure's </w:t>
      </w:r>
      <w:r w:rsidRPr="00031083">
        <w:rPr>
          <w:rFonts w:ascii="Montserrat" w:hAnsi="Montserrat"/>
          <w:sz w:val="24"/>
        </w:rPr>
        <w:t>only warning.</w:t>
      </w:r>
    </w:p>
    <w:p w:rsidR="00F20E2E" w:rsidRPr="00031083" w:rsidRDefault="00F20E2E">
      <w:pPr>
        <w:rPr>
          <w:rFonts w:ascii="Montserrat" w:hAnsi="Montserrat"/>
          <w:i/>
          <w:caps/>
          <w:sz w:val="24"/>
        </w:rPr>
      </w:pPr>
      <w:r w:rsidRPr="00031083">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031083">
        <w:rPr>
          <w:rFonts w:ascii="Montserrat" w:hAnsi="Montserrat"/>
          <w:i/>
          <w:sz w:val="24"/>
        </w:rPr>
        <w:t xml:space="preserve">Adventure </w:t>
      </w:r>
      <w:r w:rsidRPr="00031083">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031083">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F20E2E" w:rsidRPr="00031083" w:rsidRDefault="00F20E2E">
      <w:pPr>
        <w:rPr>
          <w:rFonts w:ascii="Montserrat" w:hAnsi="Montserrat"/>
          <w:sz w:val="24"/>
        </w:rPr>
      </w:pPr>
      <w:r w:rsidRPr="00031083">
        <w:rPr>
          <w:rFonts w:ascii="Montserrat" w:hAnsi="Montserrat"/>
          <w:i/>
          <w:caps/>
          <w:sz w:val="24"/>
        </w:rPr>
        <w:tab/>
      </w:r>
      <w:r w:rsidRPr="00031083">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031083">
        <w:rPr>
          <w:rFonts w:ascii="Montserrat" w:hAnsi="Montserrat"/>
          <w:i/>
          <w:sz w:val="24"/>
        </w:rPr>
        <w:t xml:space="preserve">Adventure </w:t>
      </w:r>
      <w:r w:rsidRPr="00031083">
        <w:rPr>
          <w:rFonts w:ascii="Montserrat" w:hAnsi="Montserrat"/>
          <w:sz w:val="24"/>
        </w:rPr>
        <w:t>was not prepared to execute.</w:t>
      </w:r>
    </w:p>
    <w:p w:rsidR="00F20E2E" w:rsidRPr="00031083" w:rsidRDefault="00F20E2E">
      <w:pPr>
        <w:rPr>
          <w:rFonts w:ascii="Montserrat" w:hAnsi="Montserrat"/>
          <w:caps/>
          <w:sz w:val="24"/>
        </w:rPr>
      </w:pPr>
      <w:r w:rsidRPr="00031083">
        <w:rPr>
          <w:rFonts w:ascii="Montserrat" w:hAnsi="Montserrat"/>
          <w:sz w:val="24"/>
        </w:rPr>
        <w:tab/>
        <w:t xml:space="preserve">"Ember!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F20E2E" w:rsidRPr="00031083" w:rsidRDefault="00F20E2E">
      <w:pPr>
        <w:rPr>
          <w:rFonts w:ascii="Montserrat" w:hAnsi="Montserrat"/>
          <w:caps/>
          <w:sz w:val="24"/>
        </w:rPr>
      </w:pPr>
      <w:r w:rsidRPr="00031083">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F20E2E" w:rsidRPr="00031083" w:rsidRDefault="00F20E2E">
      <w:pPr>
        <w:rPr>
          <w:rFonts w:ascii="Montserrat" w:hAnsi="Montserrat"/>
          <w:caps/>
          <w:sz w:val="24"/>
        </w:rPr>
      </w:pPr>
      <w:r w:rsidRPr="00031083">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F20E2E" w:rsidRPr="00031083" w:rsidRDefault="00F20E2E">
      <w:pPr>
        <w:rPr>
          <w:rFonts w:ascii="Montserrat" w:hAnsi="Montserrat"/>
          <w:caps/>
          <w:sz w:val="24"/>
        </w:rPr>
      </w:pPr>
      <w:r w:rsidRPr="00031083">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031083">
        <w:rPr>
          <w:rFonts w:ascii="Montserrat" w:hAnsi="Montserrat"/>
          <w:i/>
          <w:sz w:val="24"/>
        </w:rPr>
        <w:t xml:space="preserve">it </w:t>
      </w:r>
      <w:r w:rsidRPr="00031083">
        <w:rPr>
          <w:rFonts w:ascii="Montserrat" w:hAnsi="Montserrat"/>
          <w:sz w:val="24"/>
        </w:rPr>
        <w:t>would miss such an opening.</w:t>
      </w:r>
    </w:p>
    <w:p w:rsidR="00F20E2E" w:rsidRPr="00031083" w:rsidRDefault="00F20E2E">
      <w:pPr>
        <w:rPr>
          <w:rFonts w:ascii="Montserrat" w:hAnsi="Montserrat"/>
          <w:caps/>
          <w:sz w:val="24"/>
        </w:rPr>
      </w:pPr>
      <w:r w:rsidRPr="00031083">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031083">
        <w:rPr>
          <w:rFonts w:ascii="Montserrat" w:hAnsi="Montserrat"/>
          <w:i/>
          <w:sz w:val="24"/>
        </w:rPr>
        <w:t xml:space="preserve">Adventure </w:t>
      </w:r>
      <w:r w:rsidRPr="00031083">
        <w:rPr>
          <w:rFonts w:ascii="Montserrat" w:hAnsi="Montserrat"/>
          <w:sz w:val="24"/>
        </w:rPr>
        <w:t xml:space="preserve">could easily lose herself. </w:t>
      </w:r>
    </w:p>
    <w:p w:rsidR="00F20E2E" w:rsidRPr="00031083" w:rsidRDefault="00F20E2E">
      <w:pPr>
        <w:rPr>
          <w:rFonts w:ascii="Montserrat" w:hAnsi="Montserrat"/>
          <w:caps/>
          <w:sz w:val="24"/>
        </w:rPr>
      </w:pPr>
      <w:r w:rsidRPr="00031083">
        <w:rPr>
          <w:rFonts w:ascii="Montserrat" w:hAnsi="Montserrat"/>
          <w:sz w:val="24"/>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sidRPr="00031083">
        <w:rPr>
          <w:rFonts w:ascii="Montserrat" w:hAnsi="Montserrat"/>
          <w:caps/>
          <w:sz w:val="24"/>
        </w:rPr>
        <w:t xml:space="preserve"> </w:t>
      </w:r>
    </w:p>
    <w:p w:rsidR="00F20E2E" w:rsidRPr="00031083" w:rsidRDefault="00F20E2E">
      <w:pPr>
        <w:rPr>
          <w:rFonts w:ascii="Montserrat" w:hAnsi="Montserrat"/>
          <w:caps/>
          <w:sz w:val="24"/>
        </w:rPr>
      </w:pPr>
      <w:r w:rsidRPr="00031083">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031083">
        <w:rPr>
          <w:rFonts w:ascii="Montserrat" w:hAnsi="Montserrat"/>
          <w:i/>
          <w:sz w:val="24"/>
        </w:rPr>
        <w:t>Adventure</w:t>
      </w:r>
      <w:r w:rsidRPr="00031083">
        <w:rPr>
          <w:rFonts w:ascii="Montserrat" w:hAnsi="Montserrat"/>
          <w:sz w:val="24"/>
        </w:rPr>
        <w:t>, while quietly dying her mother's death in her memory.</w:t>
      </w:r>
    </w:p>
    <w:p w:rsidR="00F20E2E" w:rsidRPr="00031083" w:rsidRDefault="00F20E2E">
      <w:pPr>
        <w:rPr>
          <w:rFonts w:ascii="Montserrat" w:hAnsi="Montserrat"/>
          <w:caps/>
          <w:sz w:val="24"/>
        </w:rPr>
      </w:pPr>
      <w:r w:rsidRPr="00031083">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this time." </w:t>
      </w:r>
    </w:p>
    <w:p w:rsidR="00F20E2E" w:rsidRPr="00031083" w:rsidRDefault="00F20E2E">
      <w:pPr>
        <w:rPr>
          <w:rFonts w:ascii="Montserrat" w:hAnsi="Montserrat"/>
          <w:caps/>
          <w:sz w:val="24"/>
        </w:rPr>
      </w:pPr>
      <w:r w:rsidRPr="00031083">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chapter</w:t>
      </w:r>
    </w:p>
    <w:p w:rsidR="00F20E2E" w:rsidRPr="00031083" w:rsidRDefault="00F20E2E">
      <w:pPr>
        <w:rPr>
          <w:rFonts w:ascii="Montserrat" w:hAnsi="Montserrat"/>
          <w:sz w:val="24"/>
        </w:rPr>
      </w:pPr>
      <w:r w:rsidRPr="00031083">
        <w:rPr>
          <w:rFonts w:ascii="Montserrat" w:hAnsi="Montserrat"/>
          <w:sz w:val="24"/>
        </w:rPr>
        <w:t>THREE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F20E2E" w:rsidRPr="00031083" w:rsidRDefault="00F20E2E">
      <w:pPr>
        <w:rPr>
          <w:rFonts w:ascii="Montserrat" w:hAnsi="Montserrat"/>
          <w:sz w:val="24"/>
        </w:rPr>
      </w:pPr>
      <w:r w:rsidRPr="00031083">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F20E2E" w:rsidRPr="00031083" w:rsidRDefault="00F20E2E">
      <w:pPr>
        <w:rPr>
          <w:rFonts w:ascii="Montserrat" w:hAnsi="Montserrat"/>
          <w:sz w:val="24"/>
        </w:rPr>
      </w:pPr>
      <w:r w:rsidRPr="00031083">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F20E2E" w:rsidRPr="00031083" w:rsidRDefault="00F20E2E">
      <w:pPr>
        <w:rPr>
          <w:rFonts w:ascii="Montserrat" w:hAnsi="Montserrat"/>
          <w:sz w:val="24"/>
        </w:rPr>
      </w:pPr>
      <w:r w:rsidRPr="00031083">
        <w:rPr>
          <w:rFonts w:ascii="Montserrat" w:hAnsi="Montserrat"/>
          <w:sz w:val="24"/>
        </w:rPr>
        <w:tab/>
        <w:t>Dreyfus was not aware that the word had been stolen from his lips.</w:t>
      </w: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F20E2E" w:rsidRPr="00031083" w:rsidRDefault="00F20E2E">
      <w:pPr>
        <w:rPr>
          <w:rFonts w:ascii="Montserrat" w:hAnsi="Montserrat"/>
          <w:caps/>
          <w:sz w:val="24"/>
        </w:rPr>
      </w:pPr>
      <w:r w:rsidRPr="00031083">
        <w:rPr>
          <w:rFonts w:ascii="Montserrat" w:hAnsi="Montserrat"/>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F20E2E" w:rsidRPr="00031083" w:rsidRDefault="00F20E2E">
      <w:pPr>
        <w:rPr>
          <w:rFonts w:ascii="Montserrat" w:hAnsi="Montserrat"/>
          <w:caps/>
          <w:sz w:val="24"/>
        </w:rPr>
      </w:pPr>
      <w:r w:rsidRPr="00031083">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F20E2E" w:rsidRPr="00031083" w:rsidRDefault="00F20E2E">
      <w:pPr>
        <w:rPr>
          <w:rFonts w:ascii="Montserrat" w:hAnsi="Montserrat"/>
          <w:caps/>
          <w:sz w:val="24"/>
        </w:rPr>
      </w:pPr>
      <w:r w:rsidRPr="00031083">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031083">
        <w:rPr>
          <w:rFonts w:ascii="Montserrat" w:hAnsi="Montserrat"/>
          <w:caps/>
          <w:sz w:val="24"/>
        </w:rPr>
        <w:t>.</w:t>
      </w:r>
    </w:p>
    <w:p w:rsidR="00F20E2E" w:rsidRPr="00031083" w:rsidRDefault="00F20E2E">
      <w:pPr>
        <w:rPr>
          <w:rFonts w:ascii="Montserrat" w:hAnsi="Montserrat"/>
          <w:caps/>
          <w:sz w:val="24"/>
        </w:rPr>
      </w:pPr>
      <w:r w:rsidRPr="00031083">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F20E2E" w:rsidRPr="00031083" w:rsidRDefault="00F20E2E">
      <w:pPr>
        <w:rPr>
          <w:rFonts w:ascii="Montserrat" w:hAnsi="Montserrat"/>
          <w:caps/>
          <w:sz w:val="24"/>
        </w:rPr>
      </w:pPr>
      <w:r w:rsidRPr="00031083">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031083">
        <w:rPr>
          <w:rFonts w:ascii="Montserrat" w:hAnsi="Montserrat"/>
          <w:caps/>
          <w:sz w:val="24"/>
        </w:rPr>
        <w:t>.</w:t>
      </w:r>
    </w:p>
    <w:p w:rsidR="00F20E2E" w:rsidRPr="00031083" w:rsidRDefault="00F20E2E">
      <w:pPr>
        <w:rPr>
          <w:rFonts w:ascii="Montserrat" w:hAnsi="Montserrat"/>
          <w:sz w:val="24"/>
        </w:rPr>
      </w:pPr>
      <w:r w:rsidRPr="00031083">
        <w:rPr>
          <w:rFonts w:ascii="Montserrat" w:hAnsi="Montserrat"/>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031083">
        <w:rPr>
          <w:rFonts w:ascii="Montserrat" w:hAnsi="Montserrat"/>
          <w:caps/>
          <w:sz w:val="24"/>
        </w:rPr>
        <w:t xml:space="preserve">. </w:t>
      </w:r>
    </w:p>
    <w:p w:rsidR="00F20E2E" w:rsidRPr="00031083" w:rsidRDefault="00F20E2E">
      <w:pPr>
        <w:rPr>
          <w:rFonts w:ascii="Montserrat" w:hAnsi="Montserrat"/>
          <w:caps/>
          <w:sz w:val="24"/>
        </w:rPr>
      </w:pPr>
      <w:r w:rsidRPr="00031083">
        <w:rPr>
          <w:rFonts w:ascii="Montserrat" w:hAnsi="Montserrat"/>
          <w:sz w:val="24"/>
        </w:rPr>
        <w:tab/>
        <w:t xml:space="preserve">Good advice. She couldn't just brush it all away, though. </w:t>
      </w:r>
    </w:p>
    <w:p w:rsidR="00F20E2E" w:rsidRPr="00031083" w:rsidRDefault="00F20E2E">
      <w:pPr>
        <w:rPr>
          <w:rFonts w:ascii="Montserrat" w:hAnsi="Montserrat"/>
          <w:caps/>
          <w:sz w:val="24"/>
        </w:rPr>
      </w:pPr>
      <w:r w:rsidRPr="00031083">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F20E2E" w:rsidRPr="00031083" w:rsidRDefault="00F20E2E">
      <w:pPr>
        <w:rPr>
          <w:rFonts w:ascii="Montserrat" w:hAnsi="Montserrat"/>
          <w:caps/>
          <w:sz w:val="24"/>
        </w:rPr>
      </w:pPr>
      <w:r w:rsidRPr="00031083">
        <w:rPr>
          <w:rFonts w:ascii="Montserrat" w:hAnsi="Montserrat"/>
          <w:sz w:val="24"/>
        </w:rPr>
        <w:tab/>
        <w:t>She didn't want to go through it all again.</w:t>
      </w:r>
    </w:p>
    <w:p w:rsidR="00F20E2E" w:rsidRPr="00031083" w:rsidRDefault="00F20E2E">
      <w:pPr>
        <w:rPr>
          <w:rFonts w:ascii="Montserrat" w:hAnsi="Montserrat"/>
          <w:caps/>
          <w:sz w:val="24"/>
        </w:rPr>
      </w:pPr>
      <w:r w:rsidRPr="00031083">
        <w:rPr>
          <w:rFonts w:ascii="Montserrat" w:hAnsi="Montserrat"/>
          <w:sz w:val="24"/>
        </w:rPr>
        <w:tab/>
        <w:t xml:space="preserve">As her fingers nervously rubbed against each other, she noticed the stain of makeup her tears had made wet again. The lady's words suddenly came back to her, </w:t>
      </w:r>
      <w:r w:rsidRPr="00031083">
        <w:rPr>
          <w:rFonts w:ascii="Montserrat" w:hAnsi="Montserrat"/>
          <w:i/>
          <w:sz w:val="24"/>
        </w:rPr>
        <w:t xml:space="preserve">be sure to come back in here afterwards and get this crap cleaned off. It would be a shame to ruin your complexion by forgetting. </w:t>
      </w:r>
      <w:r w:rsidRPr="00031083">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F20E2E" w:rsidRPr="00031083" w:rsidRDefault="00F20E2E">
      <w:pPr>
        <w:rPr>
          <w:rFonts w:ascii="Montserrat" w:hAnsi="Montserrat"/>
          <w:caps/>
          <w:sz w:val="24"/>
        </w:rPr>
      </w:pPr>
      <w:r w:rsidRPr="00031083">
        <w:rPr>
          <w:rFonts w:ascii="Montserrat" w:hAnsi="Montserrat"/>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031083">
        <w:rPr>
          <w:rFonts w:ascii="Montserrat" w:hAnsi="Montserrat"/>
          <w:caps/>
          <w:sz w:val="24"/>
        </w:rPr>
        <w:t xml:space="preserve">. </w:t>
      </w:r>
    </w:p>
    <w:p w:rsidR="00F20E2E" w:rsidRPr="00031083" w:rsidRDefault="00F20E2E">
      <w:pPr>
        <w:rPr>
          <w:rFonts w:ascii="Montserrat" w:hAnsi="Montserrat"/>
          <w:caps/>
          <w:sz w:val="24"/>
        </w:rPr>
      </w:pPr>
      <w:r w:rsidRPr="00031083">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031083">
        <w:rPr>
          <w:rFonts w:ascii="Montserrat" w:hAnsi="Montserrat"/>
          <w:i/>
          <w:sz w:val="24"/>
        </w:rPr>
        <w:t>now</w:t>
      </w:r>
      <w:r w:rsidRPr="00031083">
        <w:rPr>
          <w:rFonts w:ascii="Montserrat" w:hAnsi="Montserrat"/>
          <w:sz w:val="24"/>
        </w:rPr>
        <w:t xml:space="preserve">. It had no sense of past. It was always new. </w:t>
      </w:r>
    </w:p>
    <w:p w:rsidR="00F20E2E" w:rsidRPr="00031083" w:rsidRDefault="00F20E2E">
      <w:pPr>
        <w:rPr>
          <w:rFonts w:ascii="Montserrat" w:hAnsi="Montserrat"/>
          <w:caps/>
          <w:sz w:val="24"/>
        </w:rPr>
      </w:pPr>
      <w:r w:rsidRPr="00031083">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F20E2E" w:rsidRPr="00031083" w:rsidRDefault="00F20E2E">
      <w:pPr>
        <w:rPr>
          <w:rFonts w:ascii="Montserrat" w:hAnsi="Montserrat"/>
          <w:caps/>
          <w:sz w:val="24"/>
        </w:rPr>
      </w:pPr>
      <w:r w:rsidRPr="00031083">
        <w:rPr>
          <w:rFonts w:ascii="Montserrat" w:hAnsi="Montserrat"/>
          <w:sz w:val="24"/>
        </w:rPr>
        <w:tab/>
        <w:t>The water flowing down her body, ran along her arm, deflecting from her cupped fingers to stream between her legs. Licking at her lips. Her eyes closed. The flesh had so many shades of sensitivity, a</w:t>
      </w:r>
      <w:r w:rsidRPr="00031083">
        <w:rPr>
          <w:rFonts w:ascii="Montserrat" w:hAnsi="Montserrat"/>
          <w:caps/>
          <w:sz w:val="24"/>
        </w:rPr>
        <w:t xml:space="preserve"> </w:t>
      </w:r>
      <w:r w:rsidRPr="00031083">
        <w:rPr>
          <w:rFonts w:ascii="Montserrat" w:hAnsi="Montserrat"/>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F20E2E" w:rsidRPr="00031083" w:rsidRDefault="00F20E2E">
      <w:pPr>
        <w:rPr>
          <w:rFonts w:ascii="Montserrat" w:hAnsi="Montserrat"/>
          <w:caps/>
          <w:sz w:val="24"/>
        </w:rPr>
      </w:pPr>
      <w:r w:rsidRPr="00031083">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F20E2E" w:rsidRPr="00031083" w:rsidRDefault="00F20E2E">
      <w:pPr>
        <w:rPr>
          <w:rFonts w:ascii="Montserrat" w:hAnsi="Montserrat"/>
          <w:caps/>
          <w:sz w:val="24"/>
        </w:rPr>
      </w:pPr>
      <w:r w:rsidRPr="00031083">
        <w:rPr>
          <w:rFonts w:ascii="Montserrat" w:hAnsi="Montserrat"/>
          <w:sz w:val="24"/>
        </w:rPr>
        <w:tab/>
        <w:t>Did it make her more or less whole?</w:t>
      </w:r>
    </w:p>
    <w:p w:rsidR="00F20E2E" w:rsidRPr="00031083" w:rsidRDefault="00F20E2E">
      <w:pPr>
        <w:rPr>
          <w:rFonts w:ascii="Montserrat" w:hAnsi="Montserrat"/>
          <w:caps/>
          <w:sz w:val="24"/>
        </w:rPr>
      </w:pPr>
      <w:r w:rsidRPr="00031083">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F20E2E" w:rsidRPr="00031083" w:rsidRDefault="00F20E2E">
      <w:pPr>
        <w:rPr>
          <w:rFonts w:ascii="Montserrat" w:hAnsi="Montserrat"/>
          <w:caps/>
          <w:sz w:val="24"/>
        </w:rPr>
      </w:pPr>
      <w:r w:rsidRPr="00031083">
        <w:rPr>
          <w:rFonts w:ascii="Montserrat" w:hAnsi="Montserrat"/>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F20E2E" w:rsidRPr="00031083" w:rsidRDefault="00F20E2E">
      <w:pPr>
        <w:rPr>
          <w:rFonts w:ascii="Montserrat" w:hAnsi="Montserrat"/>
          <w:caps/>
          <w:sz w:val="24"/>
        </w:rPr>
      </w:pPr>
      <w:r w:rsidRPr="00031083">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F20E2E" w:rsidRPr="00031083" w:rsidRDefault="00F20E2E">
      <w:pPr>
        <w:rPr>
          <w:rFonts w:ascii="Montserrat" w:hAnsi="Montserrat"/>
          <w:caps/>
          <w:sz w:val="24"/>
        </w:rPr>
      </w:pPr>
      <w:r w:rsidRPr="00031083">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F20E2E" w:rsidRPr="00031083" w:rsidRDefault="00F20E2E">
      <w:pPr>
        <w:rPr>
          <w:rFonts w:ascii="Montserrat" w:hAnsi="Montserrat"/>
          <w:caps/>
          <w:sz w:val="24"/>
        </w:rPr>
      </w:pPr>
      <w:r w:rsidRPr="00031083">
        <w:rPr>
          <w:rFonts w:ascii="Montserrat" w:hAnsi="Montserrat"/>
          <w:sz w:val="24"/>
        </w:rPr>
        <w:tab/>
        <w:t xml:space="preserve">Her eyes drank in both face and body. </w:t>
      </w:r>
      <w:r w:rsidRPr="00031083">
        <w:rPr>
          <w:rFonts w:ascii="Montserrat" w:hAnsi="Montserrat"/>
          <w:i/>
          <w:sz w:val="24"/>
        </w:rPr>
        <w:t xml:space="preserve">Very plain, lacking in character, and almost too symmetrical to live in, </w:t>
      </w:r>
      <w:r w:rsidRPr="00031083">
        <w:rPr>
          <w:rFonts w:ascii="Montserrat" w:hAnsi="Montserrat"/>
          <w:sz w:val="24"/>
        </w:rPr>
        <w:t>she criticized at a glance. There was a sculpted perfection to her body which was disturbing.Mathematically, her form seemed ideal. Elegant in its simplicity, but like amannequin, somehow artificial and enigmatic. She did not believe herself to be beautiful, but she could admit to herself that at least she was well made. Long of limb and firm of muscle, she was a lean and healthy animal. She smiled at that thought.</w:t>
      </w:r>
      <w:r w:rsidRPr="00031083">
        <w:rPr>
          <w:rFonts w:ascii="Montserrat" w:hAnsi="Montserrat"/>
          <w:caps/>
          <w:sz w:val="24"/>
        </w:rPr>
        <w:t xml:space="preserve"> </w:t>
      </w:r>
      <w:r w:rsidRPr="00031083">
        <w:rPr>
          <w:rFonts w:ascii="Montserrat" w:hAnsi="Montserrat"/>
          <w:i/>
          <w:sz w:val="24"/>
        </w:rPr>
        <w:t xml:space="preserve">How appropriate, like some perfect camouflage, so intricate in its attention to detail that it cannot help but reveal that the person is really only some animal in disguise! </w:t>
      </w:r>
      <w:r w:rsidRPr="00031083">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F20E2E" w:rsidRPr="00031083" w:rsidRDefault="00F20E2E">
      <w:pPr>
        <w:rPr>
          <w:rFonts w:ascii="Montserrat" w:hAnsi="Montserrat"/>
          <w:caps/>
          <w:sz w:val="24"/>
        </w:rPr>
      </w:pPr>
      <w:r w:rsidRPr="00031083">
        <w:rPr>
          <w:rFonts w:ascii="Montserrat" w:hAnsi="Montserrat"/>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toher.</w:t>
      </w:r>
    </w:p>
    <w:p w:rsidR="00F20E2E" w:rsidRPr="00031083" w:rsidRDefault="00F20E2E">
      <w:pPr>
        <w:rPr>
          <w:rFonts w:ascii="Montserrat" w:hAnsi="Montserrat"/>
          <w:sz w:val="24"/>
        </w:rPr>
      </w:pPr>
      <w:r w:rsidRPr="00031083">
        <w:rPr>
          <w:rFonts w:ascii="Montserrat" w:hAnsi="Montserrat"/>
          <w:sz w:val="24"/>
        </w:rPr>
        <w:t xml:space="preserve"> </w:t>
      </w:r>
      <w:r w:rsidRPr="00031083">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F20E2E" w:rsidRPr="00031083" w:rsidRDefault="00F20E2E">
      <w:pPr>
        <w:rPr>
          <w:rFonts w:ascii="Montserrat" w:hAnsi="Montserrat"/>
          <w:sz w:val="24"/>
        </w:rPr>
      </w:pPr>
      <w:r w:rsidRPr="00031083">
        <w:rPr>
          <w:rFonts w:ascii="Montserrat" w:hAnsi="Montserrat"/>
          <w:sz w:val="24"/>
        </w:rPr>
        <w:tab/>
        <w:t xml:space="preserve">As </w:t>
      </w:r>
      <w:r w:rsidRPr="00031083">
        <w:rPr>
          <w:rFonts w:ascii="Montserrat" w:hAnsi="Montserrat"/>
          <w:color w:val="0000FF"/>
          <w:sz w:val="24"/>
        </w:rPr>
        <w:t>she looked at her, her mother gave her</w:t>
      </w:r>
      <w:r w:rsidRPr="00031083">
        <w:rPr>
          <w:rFonts w:ascii="Montserrat" w:hAnsi="Montserrat"/>
          <w:sz w:val="24"/>
        </w:rPr>
        <w:t xml:space="preserve"> a comforting smile. She looked so sad, so alone, and </w:t>
      </w:r>
      <w:r w:rsidRPr="00031083">
        <w:rPr>
          <w:rFonts w:ascii="Montserrat" w:hAnsi="Montserrat"/>
          <w:color w:val="0000FF"/>
          <w:sz w:val="24"/>
        </w:rPr>
        <w:t>Phoenix</w:t>
      </w:r>
      <w:r w:rsidRPr="00031083">
        <w:rPr>
          <w:rFonts w:ascii="Montserrat" w:hAnsi="Montserrat"/>
          <w:sz w:val="24"/>
        </w:rPr>
        <w:t xml:space="preserve"> wished so much she had not died!</w:t>
      </w:r>
      <w:r w:rsidRPr="00031083">
        <w:rPr>
          <w:rFonts w:ascii="Montserrat" w:hAnsi="Montserrat"/>
          <w:color w:val="0000FF"/>
          <w:sz w:val="24"/>
        </w:rPr>
        <w:t>She felt a sudden stab.</w:t>
      </w:r>
      <w:r w:rsidRPr="00031083">
        <w:rPr>
          <w:rFonts w:ascii="Montserrat" w:hAnsi="Montserrat"/>
          <w:sz w:val="24"/>
        </w:rPr>
        <w:t xml:space="preserve"> As </w:t>
      </w:r>
      <w:r w:rsidRPr="00031083">
        <w:rPr>
          <w:rFonts w:ascii="Montserrat" w:hAnsi="Montserrat"/>
          <w:color w:val="0000FF"/>
          <w:sz w:val="24"/>
        </w:rPr>
        <w:t>Ember</w:t>
      </w:r>
      <w:r w:rsidRPr="00031083">
        <w:rPr>
          <w:rFonts w:ascii="Montserrat" w:hAnsi="Montserrat"/>
          <w:sz w:val="24"/>
        </w:rPr>
        <w:t xml:space="preserve"> picked up </w:t>
      </w:r>
      <w:r w:rsidRPr="00031083">
        <w:rPr>
          <w:rFonts w:ascii="Montserrat" w:hAnsi="Montserrat"/>
          <w:color w:val="0000FF"/>
          <w:sz w:val="24"/>
        </w:rPr>
        <w:t>her</w:t>
      </w:r>
      <w:r w:rsidRPr="00031083">
        <w:rPr>
          <w:rFonts w:ascii="Montserrat" w:hAnsi="Montserrat"/>
          <w:sz w:val="24"/>
        </w:rPr>
        <w:t xml:space="preserve"> thoughts, her expression turned to worry and deep compassion.</w:t>
      </w:r>
      <w:r w:rsidRPr="00031083">
        <w:rPr>
          <w:rFonts w:ascii="Montserrat" w:hAnsi="Montserrat"/>
          <w:color w:val="0000FF"/>
          <w:sz w:val="24"/>
        </w:rPr>
        <w:t>Caught in the illusion, herdefenses were down and Phoenix lost her grip on what she had been holding off. She reeled back as the memories unfolded.</w:t>
      </w:r>
      <w:r w:rsidRPr="00031083">
        <w:rPr>
          <w:rFonts w:ascii="Montserrat" w:hAnsi="Montserrat"/>
          <w:sz w:val="24"/>
        </w:rPr>
        <w:t xml:space="preserve"> As </w:t>
      </w:r>
      <w:r w:rsidRPr="00031083">
        <w:rPr>
          <w:rFonts w:ascii="Montserrat" w:hAnsi="Montserrat"/>
          <w:color w:val="0000FF"/>
          <w:sz w:val="24"/>
        </w:rPr>
        <w:t>Phoenix's</w:t>
      </w:r>
      <w:r w:rsidRPr="00031083">
        <w:rPr>
          <w:rFonts w:ascii="Montserrat" w:hAnsi="Montserrat"/>
          <w:sz w:val="24"/>
        </w:rPr>
        <w:t xml:space="preserve"> mind flashed back to </w:t>
      </w:r>
      <w:r w:rsidRPr="00031083">
        <w:rPr>
          <w:rFonts w:ascii="Montserrat" w:hAnsi="Montserrat"/>
          <w:color w:val="0000FF"/>
          <w:sz w:val="24"/>
        </w:rPr>
        <w:t>Ember's</w:t>
      </w:r>
      <w:r w:rsidRPr="00031083">
        <w:rPr>
          <w:rFonts w:ascii="Montserrat" w:hAnsi="Montserrat"/>
          <w:sz w:val="24"/>
        </w:rPr>
        <w:t xml:space="preserve"> death, her</w:t>
      </w:r>
      <w:r w:rsidRPr="00031083">
        <w:rPr>
          <w:rFonts w:ascii="Montserrat" w:hAnsi="Montserrat"/>
          <w:color w:val="0000FF"/>
          <w:sz w:val="24"/>
        </w:rPr>
        <w:t>mother's</w:t>
      </w:r>
      <w:r w:rsidRPr="00031083">
        <w:rPr>
          <w:rFonts w:ascii="Montserrat" w:hAnsi="Montserrat"/>
          <w:sz w:val="24"/>
        </w:rPr>
        <w:t xml:space="preserve"> face turned away in agony.</w:t>
      </w:r>
    </w:p>
    <w:p w:rsidR="00F20E2E" w:rsidRPr="00031083" w:rsidRDefault="00F20E2E">
      <w:pPr>
        <w:rPr>
          <w:rFonts w:ascii="Montserrat" w:hAnsi="Montserrat"/>
          <w:caps/>
          <w:sz w:val="24"/>
        </w:rPr>
      </w:pPr>
      <w:r w:rsidRPr="00031083">
        <w:rPr>
          <w:rFonts w:ascii="Montserrat" w:hAnsi="Montserrat"/>
          <w:sz w:val="24"/>
        </w:rPr>
        <w:tab/>
        <w:t>The last coherent moment returned to her. The bridge of the</w:t>
      </w:r>
      <w:r w:rsidRPr="00031083">
        <w:rPr>
          <w:rFonts w:ascii="Montserrat" w:hAnsi="Montserrat"/>
          <w:caps/>
          <w:sz w:val="24"/>
        </w:rPr>
        <w:t xml:space="preserve"> </w:t>
      </w:r>
      <w:r w:rsidRPr="00031083">
        <w:rPr>
          <w:rFonts w:ascii="Montserrat" w:hAnsi="Montserrat"/>
          <w:i/>
          <w:sz w:val="24"/>
        </w:rPr>
        <w:t xml:space="preserve">Adventure </w:t>
      </w:r>
      <w:r w:rsidRPr="00031083">
        <w:rPr>
          <w:rFonts w:ascii="Montserrat" w:hAnsi="Montserrat"/>
          <w:sz w:val="24"/>
        </w:rPr>
        <w:t xml:space="preserve">slumping around her in the awesome heat of the alien's presence. The monster, wearing her own face, was shaking off her one desperate blow and focusing its power for the </w:t>
      </w:r>
      <w:r w:rsidRPr="00031083">
        <w:rPr>
          <w:rFonts w:ascii="Montserrat" w:hAnsi="Montserrat"/>
          <w:i/>
          <w:sz w:val="24"/>
        </w:rPr>
        <w:t>coup de grace</w:t>
      </w:r>
      <w:r w:rsidRPr="00031083">
        <w:rPr>
          <w:rFonts w:ascii="Montserrat" w:hAnsi="Montserrat"/>
          <w:sz w:val="24"/>
        </w:rPr>
        <w:t>. For a moment she held herself in a final embrace and then she felt the searing orgasm of death as everything that was her—her mother—was annihilated in the flesh.</w:t>
      </w:r>
    </w:p>
    <w:p w:rsidR="00F20E2E" w:rsidRPr="00031083" w:rsidRDefault="00F20E2E">
      <w:pPr>
        <w:rPr>
          <w:rFonts w:ascii="Montserrat" w:hAnsi="Montserrat"/>
          <w:caps/>
          <w:sz w:val="24"/>
        </w:rPr>
      </w:pPr>
      <w:r w:rsidRPr="00031083">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F20E2E" w:rsidRPr="00031083" w:rsidRDefault="00F20E2E">
      <w:pPr>
        <w:rPr>
          <w:rFonts w:ascii="Montserrat" w:hAnsi="Montserrat"/>
          <w:caps/>
          <w:sz w:val="24"/>
        </w:rPr>
      </w:pPr>
      <w:r w:rsidRPr="00031083">
        <w:rPr>
          <w:rFonts w:ascii="Montserrat" w:hAnsi="Montserrat"/>
          <w:sz w:val="24"/>
        </w:rPr>
        <w:tab/>
        <w:t>Her mind recoiled from the paradox.</w:t>
      </w:r>
    </w:p>
    <w:p w:rsidR="00F20E2E" w:rsidRPr="00031083" w:rsidRDefault="00F20E2E">
      <w:pPr>
        <w:rPr>
          <w:rFonts w:ascii="Montserrat" w:hAnsi="Montserrat"/>
          <w:caps/>
          <w:sz w:val="24"/>
        </w:rPr>
      </w:pPr>
      <w:r w:rsidRPr="00031083">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031083">
        <w:rPr>
          <w:rFonts w:ascii="Montserrat" w:hAnsi="Montserrat"/>
          <w:i/>
          <w:sz w:val="24"/>
        </w:rPr>
        <w:t xml:space="preserve">who am I? </w:t>
      </w:r>
      <w:r w:rsidRPr="00031083">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F20E2E" w:rsidRPr="00031083" w:rsidRDefault="00F20E2E">
      <w:pPr>
        <w:rPr>
          <w:rFonts w:ascii="Montserrat" w:hAnsi="Montserrat"/>
          <w:caps/>
          <w:sz w:val="24"/>
        </w:rPr>
      </w:pPr>
      <w:r w:rsidRPr="00031083">
        <w:rPr>
          <w:rFonts w:ascii="Montserrat" w:hAnsi="Montserrat"/>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031083">
        <w:rPr>
          <w:rFonts w:ascii="Montserrat" w:hAnsi="Montserrat"/>
          <w:i/>
          <w:sz w:val="24"/>
        </w:rPr>
        <w:t>If only I could trust anyone enough to talk about it.</w:t>
      </w:r>
    </w:p>
    <w:p w:rsidR="00F20E2E" w:rsidRPr="00031083" w:rsidRDefault="00F20E2E">
      <w:pPr>
        <w:rPr>
          <w:rFonts w:ascii="Montserrat" w:hAnsi="Montserrat"/>
          <w:sz w:val="24"/>
        </w:rPr>
      </w:pPr>
      <w:r w:rsidRPr="00031083">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F20E2E" w:rsidRPr="00031083" w:rsidRDefault="00F20E2E">
      <w:pPr>
        <w:rPr>
          <w:rFonts w:ascii="Montserrat" w:hAnsi="Montserrat"/>
          <w:caps/>
          <w:sz w:val="24"/>
        </w:rPr>
      </w:pPr>
      <w:r w:rsidRPr="00031083">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F20E2E" w:rsidRPr="00031083" w:rsidRDefault="00F20E2E">
      <w:pPr>
        <w:rPr>
          <w:rFonts w:ascii="Montserrat" w:hAnsi="Montserrat"/>
          <w:sz w:val="24"/>
        </w:rPr>
      </w:pPr>
      <w:r w:rsidRPr="00031083">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F20E2E" w:rsidRPr="00031083" w:rsidRDefault="00F20E2E">
      <w:pPr>
        <w:rPr>
          <w:rFonts w:ascii="Montserrat" w:hAnsi="Montserrat"/>
          <w:caps/>
          <w:sz w:val="24"/>
        </w:rPr>
      </w:pPr>
      <w:r w:rsidRPr="00031083">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F20E2E" w:rsidRPr="00031083" w:rsidRDefault="00F20E2E">
      <w:pPr>
        <w:rPr>
          <w:rFonts w:ascii="Montserrat" w:hAnsi="Montserrat"/>
          <w:caps/>
          <w:sz w:val="24"/>
        </w:rPr>
      </w:pPr>
      <w:r w:rsidRPr="00031083">
        <w:rPr>
          <w:rFonts w:ascii="Montserrat" w:hAnsi="Montserrat"/>
          <w:sz w:val="24"/>
        </w:rPr>
        <w:tab/>
        <w:t xml:space="preserve">Among the terrible secrets she never suspected were hidden in her mind, which she discovered as she rebuilt it, was that one of her responsibilities as Ember was to destroy </w:t>
      </w:r>
      <w:r w:rsidRPr="00031083">
        <w:rPr>
          <w:rFonts w:ascii="Montserrat" w:hAnsi="Montserrat"/>
          <w:i/>
          <w:sz w:val="24"/>
        </w:rPr>
        <w:t xml:space="preserve">herself </w:t>
      </w:r>
      <w:r w:rsidRPr="00031083">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F20E2E" w:rsidRPr="00031083" w:rsidRDefault="00F20E2E">
      <w:pPr>
        <w:rPr>
          <w:rFonts w:ascii="Montserrat" w:hAnsi="Montserrat"/>
          <w:caps/>
          <w:sz w:val="24"/>
        </w:rPr>
      </w:pPr>
      <w:r w:rsidRPr="00031083">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F20E2E" w:rsidRPr="00031083" w:rsidRDefault="00F20E2E">
      <w:pPr>
        <w:rPr>
          <w:rFonts w:ascii="Montserrat" w:hAnsi="Montserrat"/>
          <w:caps/>
          <w:sz w:val="24"/>
        </w:rPr>
      </w:pPr>
      <w:r w:rsidRPr="00031083">
        <w:rPr>
          <w:rFonts w:ascii="Montserrat" w:hAnsi="Montserrat"/>
          <w:sz w:val="24"/>
        </w:rPr>
        <w:tab/>
        <w:t>But now, that effort had come to an end. Phoenix's head raised in alert thought. The lie was coming undone! There might be hope yet.</w:t>
      </w: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F20E2E" w:rsidRPr="00031083" w:rsidRDefault="00F20E2E">
      <w:pPr>
        <w:rPr>
          <w:rFonts w:ascii="Montserrat" w:hAnsi="Montserrat"/>
          <w:caps/>
          <w:sz w:val="24"/>
        </w:rPr>
      </w:pPr>
      <w:r w:rsidRPr="00031083">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F20E2E" w:rsidRPr="00031083" w:rsidRDefault="00F20E2E">
      <w:pPr>
        <w:rPr>
          <w:rFonts w:ascii="Montserrat" w:hAnsi="Montserrat"/>
          <w:caps/>
          <w:sz w:val="24"/>
        </w:rPr>
      </w:pPr>
      <w:r w:rsidRPr="00031083">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F20E2E" w:rsidRPr="00031083" w:rsidRDefault="00F20E2E">
      <w:pPr>
        <w:rPr>
          <w:rFonts w:ascii="Montserrat" w:hAnsi="Montserrat"/>
          <w:caps/>
          <w:sz w:val="24"/>
        </w:rPr>
      </w:pPr>
      <w:r w:rsidRPr="00031083">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F20E2E" w:rsidRPr="00031083" w:rsidRDefault="00F20E2E">
      <w:pPr>
        <w:rPr>
          <w:rFonts w:ascii="Montserrat" w:hAnsi="Montserrat"/>
          <w:caps/>
          <w:sz w:val="24"/>
        </w:rPr>
      </w:pPr>
      <w:r w:rsidRPr="00031083">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031083">
        <w:rPr>
          <w:rFonts w:ascii="Montserrat" w:hAnsi="Montserrat"/>
          <w:i/>
          <w:sz w:val="24"/>
        </w:rPr>
        <w:t xml:space="preserve">she </w:t>
      </w:r>
      <w:r w:rsidRPr="00031083">
        <w:rPr>
          <w:rFonts w:ascii="Montserrat" w:hAnsi="Montserrat"/>
          <w:sz w:val="24"/>
        </w:rPr>
        <w:t>had seen, to herself</w:t>
      </w:r>
      <w:r w:rsidRPr="00031083">
        <w:rPr>
          <w:rFonts w:ascii="Montserrat" w:hAnsi="Montserrat"/>
          <w:caps/>
          <w:sz w:val="24"/>
        </w:rPr>
        <w:t>.</w:t>
      </w:r>
    </w:p>
    <w:p w:rsidR="00F20E2E" w:rsidRPr="00031083" w:rsidRDefault="00F20E2E">
      <w:pPr>
        <w:rPr>
          <w:rFonts w:ascii="Montserrat" w:hAnsi="Montserrat"/>
          <w:caps/>
          <w:sz w:val="24"/>
        </w:rPr>
      </w:pPr>
      <w:r w:rsidRPr="00031083">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F20E2E" w:rsidRPr="00031083" w:rsidRDefault="00F20E2E">
      <w:pPr>
        <w:rPr>
          <w:rFonts w:ascii="Montserrat" w:hAnsi="Montserrat"/>
          <w:caps/>
          <w:sz w:val="24"/>
        </w:rPr>
      </w:pPr>
      <w:r w:rsidRPr="00031083">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F20E2E" w:rsidRPr="00031083" w:rsidRDefault="00F20E2E">
      <w:pPr>
        <w:rPr>
          <w:rFonts w:ascii="Montserrat" w:hAnsi="Montserrat"/>
          <w:caps/>
          <w:sz w:val="24"/>
        </w:rPr>
      </w:pPr>
      <w:r w:rsidRPr="00031083">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F20E2E" w:rsidRPr="00031083" w:rsidRDefault="00F20E2E">
      <w:pPr>
        <w:rPr>
          <w:rFonts w:ascii="Montserrat" w:hAnsi="Montserrat"/>
          <w:caps/>
          <w:sz w:val="24"/>
        </w:rPr>
      </w:pPr>
      <w:r w:rsidRPr="00031083">
        <w:rPr>
          <w:rFonts w:ascii="Montserrat" w:hAnsi="Montserrat"/>
          <w:sz w:val="24"/>
        </w:rPr>
        <w:tab/>
        <w:t xml:space="preserve">Phoenix shrugged, "Well, I assume that this is the pilot from the </w:t>
      </w:r>
      <w:r w:rsidRPr="00031083">
        <w:rPr>
          <w:rFonts w:ascii="Montserrat" w:hAnsi="Montserrat"/>
          <w:i/>
          <w:sz w:val="24"/>
        </w:rPr>
        <w:t xml:space="preserve">Intrepid," </w:t>
      </w:r>
      <w:r w:rsidRPr="00031083">
        <w:rPr>
          <w:rFonts w:ascii="Montserrat" w:hAnsi="Montserrat"/>
          <w:sz w:val="24"/>
        </w:rPr>
        <w:t>she aired with irony. Arthur looked at her with a grin, and rubbed the back of his head.</w:t>
      </w:r>
    </w:p>
    <w:p w:rsidR="00F20E2E" w:rsidRPr="00031083" w:rsidRDefault="00F20E2E">
      <w:pPr>
        <w:rPr>
          <w:rFonts w:ascii="Montserrat" w:hAnsi="Montserrat"/>
          <w:caps/>
          <w:sz w:val="24"/>
        </w:rPr>
      </w:pPr>
      <w:r w:rsidRPr="00031083">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031083">
        <w:rPr>
          <w:rFonts w:ascii="Montserrat" w:hAnsi="Montserrat"/>
          <w:caps/>
          <w:sz w:val="24"/>
        </w:rPr>
        <w:t>.</w:t>
      </w:r>
    </w:p>
    <w:p w:rsidR="00F20E2E" w:rsidRPr="00031083" w:rsidRDefault="00F20E2E">
      <w:pPr>
        <w:rPr>
          <w:rFonts w:ascii="Montserrat" w:hAnsi="Montserrat"/>
          <w:caps/>
          <w:sz w:val="24"/>
        </w:rPr>
      </w:pPr>
      <w:r w:rsidRPr="00031083">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F20E2E" w:rsidRPr="00031083" w:rsidRDefault="00F20E2E">
      <w:pPr>
        <w:rPr>
          <w:rFonts w:ascii="Montserrat" w:hAnsi="Montserrat"/>
          <w:caps/>
          <w:sz w:val="24"/>
        </w:rPr>
      </w:pPr>
      <w:r w:rsidRPr="00031083">
        <w:rPr>
          <w:rFonts w:ascii="Montserrat" w:hAnsi="Montserrat"/>
          <w:sz w:val="24"/>
        </w:rPr>
        <w:tab/>
        <w:t>Phoenix leaned close to her patient and said cheerfully, "Well, Naomi, you are a wreck. I hope you want to get better real quick, because I need someone to talk to too."</w:t>
      </w: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 xml:space="preserve">"Is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F20E2E" w:rsidRPr="00031083" w:rsidRDefault="00F20E2E">
      <w:pPr>
        <w:rPr>
          <w:rFonts w:ascii="Montserrat" w:hAnsi="Montserrat"/>
          <w:caps/>
          <w:sz w:val="24"/>
        </w:rPr>
      </w:pPr>
      <w:r w:rsidRPr="00031083">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F20E2E" w:rsidRPr="00031083" w:rsidRDefault="00F20E2E">
      <w:pPr>
        <w:rPr>
          <w:rFonts w:ascii="Montserrat" w:hAnsi="Montserrat"/>
          <w:caps/>
          <w:sz w:val="24"/>
        </w:rPr>
      </w:pPr>
      <w:r w:rsidRPr="00031083">
        <w:rPr>
          <w:rFonts w:ascii="Montserrat" w:hAnsi="Montserrat"/>
          <w:sz w:val="24"/>
        </w:rP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 Her gut feeling was that people were generally afraid of potential such as she possessed.</w:t>
      </w:r>
    </w:p>
    <w:p w:rsidR="00F20E2E" w:rsidRPr="00031083" w:rsidRDefault="00F20E2E">
      <w:pPr>
        <w:rPr>
          <w:rFonts w:ascii="Montserrat" w:hAnsi="Montserrat"/>
          <w:caps/>
          <w:sz w:val="24"/>
        </w:rPr>
      </w:pPr>
      <w:r w:rsidRPr="00031083">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F20E2E" w:rsidRPr="00031083" w:rsidRDefault="00F20E2E">
      <w:pPr>
        <w:rPr>
          <w:rFonts w:ascii="Montserrat" w:hAnsi="Montserrat"/>
          <w:caps/>
          <w:sz w:val="24"/>
        </w:rPr>
      </w:pPr>
      <w:r w:rsidRPr="00031083">
        <w:rPr>
          <w:rFonts w:ascii="Montserrat" w:hAnsi="Montserrat"/>
          <w:sz w:val="24"/>
        </w:rPr>
        <w:tab/>
        <w:t xml:space="preserve">That point came home when the three stooges showed up after breakfast. </w:t>
      </w:r>
    </w:p>
    <w:p w:rsidR="00F20E2E" w:rsidRPr="00031083" w:rsidRDefault="00F20E2E">
      <w:pPr>
        <w:rPr>
          <w:rFonts w:ascii="Montserrat" w:hAnsi="Montserrat"/>
          <w:caps/>
          <w:sz w:val="24"/>
        </w:rPr>
      </w:pPr>
      <w:r w:rsidRPr="00031083">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F20E2E" w:rsidRPr="00031083" w:rsidRDefault="00F20E2E">
      <w:pPr>
        <w:rPr>
          <w:rFonts w:ascii="Montserrat" w:hAnsi="Montserrat"/>
          <w:caps/>
          <w:sz w:val="24"/>
        </w:rPr>
      </w:pPr>
      <w:r w:rsidRPr="00031083">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F20E2E" w:rsidRPr="00031083" w:rsidRDefault="00F20E2E">
      <w:pPr>
        <w:rPr>
          <w:rFonts w:ascii="Montserrat" w:hAnsi="Montserrat"/>
          <w:caps/>
          <w:sz w:val="24"/>
        </w:rPr>
      </w:pPr>
      <w:r w:rsidRPr="00031083">
        <w:rPr>
          <w:rFonts w:ascii="Montserrat" w:hAnsi="Montserrat"/>
          <w:sz w:val="24"/>
        </w:rPr>
        <w:tab/>
        <w:t>"Have you been watching the news, or maybe some of the talk shows, since yesterday?" Dreyfus asked.</w:t>
      </w:r>
      <w:r w:rsidRPr="00031083">
        <w:rPr>
          <w:rFonts w:ascii="Montserrat" w:hAnsi="Montserrat"/>
          <w:caps/>
          <w:sz w:val="24"/>
        </w:rPr>
        <w:t xml:space="preserve"> </w:t>
      </w:r>
    </w:p>
    <w:p w:rsidR="00F20E2E" w:rsidRPr="00031083" w:rsidRDefault="00F20E2E">
      <w:pPr>
        <w:rPr>
          <w:rFonts w:ascii="Montserrat" w:hAnsi="Montserrat"/>
          <w:caps/>
          <w:sz w:val="24"/>
        </w:rPr>
      </w:pPr>
      <w:r w:rsidRPr="00031083">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F20E2E" w:rsidRPr="00031083" w:rsidRDefault="00F20E2E">
      <w:pPr>
        <w:rPr>
          <w:rFonts w:ascii="Montserrat" w:hAnsi="Montserrat"/>
          <w:caps/>
          <w:sz w:val="24"/>
        </w:rPr>
      </w:pPr>
      <w:r w:rsidRPr="00031083">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F20E2E" w:rsidRPr="00031083" w:rsidRDefault="00F20E2E">
      <w:pPr>
        <w:rPr>
          <w:rFonts w:ascii="Montserrat" w:hAnsi="Montserrat"/>
          <w:caps/>
          <w:sz w:val="24"/>
        </w:rPr>
      </w:pPr>
      <w:r w:rsidRPr="00031083">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F20E2E" w:rsidRPr="00031083" w:rsidRDefault="00F20E2E">
      <w:pPr>
        <w:rPr>
          <w:rFonts w:ascii="Montserrat" w:hAnsi="Montserrat"/>
          <w:caps/>
          <w:sz w:val="24"/>
        </w:rPr>
      </w:pPr>
      <w:r w:rsidRPr="00031083">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F20E2E" w:rsidRPr="00031083" w:rsidRDefault="00F20E2E">
      <w:pPr>
        <w:rPr>
          <w:rFonts w:ascii="Montserrat" w:hAnsi="Montserrat"/>
          <w:caps/>
          <w:sz w:val="24"/>
        </w:rPr>
      </w:pPr>
      <w:r w:rsidRPr="00031083">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F20E2E" w:rsidRPr="00031083" w:rsidRDefault="00F20E2E">
      <w:pPr>
        <w:rPr>
          <w:rFonts w:ascii="Montserrat" w:hAnsi="Montserrat"/>
          <w:caps/>
          <w:sz w:val="24"/>
        </w:rPr>
      </w:pPr>
      <w:r w:rsidRPr="00031083">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F20E2E" w:rsidRPr="00031083" w:rsidRDefault="00F20E2E">
      <w:pPr>
        <w:rPr>
          <w:rFonts w:ascii="Montserrat" w:hAnsi="Montserrat"/>
          <w:caps/>
          <w:sz w:val="24"/>
        </w:rPr>
      </w:pPr>
      <w:r w:rsidRPr="00031083">
        <w:rPr>
          <w:rFonts w:ascii="Montserrat" w:hAnsi="Montserrat"/>
          <w:sz w:val="24"/>
        </w:rPr>
        <w:tab/>
        <w:t>"So what does that mean in the present?" She questioned.</w:t>
      </w:r>
    </w:p>
    <w:p w:rsidR="00F20E2E" w:rsidRPr="00031083" w:rsidRDefault="00F20E2E">
      <w:pPr>
        <w:rPr>
          <w:rFonts w:ascii="Montserrat" w:hAnsi="Montserrat"/>
          <w:caps/>
          <w:sz w:val="24"/>
        </w:rPr>
      </w:pPr>
      <w:r w:rsidRPr="00031083">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F20E2E" w:rsidRPr="00031083" w:rsidRDefault="00F20E2E">
      <w:pPr>
        <w:rPr>
          <w:rFonts w:ascii="Montserrat" w:hAnsi="Montserrat"/>
          <w:caps/>
          <w:sz w:val="24"/>
        </w:rPr>
      </w:pPr>
      <w:r w:rsidRPr="00031083">
        <w:rPr>
          <w:rFonts w:ascii="Montserrat" w:hAnsi="Montserrat"/>
          <w:sz w:val="24"/>
        </w:rPr>
        <w:tab/>
        <w:t xml:space="preserve">Phoenix nodded. It fit in with the other pieces pretty well. Now she could say she knew </w:t>
      </w:r>
      <w:r w:rsidRPr="00031083">
        <w:rPr>
          <w:rFonts w:ascii="Montserrat" w:hAnsi="Montserrat"/>
          <w:i/>
          <w:sz w:val="24"/>
        </w:rPr>
        <w:t>why</w:t>
      </w:r>
      <w:r w:rsidRPr="00031083">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F20E2E" w:rsidRPr="00031083" w:rsidRDefault="00F20E2E">
      <w:pPr>
        <w:rPr>
          <w:rFonts w:ascii="Montserrat" w:hAnsi="Montserrat"/>
          <w:caps/>
          <w:sz w:val="24"/>
        </w:rPr>
      </w:pPr>
      <w:r w:rsidRPr="00031083">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F20E2E" w:rsidRPr="00031083" w:rsidRDefault="00F20E2E">
      <w:pPr>
        <w:rPr>
          <w:rFonts w:ascii="Montserrat" w:hAnsi="Montserrat"/>
          <w:caps/>
          <w:sz w:val="24"/>
        </w:rPr>
      </w:pPr>
      <w:r w:rsidRPr="00031083">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F20E2E" w:rsidRPr="00031083" w:rsidRDefault="00F20E2E">
      <w:pPr>
        <w:rPr>
          <w:rFonts w:ascii="Montserrat" w:hAnsi="Montserrat"/>
          <w:caps/>
          <w:sz w:val="24"/>
        </w:rPr>
      </w:pPr>
      <w:r w:rsidRPr="00031083">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r w:rsidRPr="00031083">
        <w:rPr>
          <w:rFonts w:ascii="Montserrat" w:hAnsi="Montserrat"/>
          <w:caps/>
          <w:sz w:val="24"/>
        </w:rPr>
        <w:t>"</w:t>
      </w:r>
    </w:p>
    <w:p w:rsidR="00F20E2E" w:rsidRPr="00031083" w:rsidRDefault="00F20E2E">
      <w:pPr>
        <w:rPr>
          <w:rFonts w:ascii="Montserrat" w:hAnsi="Montserrat"/>
          <w:caps/>
          <w:sz w:val="24"/>
        </w:rPr>
      </w:pPr>
      <w:r w:rsidRPr="00031083">
        <w:rPr>
          <w:rFonts w:ascii="Montserrat" w:hAnsi="Montserrat"/>
          <w:sz w:val="24"/>
        </w:rPr>
        <w:tab/>
        <w:t>"The truth," she said, mostly to herself. "So, what, do I go back in front of the cameras tell them all about the system? What do you want me to do?" She asked.</w:t>
      </w:r>
    </w:p>
    <w:p w:rsidR="00F20E2E" w:rsidRPr="00031083" w:rsidRDefault="00F20E2E">
      <w:pPr>
        <w:rPr>
          <w:rFonts w:ascii="Montserrat" w:hAnsi="Montserrat"/>
          <w:caps/>
          <w:sz w:val="24"/>
        </w:rPr>
      </w:pPr>
      <w:r w:rsidRPr="00031083">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F20E2E" w:rsidRPr="00031083" w:rsidRDefault="00F20E2E">
      <w:pPr>
        <w:rPr>
          <w:rFonts w:ascii="Montserrat" w:hAnsi="Montserrat"/>
          <w:caps/>
          <w:sz w:val="24"/>
        </w:rPr>
      </w:pPr>
      <w:r w:rsidRPr="00031083">
        <w:rPr>
          <w:rFonts w:ascii="Montserrat" w:hAnsi="Montserrat"/>
          <w:sz w:val="24"/>
        </w:rPr>
        <w:tab/>
        <w:t>Phoenix's eyebrows shot up. "You're not going to be telling me what to do?"</w:t>
      </w:r>
    </w:p>
    <w:p w:rsidR="00F20E2E" w:rsidRPr="00031083" w:rsidRDefault="00F20E2E">
      <w:pPr>
        <w:rPr>
          <w:rFonts w:ascii="Montserrat" w:hAnsi="Montserrat"/>
          <w:caps/>
          <w:sz w:val="24"/>
        </w:rPr>
      </w:pPr>
      <w:r w:rsidRPr="00031083">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031083">
        <w:rPr>
          <w:rFonts w:ascii="Montserrat" w:hAnsi="Montserrat"/>
          <w:i/>
          <w:sz w:val="24"/>
        </w:rPr>
        <w:t xml:space="preserve">active </w:t>
      </w:r>
      <w:r w:rsidRPr="00031083">
        <w:rPr>
          <w:rFonts w:ascii="Montserrat" w:hAnsi="Montserrat"/>
          <w:sz w:val="24"/>
        </w:rPr>
        <w:t>free citizen on Earth?"</w:t>
      </w: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chapter</w:t>
      </w:r>
    </w:p>
    <w:p w:rsidR="00F20E2E" w:rsidRPr="00031083" w:rsidRDefault="00F20E2E">
      <w:pPr>
        <w:rPr>
          <w:rFonts w:ascii="Montserrat" w:hAnsi="Montserrat"/>
          <w:sz w:val="24"/>
        </w:rPr>
      </w:pPr>
      <w:r w:rsidRPr="00031083">
        <w:rPr>
          <w:rFonts w:ascii="Montserrat" w:hAnsi="Montserrat"/>
          <w:sz w:val="24"/>
        </w:rPr>
        <w:t>FOUR</w:t>
      </w: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F20E2E" w:rsidRPr="00031083" w:rsidRDefault="00F20E2E">
      <w:pPr>
        <w:rPr>
          <w:rFonts w:ascii="Montserrat" w:hAnsi="Montserrat"/>
          <w:caps/>
          <w:sz w:val="24"/>
        </w:rPr>
      </w:pPr>
      <w:r w:rsidRPr="00031083">
        <w:rPr>
          <w:rFonts w:ascii="Montserrat" w:hAnsi="Montserrat"/>
          <w:sz w:val="24"/>
        </w:rPr>
        <w:tab/>
        <w:t>She had been bought off quite handsomely!</w:t>
      </w:r>
    </w:p>
    <w:p w:rsidR="00F20E2E" w:rsidRPr="00031083" w:rsidRDefault="00F20E2E">
      <w:pPr>
        <w:rPr>
          <w:rFonts w:ascii="Montserrat" w:hAnsi="Montserrat"/>
          <w:caps/>
          <w:sz w:val="24"/>
        </w:rPr>
      </w:pPr>
      <w:r w:rsidRPr="00031083">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F20E2E" w:rsidRPr="00031083" w:rsidRDefault="00F20E2E">
      <w:pPr>
        <w:rPr>
          <w:rFonts w:ascii="Montserrat" w:hAnsi="Montserrat"/>
          <w:caps/>
          <w:sz w:val="24"/>
        </w:rPr>
      </w:pPr>
      <w:r w:rsidRPr="00031083">
        <w:rPr>
          <w:rFonts w:ascii="Montserrat" w:hAnsi="Montserrat"/>
          <w:sz w:val="24"/>
        </w:rPr>
        <w:tab/>
        <w:t>Or until any of the clauses buried in the fine print of her license were tripped.</w:t>
      </w:r>
    </w:p>
    <w:p w:rsidR="00F20E2E" w:rsidRPr="00031083" w:rsidRDefault="00F20E2E">
      <w:pPr>
        <w:rPr>
          <w:rFonts w:ascii="Montserrat" w:hAnsi="Montserrat"/>
          <w:caps/>
          <w:sz w:val="24"/>
        </w:rPr>
      </w:pPr>
      <w:r w:rsidRPr="00031083">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F20E2E" w:rsidRPr="00031083" w:rsidRDefault="00F20E2E">
      <w:pPr>
        <w:rPr>
          <w:rFonts w:ascii="Montserrat" w:hAnsi="Montserrat"/>
          <w:caps/>
          <w:sz w:val="24"/>
        </w:rPr>
      </w:pPr>
      <w:r w:rsidRPr="00031083">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F20E2E" w:rsidRPr="00031083" w:rsidRDefault="00F20E2E">
      <w:pPr>
        <w:rPr>
          <w:rFonts w:ascii="Montserrat" w:hAnsi="Montserrat"/>
          <w:caps/>
          <w:sz w:val="24"/>
        </w:rPr>
      </w:pPr>
      <w:r w:rsidRPr="00031083">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F20E2E" w:rsidRPr="00031083" w:rsidRDefault="00F20E2E">
      <w:pPr>
        <w:rPr>
          <w:rFonts w:ascii="Montserrat" w:hAnsi="Montserrat"/>
          <w:caps/>
          <w:sz w:val="24"/>
        </w:rPr>
      </w:pPr>
      <w:r w:rsidRPr="00031083">
        <w:rPr>
          <w:rFonts w:ascii="Montserrat" w:hAnsi="Montserrat"/>
          <w:sz w:val="24"/>
        </w:rP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sidRPr="00031083">
        <w:rPr>
          <w:rFonts w:ascii="Montserrat" w:hAnsi="Montserrat"/>
          <w:caps/>
          <w:sz w:val="24"/>
        </w:rPr>
        <w:t xml:space="preserve">. </w:t>
      </w:r>
    </w:p>
    <w:p w:rsidR="00F20E2E" w:rsidRPr="00031083" w:rsidRDefault="00F20E2E">
      <w:pPr>
        <w:rPr>
          <w:rFonts w:ascii="Montserrat" w:hAnsi="Montserrat"/>
          <w:caps/>
          <w:sz w:val="24"/>
        </w:rPr>
      </w:pPr>
      <w:r w:rsidRPr="00031083">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psychokintetically engaging the parking break, and killing the engine. Turning, out of breath, to her companion, she smiled, "What do you say we stop for a bite to eat?"</w:t>
      </w:r>
    </w:p>
    <w:p w:rsidR="00F20E2E" w:rsidRPr="00031083" w:rsidRDefault="00F20E2E">
      <w:pPr>
        <w:rPr>
          <w:rFonts w:ascii="Montserrat" w:hAnsi="Montserrat"/>
          <w:caps/>
          <w:sz w:val="24"/>
        </w:rPr>
      </w:pPr>
      <w:r w:rsidRPr="00031083">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Monica Brodin, a renowned columnist and current events headliner for </w:t>
      </w:r>
      <w:r w:rsidRPr="00031083">
        <w:rPr>
          <w:rFonts w:ascii="Montserrat" w:hAnsi="Montserrat"/>
          <w:i/>
          <w:sz w:val="24"/>
        </w:rPr>
        <w:t xml:space="preserve">life.net.vr </w:t>
      </w:r>
      <w:r w:rsidRPr="00031083">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F20E2E" w:rsidRPr="00031083" w:rsidRDefault="00F20E2E">
      <w:pPr>
        <w:rPr>
          <w:rFonts w:ascii="Montserrat" w:hAnsi="Montserrat"/>
          <w:sz w:val="24"/>
        </w:rPr>
      </w:pPr>
      <w:r w:rsidRPr="00031083">
        <w:rPr>
          <w:rFonts w:ascii="Montserrat" w:hAnsi="Montserrat"/>
          <w:sz w:val="24"/>
        </w:rPr>
        <w:tab/>
        <w:t xml:space="preserve">Of course, the military had possed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F20E2E" w:rsidRPr="00031083" w:rsidRDefault="00F20E2E">
      <w:pPr>
        <w:rPr>
          <w:rFonts w:ascii="Montserrat" w:hAnsi="Montserrat"/>
          <w:sz w:val="24"/>
        </w:rPr>
      </w:pPr>
      <w:r w:rsidRPr="00031083">
        <w:rPr>
          <w:rFonts w:ascii="Montserrat" w:hAnsi="Montserrat"/>
          <w:sz w:val="24"/>
        </w:rPr>
        <w:tab/>
        <w:t>Or, that was what it looked like at the moment.</w:t>
      </w:r>
    </w:p>
    <w:p w:rsidR="00F20E2E" w:rsidRPr="00031083" w:rsidRDefault="00F20E2E">
      <w:pPr>
        <w:rPr>
          <w:rFonts w:ascii="Montserrat" w:hAnsi="Montserrat"/>
          <w:sz w:val="24"/>
        </w:rPr>
      </w:pPr>
      <w:r w:rsidRPr="00031083">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F20E2E" w:rsidRPr="00031083" w:rsidRDefault="00F20E2E">
      <w:pPr>
        <w:rPr>
          <w:rFonts w:ascii="Montserrat" w:hAnsi="Montserrat"/>
          <w:sz w:val="24"/>
        </w:rPr>
      </w:pPr>
      <w:r w:rsidRPr="00031083">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F20E2E" w:rsidRPr="00031083" w:rsidRDefault="00F20E2E">
      <w:pPr>
        <w:rPr>
          <w:rFonts w:ascii="Montserrat" w:hAnsi="Montserrat"/>
          <w:sz w:val="24"/>
        </w:rPr>
      </w:pPr>
      <w:r w:rsidRPr="00031083">
        <w:rPr>
          <w:rFonts w:ascii="Montserrat" w:hAnsi="Montserrat"/>
          <w:sz w:val="24"/>
        </w:rPr>
        <w:tab/>
        <w:t>"Ms. Nin?" a voice asked from afar. "Are you all right?"</w:t>
      </w:r>
    </w:p>
    <w:p w:rsidR="00F20E2E" w:rsidRPr="00031083" w:rsidRDefault="00F20E2E">
      <w:pPr>
        <w:rPr>
          <w:rFonts w:ascii="Montserrat" w:hAnsi="Montserrat"/>
          <w:sz w:val="24"/>
        </w:rPr>
      </w:pPr>
      <w:r w:rsidRPr="00031083">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031083">
        <w:rPr>
          <w:rFonts w:ascii="Montserrat" w:hAnsi="Montserrat"/>
          <w:i/>
          <w:sz w:val="24"/>
        </w:rPr>
        <w:t xml:space="preserve">Sure, I'm fine, I just jumped into your head and got lost for a moment! Nice decor! </w:t>
      </w:r>
      <w:r w:rsidRPr="00031083">
        <w:rPr>
          <w:rFonts w:ascii="Montserrat" w:hAnsi="Montserrat"/>
          <w:sz w:val="24"/>
        </w:rPr>
        <w:t>Phoenix shook her head as her normal sensory input reasserted itself.</w:t>
      </w:r>
    </w:p>
    <w:p w:rsidR="00F20E2E" w:rsidRPr="00031083" w:rsidRDefault="00F20E2E">
      <w:pPr>
        <w:rPr>
          <w:rFonts w:ascii="Montserrat" w:hAnsi="Montserrat"/>
          <w:caps/>
          <w:sz w:val="24"/>
        </w:rPr>
      </w:pPr>
      <w:r w:rsidRPr="00031083">
        <w:rPr>
          <w:rFonts w:ascii="Montserrat" w:hAnsi="Montserrat"/>
          <w:sz w:val="24"/>
        </w:rP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F20E2E" w:rsidRPr="00031083" w:rsidRDefault="00F20E2E">
      <w:pPr>
        <w:rPr>
          <w:rFonts w:ascii="Montserrat" w:hAnsi="Montserrat"/>
          <w:caps/>
          <w:sz w:val="24"/>
        </w:rPr>
      </w:pPr>
      <w:r w:rsidRPr="00031083">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F20E2E" w:rsidRPr="00031083" w:rsidRDefault="00F20E2E">
      <w:pPr>
        <w:rPr>
          <w:rFonts w:ascii="Montserrat" w:hAnsi="Montserrat"/>
          <w:caps/>
          <w:sz w:val="24"/>
        </w:rPr>
      </w:pPr>
      <w:r w:rsidRPr="00031083">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F20E2E" w:rsidRPr="00031083" w:rsidRDefault="00F20E2E">
      <w:pPr>
        <w:rPr>
          <w:rFonts w:ascii="Montserrat" w:hAnsi="Montserrat"/>
          <w:caps/>
          <w:sz w:val="24"/>
        </w:rPr>
      </w:pPr>
      <w:r w:rsidRPr="00031083">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F20E2E" w:rsidRPr="00031083" w:rsidRDefault="00F20E2E">
      <w:pPr>
        <w:rPr>
          <w:rFonts w:ascii="Montserrat" w:hAnsi="Montserrat"/>
          <w:caps/>
          <w:sz w:val="24"/>
        </w:rPr>
      </w:pPr>
      <w:r w:rsidRPr="00031083">
        <w:rPr>
          <w:rFonts w:ascii="Montserrat" w:hAnsi="Montserrat"/>
          <w:sz w:val="24"/>
        </w:rPr>
        <w:tab/>
        <w:t>Ms. Brodin raised an eyebrow. "So, you were like, some kind of child prodigy then?" She asked. "I mean you were only, what, eleven years old? What was it like knowing you were so special?'</w:t>
      </w:r>
    </w:p>
    <w:p w:rsidR="00F20E2E" w:rsidRPr="00031083" w:rsidRDefault="00F20E2E">
      <w:pPr>
        <w:rPr>
          <w:rFonts w:ascii="Montserrat" w:hAnsi="Montserrat"/>
          <w:caps/>
          <w:sz w:val="24"/>
        </w:rPr>
      </w:pPr>
      <w:r w:rsidRPr="00031083">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F20E2E" w:rsidRPr="00031083" w:rsidRDefault="00F20E2E">
      <w:pPr>
        <w:rPr>
          <w:rFonts w:ascii="Montserrat" w:hAnsi="Montserrat"/>
          <w:caps/>
          <w:sz w:val="24"/>
        </w:rPr>
      </w:pPr>
      <w:r w:rsidRPr="00031083">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F20E2E" w:rsidRPr="00031083" w:rsidRDefault="00F20E2E">
      <w:pPr>
        <w:rPr>
          <w:rFonts w:ascii="Montserrat" w:hAnsi="Montserrat"/>
          <w:caps/>
          <w:sz w:val="24"/>
        </w:rPr>
      </w:pPr>
      <w:r w:rsidRPr="00031083">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F20E2E" w:rsidRPr="00031083" w:rsidRDefault="00F20E2E">
      <w:pPr>
        <w:rPr>
          <w:rFonts w:ascii="Montserrat" w:hAnsi="Montserrat"/>
          <w:caps/>
          <w:sz w:val="24"/>
        </w:rPr>
      </w:pPr>
      <w:r w:rsidRPr="00031083">
        <w:rPr>
          <w:rFonts w:ascii="Montserrat" w:hAnsi="Montserrat"/>
          <w:sz w:val="24"/>
        </w:rPr>
        <w:tab/>
        <w:t>"But, if you were average for a child where you grew up, how did you end up involved in a classified government research project?"</w:t>
      </w:r>
    </w:p>
    <w:p w:rsidR="00F20E2E" w:rsidRPr="00031083" w:rsidRDefault="00F20E2E">
      <w:pPr>
        <w:rPr>
          <w:rFonts w:ascii="Montserrat" w:hAnsi="Montserrat"/>
          <w:caps/>
          <w:sz w:val="24"/>
        </w:rPr>
      </w:pPr>
      <w:r w:rsidRPr="00031083">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addressed his outburst. </w:t>
      </w:r>
    </w:p>
    <w:p w:rsidR="00F20E2E" w:rsidRPr="00031083" w:rsidRDefault="00F20E2E">
      <w:pPr>
        <w:rPr>
          <w:rFonts w:ascii="Montserrat" w:hAnsi="Montserrat"/>
          <w:caps/>
          <w:sz w:val="24"/>
        </w:rPr>
      </w:pPr>
      <w:r w:rsidRPr="00031083">
        <w:rPr>
          <w:rFonts w:ascii="Montserrat" w:hAnsi="Montserrat"/>
          <w:sz w:val="24"/>
        </w:rPr>
        <w:tab/>
        <w:t>"Mr. Powers," the Executive Director of the Psionic Control Agency drawled, "did you have something to wished to share with the board before we continue?"</w:t>
      </w:r>
    </w:p>
    <w:p w:rsidR="00F20E2E" w:rsidRPr="00031083" w:rsidRDefault="00F20E2E">
      <w:pPr>
        <w:rPr>
          <w:rFonts w:ascii="Montserrat" w:hAnsi="Montserrat"/>
          <w:caps/>
          <w:sz w:val="24"/>
        </w:rPr>
      </w:pPr>
      <w:r w:rsidRPr="00031083">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031083">
        <w:rPr>
          <w:rFonts w:ascii="Montserrat" w:hAnsi="Montserrat"/>
          <w:i/>
          <w:sz w:val="24"/>
        </w:rPr>
        <w:t xml:space="preserve">carte blanche </w:t>
      </w:r>
      <w:r w:rsidRPr="00031083">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031083">
        <w:rPr>
          <w:rFonts w:ascii="Montserrat" w:hAnsi="Montserrat"/>
          <w:i/>
          <w:sz w:val="24"/>
        </w:rPr>
        <w:t xml:space="preserve">easing </w:t>
      </w:r>
      <w:r w:rsidRPr="00031083">
        <w:rPr>
          <w:rFonts w:ascii="Montserrat" w:hAnsi="Montserrat"/>
          <w:sz w:val="24"/>
        </w:rPr>
        <w:t>fears and tensions. What does she do? She announces that she's 'one of the most dangerous human beings ever born on Earth'!"</w:t>
      </w:r>
    </w:p>
    <w:p w:rsidR="00F20E2E" w:rsidRPr="00031083" w:rsidRDefault="00F20E2E">
      <w:pPr>
        <w:rPr>
          <w:rFonts w:ascii="Montserrat" w:hAnsi="Montserrat"/>
          <w:caps/>
          <w:sz w:val="24"/>
        </w:rPr>
      </w:pPr>
      <w:r w:rsidRPr="00031083">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F20E2E" w:rsidRPr="00031083" w:rsidRDefault="00F20E2E">
      <w:pPr>
        <w:rPr>
          <w:rFonts w:ascii="Montserrat" w:hAnsi="Montserrat"/>
          <w:caps/>
          <w:sz w:val="24"/>
        </w:rPr>
      </w:pPr>
      <w:r w:rsidRPr="00031083">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031083">
        <w:rPr>
          <w:rFonts w:ascii="Montserrat" w:hAnsi="Montserrat"/>
          <w:i/>
          <w:sz w:val="24"/>
        </w:rPr>
        <w:t xml:space="preserve">she </w:t>
      </w:r>
      <w:r w:rsidRPr="00031083">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F20E2E" w:rsidRPr="00031083" w:rsidRDefault="00F20E2E">
      <w:pPr>
        <w:rPr>
          <w:rFonts w:ascii="Montserrat" w:hAnsi="Montserrat"/>
          <w:caps/>
          <w:sz w:val="24"/>
        </w:rPr>
      </w:pPr>
      <w:r w:rsidRPr="00031083">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F20E2E" w:rsidRPr="00031083" w:rsidRDefault="00F20E2E">
      <w:pPr>
        <w:rPr>
          <w:rFonts w:ascii="Montserrat" w:hAnsi="Montserrat"/>
          <w:caps/>
          <w:sz w:val="24"/>
        </w:rPr>
      </w:pPr>
      <w:r w:rsidRPr="00031083">
        <w:rPr>
          <w:rFonts w:ascii="Montserrat" w:hAnsi="Montserrat"/>
          <w:sz w:val="24"/>
        </w:rPr>
        <w:tab/>
        <w:t>That could not be denied.</w:t>
      </w:r>
    </w:p>
    <w:p w:rsidR="00F20E2E" w:rsidRPr="00031083" w:rsidRDefault="00F20E2E">
      <w:pPr>
        <w:rPr>
          <w:rFonts w:ascii="Montserrat" w:hAnsi="Montserrat"/>
          <w:caps/>
          <w:sz w:val="24"/>
        </w:rPr>
      </w:pPr>
      <w:r w:rsidRPr="00031083">
        <w:rPr>
          <w:rFonts w:ascii="Montserrat" w:hAnsi="Montserrat"/>
          <w:sz w:val="24"/>
        </w:rPr>
        <w:tab/>
        <w:t xml:space="preserve">It obviously had not even occured to her to try, she considered with a smirk. The past week of having responsability for herself placed in her own hands left her no choice now but to deal with the fact. She </w:t>
      </w:r>
      <w:r w:rsidRPr="00031083">
        <w:rPr>
          <w:rFonts w:ascii="Montserrat" w:hAnsi="Montserrat"/>
          <w:i/>
          <w:sz w:val="24"/>
        </w:rPr>
        <w:t xml:space="preserve">was </w:t>
      </w:r>
      <w:r w:rsidRPr="00031083">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F20E2E" w:rsidRPr="00031083" w:rsidRDefault="00F20E2E">
      <w:pPr>
        <w:rPr>
          <w:rFonts w:ascii="Montserrat" w:hAnsi="Montserrat"/>
          <w:caps/>
          <w:sz w:val="24"/>
        </w:rPr>
      </w:pPr>
      <w:r w:rsidRPr="00031083">
        <w:rPr>
          <w:rFonts w:ascii="Montserrat" w:hAnsi="Montserrat"/>
          <w:sz w:val="24"/>
        </w:rP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sidRPr="00031083">
        <w:rPr>
          <w:rFonts w:ascii="Montserrat" w:hAnsi="Montserrat"/>
          <w:caps/>
          <w:sz w:val="24"/>
        </w:rPr>
        <w:t xml:space="preserve">. </w:t>
      </w:r>
    </w:p>
    <w:p w:rsidR="00F20E2E" w:rsidRPr="00031083" w:rsidRDefault="00F20E2E">
      <w:pPr>
        <w:rPr>
          <w:rFonts w:ascii="Montserrat" w:hAnsi="Montserrat"/>
          <w:caps/>
          <w:sz w:val="24"/>
        </w:rPr>
      </w:pPr>
      <w:r w:rsidRPr="00031083">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resistence. It was a raw force. It repelled her flesh, the way the positive poles of two magnets would abhor making contact. </w:t>
      </w:r>
    </w:p>
    <w:p w:rsidR="00F20E2E" w:rsidRPr="00031083" w:rsidRDefault="00F20E2E">
      <w:pPr>
        <w:rPr>
          <w:rFonts w:ascii="Montserrat" w:hAnsi="Montserrat"/>
          <w:caps/>
          <w:sz w:val="24"/>
        </w:rPr>
      </w:pPr>
      <w:r w:rsidRPr="00031083">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031083">
        <w:rPr>
          <w:rFonts w:ascii="Montserrat" w:hAnsi="Montserrat"/>
          <w:i/>
          <w:sz w:val="24"/>
        </w:rPr>
        <w:t xml:space="preserve">implications," </w:t>
      </w:r>
      <w:r w:rsidRPr="00031083">
        <w:rPr>
          <w:rFonts w:ascii="Montserrat" w:hAnsi="Montserrat"/>
          <w:sz w:val="24"/>
        </w:rPr>
        <w:t>Phoenix stressed, as the glass reformed. Her thoughts wandered as the sight brought to mind what she had gone through. The shattered pieces aligned under her direction; a delicate collection of slivered shards, resolving the form, but not the unity, of the glass</w:t>
      </w:r>
      <w:r w:rsidRPr="00031083">
        <w:rPr>
          <w:rFonts w:ascii="Montserrat" w:hAnsi="Montserrat"/>
          <w:caps/>
          <w:sz w:val="24"/>
        </w:rPr>
        <w:t xml:space="preserve">. </w:t>
      </w:r>
    </w:p>
    <w:p w:rsidR="00F20E2E" w:rsidRPr="00031083" w:rsidRDefault="00F20E2E">
      <w:pPr>
        <w:rPr>
          <w:rFonts w:ascii="Montserrat" w:hAnsi="Montserrat"/>
          <w:caps/>
          <w:sz w:val="24"/>
        </w:rPr>
      </w:pPr>
      <w:r w:rsidRPr="00031083">
        <w:rPr>
          <w:rFonts w:ascii="Montserrat" w:hAnsi="Montserrat"/>
          <w:sz w:val="24"/>
        </w:rPr>
        <w:tab/>
        <w:t xml:space="preserve">No matter how well the peices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F20E2E" w:rsidRPr="00031083" w:rsidRDefault="00F20E2E">
      <w:pPr>
        <w:rPr>
          <w:rFonts w:ascii="Montserrat" w:hAnsi="Montserrat"/>
          <w:caps/>
          <w:sz w:val="24"/>
        </w:rPr>
      </w:pPr>
      <w:r w:rsidRPr="00031083">
        <w:rPr>
          <w:rFonts w:ascii="Montserrat" w:hAnsi="Montserrat"/>
          <w:sz w:val="24"/>
        </w:rPr>
        <w:tab/>
        <w:t xml:space="preserve">"What is always seen is </w:t>
      </w:r>
      <w:r w:rsidRPr="00031083">
        <w:rPr>
          <w:rFonts w:ascii="Montserrat" w:hAnsi="Montserrat"/>
          <w:i/>
          <w:sz w:val="24"/>
        </w:rPr>
        <w:t>power</w:t>
      </w:r>
      <w:r w:rsidRPr="00031083">
        <w:rPr>
          <w:rFonts w:ascii="Montserrat" w:hAnsi="Montserrat"/>
          <w:sz w:val="24"/>
        </w:rPr>
        <w:t xml:space="preserve">. The </w:t>
      </w:r>
      <w:r w:rsidRPr="00031083">
        <w:rPr>
          <w:rFonts w:ascii="Montserrat" w:hAnsi="Montserrat"/>
          <w:i/>
          <w:sz w:val="24"/>
        </w:rPr>
        <w:t xml:space="preserve">promise </w:t>
      </w:r>
      <w:r w:rsidRPr="00031083">
        <w:rPr>
          <w:rFonts w:ascii="Montserrat" w:hAnsi="Montserrat"/>
          <w:sz w:val="24"/>
        </w:rPr>
        <w:t xml:space="preserve">of power," she emphasized. She reached out and ran her finger down the restored glass. She felt a slight shiver. </w:t>
      </w:r>
      <w:r w:rsidRPr="00031083">
        <w:rPr>
          <w:rFonts w:ascii="Montserrat" w:hAnsi="Montserrat"/>
          <w:i/>
          <w:sz w:val="24"/>
        </w:rPr>
        <w:t xml:space="preserve">What is a scar but the memory of the pain? Without it, can identity transcend change? </w:t>
      </w:r>
      <w:r w:rsidRPr="00031083">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031083">
        <w:rPr>
          <w:rFonts w:ascii="Montserrat" w:hAnsi="Montserrat"/>
          <w:i/>
          <w:sz w:val="24"/>
        </w:rPr>
        <w:t xml:space="preserve">who </w:t>
      </w:r>
      <w:r w:rsidRPr="00031083">
        <w:rPr>
          <w:rFonts w:ascii="Montserrat" w:hAnsi="Montserrat"/>
          <w:sz w:val="24"/>
        </w:rPr>
        <w:t xml:space="preserve">can be trusted to </w:t>
      </w:r>
      <w:r w:rsidRPr="00031083">
        <w:rPr>
          <w:rFonts w:ascii="Montserrat" w:hAnsi="Montserrat"/>
          <w:i/>
          <w:sz w:val="24"/>
        </w:rPr>
        <w:t xml:space="preserve">control </w:t>
      </w:r>
      <w:r w:rsidRPr="00031083">
        <w:rPr>
          <w:rFonts w:ascii="Montserrat" w:hAnsi="Montserrat"/>
          <w:sz w:val="24"/>
        </w:rPr>
        <w:t>this power?" She looked up again at the eyes of her audience</w:t>
      </w:r>
      <w:r w:rsidRPr="00031083">
        <w:rPr>
          <w:rFonts w:ascii="Montserrat" w:hAnsi="Montserrat"/>
          <w:caps/>
          <w:sz w:val="24"/>
        </w:rPr>
        <w:t>.</w:t>
      </w:r>
    </w:p>
    <w:p w:rsidR="00F20E2E" w:rsidRPr="00031083" w:rsidRDefault="00F20E2E">
      <w:pPr>
        <w:rPr>
          <w:rFonts w:ascii="Montserrat" w:hAnsi="Montserrat"/>
          <w:caps/>
          <w:sz w:val="24"/>
        </w:rPr>
      </w:pPr>
      <w:r w:rsidRPr="00031083">
        <w:rPr>
          <w:rFonts w:ascii="Montserrat" w:hAnsi="Montserrat"/>
          <w:sz w:val="24"/>
        </w:rPr>
        <w:tab/>
        <w:t xml:space="preserve">"Of course, we're talking about </w:t>
      </w:r>
      <w:r w:rsidRPr="00031083">
        <w:rPr>
          <w:rFonts w:ascii="Montserrat" w:hAnsi="Montserrat"/>
          <w:i/>
          <w:sz w:val="24"/>
        </w:rPr>
        <w:t xml:space="preserve">people </w:t>
      </w:r>
      <w:r w:rsidRPr="00031083">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sidRPr="00031083">
        <w:rPr>
          <w:rFonts w:ascii="Montserrat" w:hAnsi="Montserrat"/>
          <w:i/>
          <w:sz w:val="24"/>
        </w:rPr>
        <w:t xml:space="preserve">know </w:t>
      </w:r>
      <w:r w:rsidRPr="00031083">
        <w:rPr>
          <w:rFonts w:ascii="Montserrat" w:hAnsi="Montserrat"/>
          <w:sz w:val="24"/>
        </w:rPr>
        <w:t>she had it!"</w:t>
      </w:r>
    </w:p>
    <w:p w:rsidR="00F20E2E" w:rsidRPr="00031083" w:rsidRDefault="00F20E2E">
      <w:pPr>
        <w:rPr>
          <w:rFonts w:ascii="Montserrat" w:hAnsi="Montserrat"/>
          <w:caps/>
          <w:sz w:val="24"/>
        </w:rPr>
      </w:pPr>
      <w:r w:rsidRPr="00031083">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031083">
        <w:rPr>
          <w:rFonts w:ascii="Montserrat" w:hAnsi="Montserrat"/>
          <w:i/>
          <w:sz w:val="24"/>
        </w:rPr>
        <w:t xml:space="preserve">you </w:t>
      </w:r>
      <w:r w:rsidRPr="00031083">
        <w:rPr>
          <w:rFonts w:ascii="Montserrat" w:hAnsi="Montserrat"/>
          <w:sz w:val="24"/>
        </w:rPr>
        <w:t xml:space="preserve">have it. Do you think that people will be afraid of you? And if so, what can you really do about it?" She had to ask. </w:t>
      </w:r>
    </w:p>
    <w:p w:rsidR="00F20E2E" w:rsidRPr="00031083" w:rsidRDefault="00F20E2E">
      <w:pPr>
        <w:rPr>
          <w:rFonts w:ascii="Montserrat" w:hAnsi="Montserrat"/>
          <w:caps/>
          <w:sz w:val="24"/>
        </w:rPr>
      </w:pPr>
      <w:r w:rsidRPr="00031083">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F20E2E" w:rsidRPr="00031083" w:rsidRDefault="00F20E2E">
      <w:pPr>
        <w:rPr>
          <w:rFonts w:ascii="Montserrat" w:hAnsi="Montserrat"/>
          <w:caps/>
          <w:sz w:val="24"/>
        </w:rPr>
      </w:pPr>
      <w:r w:rsidRPr="00031083">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F20E2E" w:rsidRPr="00031083" w:rsidRDefault="00F20E2E">
      <w:pPr>
        <w:rPr>
          <w:rFonts w:ascii="Montserrat" w:hAnsi="Montserrat"/>
          <w:caps/>
          <w:sz w:val="24"/>
        </w:rPr>
      </w:pPr>
      <w:r w:rsidRPr="00031083">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F20E2E" w:rsidRPr="00031083" w:rsidRDefault="00F20E2E">
      <w:pPr>
        <w:rPr>
          <w:rFonts w:ascii="Montserrat" w:hAnsi="Montserrat"/>
          <w:caps/>
          <w:sz w:val="24"/>
        </w:rPr>
      </w:pPr>
      <w:r w:rsidRPr="00031083">
        <w:rPr>
          <w:rFonts w:ascii="Montserrat" w:hAnsi="Montserrat"/>
          <w:sz w:val="24"/>
        </w:rPr>
        <w:tab/>
        <w:t xml:space="preserve">Then she considered the possability that reality </w:t>
      </w:r>
      <w:r w:rsidRPr="00031083">
        <w:rPr>
          <w:rFonts w:ascii="Montserrat" w:hAnsi="Montserrat"/>
          <w:i/>
          <w:sz w:val="24"/>
        </w:rPr>
        <w:t xml:space="preserve">could </w:t>
      </w:r>
      <w:r w:rsidRPr="00031083">
        <w:rPr>
          <w:rFonts w:ascii="Montserrat" w:hAnsi="Montserrat"/>
          <w:sz w:val="24"/>
        </w:rP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sidRPr="00031083">
        <w:rPr>
          <w:rFonts w:ascii="Montserrat" w:hAnsi="Montserrat"/>
          <w:caps/>
          <w:sz w:val="24"/>
        </w:rPr>
        <w:t xml:space="preserve">, </w:t>
      </w:r>
      <w:r w:rsidRPr="00031083">
        <w:rPr>
          <w:rFonts w:ascii="Montserrat" w:hAnsi="Montserrat"/>
          <w:i/>
          <w:sz w:val="24"/>
        </w:rPr>
        <w:t>Go ahead and be afraid, just don't be stupid about it</w:t>
      </w:r>
      <w:r w:rsidRPr="00031083">
        <w:rPr>
          <w:rFonts w:ascii="Montserrat" w:hAnsi="Montserrat"/>
          <w:i/>
          <w:caps/>
          <w:sz w:val="24"/>
        </w:rPr>
        <w:t xml:space="preserve">. </w:t>
      </w:r>
    </w:p>
    <w:p w:rsidR="00F20E2E" w:rsidRPr="00031083" w:rsidRDefault="00F20E2E">
      <w:pPr>
        <w:rPr>
          <w:rFonts w:ascii="Montserrat" w:hAnsi="Montserrat"/>
          <w:caps/>
          <w:sz w:val="24"/>
        </w:rPr>
      </w:pPr>
      <w:r w:rsidRPr="00031083">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rsidR="00F20E2E" w:rsidRPr="00031083" w:rsidRDefault="00F20E2E">
      <w:pPr>
        <w:rPr>
          <w:rFonts w:ascii="Montserrat" w:hAnsi="Montserrat"/>
          <w:caps/>
          <w:sz w:val="24"/>
        </w:rPr>
      </w:pPr>
      <w:r w:rsidRPr="00031083">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F20E2E" w:rsidRPr="00031083" w:rsidRDefault="00F20E2E">
      <w:pPr>
        <w:rPr>
          <w:rFonts w:ascii="Montserrat" w:hAnsi="Montserrat"/>
          <w:caps/>
          <w:sz w:val="24"/>
        </w:rPr>
      </w:pPr>
      <w:r w:rsidRPr="00031083">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F20E2E" w:rsidRPr="00031083" w:rsidRDefault="00F20E2E">
      <w:pPr>
        <w:rPr>
          <w:rFonts w:ascii="Montserrat" w:hAnsi="Montserrat"/>
          <w:caps/>
          <w:sz w:val="24"/>
        </w:rPr>
      </w:pPr>
      <w:r w:rsidRPr="00031083">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F20E2E" w:rsidRPr="00031083" w:rsidRDefault="00F20E2E">
      <w:pPr>
        <w:rPr>
          <w:rFonts w:ascii="Montserrat" w:hAnsi="Montserrat"/>
          <w:caps/>
          <w:sz w:val="24"/>
        </w:rPr>
      </w:pPr>
      <w:r w:rsidRPr="00031083">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F20E2E" w:rsidRPr="00031083" w:rsidRDefault="00F20E2E">
      <w:pPr>
        <w:rPr>
          <w:rFonts w:ascii="Montserrat" w:hAnsi="Montserrat"/>
          <w:caps/>
          <w:sz w:val="24"/>
        </w:rPr>
      </w:pPr>
      <w:r w:rsidRPr="00031083">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F20E2E" w:rsidRPr="00031083" w:rsidRDefault="00F20E2E">
      <w:pPr>
        <w:rPr>
          <w:rFonts w:ascii="Montserrat" w:hAnsi="Montserrat"/>
          <w:caps/>
          <w:sz w:val="24"/>
        </w:rPr>
      </w:pPr>
      <w:r w:rsidRPr="00031083">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F20E2E" w:rsidRPr="00031083" w:rsidRDefault="00F20E2E">
      <w:pPr>
        <w:rPr>
          <w:rFonts w:ascii="Montserrat" w:hAnsi="Montserrat"/>
          <w:caps/>
          <w:sz w:val="24"/>
        </w:rPr>
      </w:pPr>
      <w:r w:rsidRPr="00031083">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r w:rsidRPr="00031083">
        <w:rPr>
          <w:rFonts w:ascii="Montserrat" w:hAnsi="Montserrat"/>
          <w:caps/>
          <w:sz w:val="24"/>
        </w:rPr>
        <w:t>"</w:t>
      </w:r>
    </w:p>
    <w:p w:rsidR="00F20E2E" w:rsidRPr="00031083" w:rsidRDefault="00F20E2E">
      <w:pPr>
        <w:rPr>
          <w:rFonts w:ascii="Montserrat" w:hAnsi="Montserrat"/>
          <w:caps/>
          <w:sz w:val="24"/>
        </w:rPr>
      </w:pPr>
      <w:r w:rsidRPr="00031083">
        <w:rPr>
          <w:rFonts w:ascii="Montserrat" w:hAnsi="Montserrat"/>
          <w:sz w:val="24"/>
        </w:rPr>
        <w:tab/>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sidRPr="00031083">
        <w:rPr>
          <w:rFonts w:ascii="Montserrat" w:hAnsi="Montserrat"/>
          <w:caps/>
          <w:sz w:val="24"/>
        </w:rPr>
        <w:t xml:space="preserve">. </w:t>
      </w:r>
    </w:p>
    <w:p w:rsidR="00F20E2E" w:rsidRPr="00031083" w:rsidRDefault="00F20E2E">
      <w:pPr>
        <w:rPr>
          <w:rFonts w:ascii="Montserrat" w:hAnsi="Montserrat"/>
          <w:caps/>
          <w:sz w:val="24"/>
        </w:rPr>
      </w:pPr>
      <w:r w:rsidRPr="00031083">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rsidR="00F20E2E" w:rsidRPr="00031083" w:rsidRDefault="00F20E2E">
      <w:pPr>
        <w:rPr>
          <w:rFonts w:ascii="Montserrat" w:hAnsi="Montserrat"/>
          <w:caps/>
          <w:sz w:val="24"/>
        </w:rPr>
      </w:pPr>
      <w:r w:rsidRPr="00031083">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F20E2E" w:rsidRPr="00031083" w:rsidRDefault="00F20E2E">
      <w:pPr>
        <w:rPr>
          <w:rFonts w:ascii="Montserrat" w:hAnsi="Montserrat"/>
          <w:caps/>
          <w:sz w:val="24"/>
        </w:rPr>
      </w:pPr>
      <w:r w:rsidRPr="00031083">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rsidR="00F20E2E" w:rsidRPr="00031083" w:rsidRDefault="00F20E2E">
      <w:pPr>
        <w:rPr>
          <w:rFonts w:ascii="Montserrat" w:hAnsi="Montserrat"/>
          <w:caps/>
          <w:sz w:val="24"/>
        </w:rPr>
      </w:pPr>
      <w:r w:rsidRPr="00031083">
        <w:rPr>
          <w:rFonts w:ascii="Montserrat" w:hAnsi="Montserrat"/>
          <w:sz w:val="24"/>
        </w:rPr>
        <w:tab/>
        <w:t xml:space="preserve">"Of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F20E2E" w:rsidRPr="00031083" w:rsidRDefault="00F20E2E">
      <w:pPr>
        <w:rPr>
          <w:rFonts w:ascii="Montserrat" w:hAnsi="Montserrat"/>
          <w:caps/>
          <w:sz w:val="24"/>
        </w:rPr>
      </w:pPr>
      <w:r w:rsidRPr="00031083">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031083">
        <w:rPr>
          <w:rFonts w:ascii="Montserrat" w:hAnsi="Montserrat"/>
          <w:i/>
          <w:sz w:val="24"/>
        </w:rPr>
        <w:t xml:space="preserve">Adventure," </w:t>
      </w:r>
      <w:r w:rsidRPr="00031083">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F20E2E" w:rsidRPr="00031083" w:rsidRDefault="00F20E2E">
      <w:pPr>
        <w:rPr>
          <w:rFonts w:ascii="Montserrat" w:hAnsi="Montserrat"/>
          <w:caps/>
          <w:sz w:val="24"/>
        </w:rPr>
      </w:pPr>
      <w:r w:rsidRPr="00031083">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F20E2E" w:rsidRPr="00031083" w:rsidRDefault="00F20E2E">
      <w:pPr>
        <w:rPr>
          <w:rFonts w:ascii="Montserrat" w:hAnsi="Montserrat"/>
          <w:sz w:val="24"/>
        </w:rPr>
      </w:pPr>
    </w:p>
    <w:p w:rsidR="00F20E2E" w:rsidRPr="00031083" w:rsidRDefault="00F20E2E">
      <w:pPr>
        <w:rPr>
          <w:rFonts w:ascii="Montserrat" w:hAnsi="Montserrat"/>
          <w:caps/>
          <w:sz w:val="24"/>
        </w:rPr>
      </w:pPr>
      <w:r w:rsidRPr="00031083">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031083">
        <w:rPr>
          <w:rFonts w:ascii="Montserrat" w:hAnsi="Montserrat"/>
          <w:i/>
          <w:sz w:val="24"/>
        </w:rPr>
        <w:t xml:space="preserve">balancing. </w:t>
      </w:r>
      <w:r w:rsidRPr="00031083">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F20E2E" w:rsidRPr="00031083" w:rsidRDefault="00F20E2E">
      <w:pPr>
        <w:rPr>
          <w:rFonts w:ascii="Montserrat" w:hAnsi="Montserrat"/>
          <w:caps/>
          <w:sz w:val="24"/>
        </w:rPr>
      </w:pPr>
      <w:r w:rsidRPr="00031083">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F20E2E" w:rsidRPr="00031083" w:rsidRDefault="00F20E2E">
      <w:pPr>
        <w:rPr>
          <w:rFonts w:ascii="Montserrat" w:hAnsi="Montserrat"/>
          <w:caps/>
          <w:sz w:val="24"/>
        </w:rPr>
      </w:pPr>
      <w:r w:rsidRPr="00031083">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F20E2E" w:rsidRPr="00031083" w:rsidRDefault="00F20E2E">
      <w:pPr>
        <w:rPr>
          <w:rFonts w:ascii="Montserrat" w:hAnsi="Montserrat"/>
          <w:caps/>
          <w:sz w:val="24"/>
        </w:rPr>
      </w:pPr>
      <w:r w:rsidRPr="00031083">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F20E2E" w:rsidRPr="00031083" w:rsidRDefault="00F20E2E">
      <w:pPr>
        <w:rPr>
          <w:rFonts w:ascii="Montserrat" w:hAnsi="Montserrat"/>
          <w:caps/>
          <w:sz w:val="24"/>
        </w:rPr>
      </w:pPr>
      <w:r w:rsidRPr="00031083">
        <w:rPr>
          <w:rFonts w:ascii="Montserrat" w:hAnsi="Montserrat"/>
          <w:sz w:val="24"/>
        </w:rPr>
        <w:tab/>
        <w:t>The singing, flute voice-text of the other spoke up, "She commands real-code. Your analysis reveals its integrity. This is not a hoax."</w:t>
      </w:r>
    </w:p>
    <w:p w:rsidR="00F20E2E" w:rsidRPr="00031083" w:rsidRDefault="00F20E2E">
      <w:pPr>
        <w:rPr>
          <w:rFonts w:ascii="Montserrat" w:hAnsi="Montserrat"/>
          <w:caps/>
          <w:sz w:val="24"/>
        </w:rPr>
      </w:pPr>
      <w:r w:rsidRPr="00031083">
        <w:rPr>
          <w:rFonts w:ascii="Montserrat" w:hAnsi="Montserrat"/>
          <w:sz w:val="24"/>
        </w:rPr>
        <w:tab/>
        <w:t xml:space="preserve">"No, Ariadne," he replied with satisfaction, "it is not. I told you I'd found a better hacker than you." He chuckled. </w:t>
      </w:r>
    </w:p>
    <w:p w:rsidR="00F20E2E" w:rsidRPr="00031083" w:rsidRDefault="00F20E2E">
      <w:pPr>
        <w:rPr>
          <w:rFonts w:ascii="Montserrat" w:hAnsi="Montserrat"/>
          <w:caps/>
          <w:sz w:val="24"/>
        </w:rPr>
      </w:pPr>
      <w:r w:rsidRPr="00031083">
        <w:rPr>
          <w:rFonts w:ascii="Montserrat" w:hAnsi="Montserrat"/>
          <w:sz w:val="24"/>
        </w:rPr>
        <w:tab/>
        <w:t>"Is she a hacker?" The deep moaning voice-text of Diamond queried.</w:t>
      </w:r>
    </w:p>
    <w:p w:rsidR="00F20E2E" w:rsidRPr="00031083" w:rsidRDefault="00F20E2E">
      <w:pPr>
        <w:rPr>
          <w:rFonts w:ascii="Montserrat" w:hAnsi="Montserrat"/>
          <w:caps/>
          <w:sz w:val="24"/>
        </w:rPr>
      </w:pPr>
      <w:r w:rsidRPr="00031083">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F20E2E" w:rsidRPr="00031083" w:rsidRDefault="00F20E2E">
      <w:pPr>
        <w:rPr>
          <w:rFonts w:ascii="Montserrat" w:hAnsi="Montserrat"/>
          <w:caps/>
          <w:sz w:val="24"/>
        </w:rPr>
      </w:pPr>
      <w:r w:rsidRPr="00031083">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F20E2E" w:rsidRPr="00031083" w:rsidRDefault="00F20E2E">
      <w:pPr>
        <w:rPr>
          <w:rFonts w:ascii="Montserrat" w:hAnsi="Montserrat"/>
          <w:caps/>
          <w:sz w:val="24"/>
        </w:rPr>
      </w:pPr>
      <w:r w:rsidRPr="00031083">
        <w:rPr>
          <w:rFonts w:ascii="Montserrat" w:hAnsi="Montserrat"/>
          <w:sz w:val="24"/>
        </w:rPr>
        <w:tab/>
        <w:t>Diamond's voice interrupted, "You were right, geist. Where did you get the tip?</w:t>
      </w:r>
      <w:r w:rsidRPr="00031083">
        <w:rPr>
          <w:rFonts w:ascii="Montserrat" w:hAnsi="Montserrat"/>
          <w:caps/>
          <w:sz w:val="24"/>
        </w:rPr>
        <w:t>"</w:t>
      </w:r>
    </w:p>
    <w:p w:rsidR="00F20E2E" w:rsidRPr="00031083" w:rsidRDefault="00F20E2E">
      <w:pPr>
        <w:rPr>
          <w:rFonts w:ascii="Montserrat" w:hAnsi="Montserrat"/>
          <w:caps/>
          <w:sz w:val="24"/>
        </w:rPr>
      </w:pPr>
      <w:r w:rsidRPr="00031083">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F20E2E" w:rsidRPr="00031083" w:rsidRDefault="00F20E2E">
      <w:pPr>
        <w:rPr>
          <w:rFonts w:ascii="Montserrat" w:hAnsi="Montserrat"/>
          <w:caps/>
          <w:sz w:val="24"/>
        </w:rPr>
      </w:pPr>
      <w:r w:rsidRPr="00031083">
        <w:rPr>
          <w:rFonts w:ascii="Montserrat" w:hAnsi="Montserrat"/>
          <w:sz w:val="24"/>
        </w:rPr>
        <w:tab/>
        <w:t>There was a thoughtful silence as the interview ran on. Finally Diamond spoke up. "So, you've brought her to our attention. Now what?"</w:t>
      </w:r>
    </w:p>
    <w:p w:rsidR="00F20E2E" w:rsidRPr="00031083" w:rsidRDefault="00F20E2E">
      <w:pPr>
        <w:rPr>
          <w:rFonts w:ascii="Montserrat" w:hAnsi="Montserrat"/>
          <w:caps/>
          <w:sz w:val="24"/>
        </w:rPr>
      </w:pPr>
      <w:r w:rsidRPr="00031083">
        <w:rPr>
          <w:rFonts w:ascii="Montserrat" w:hAnsi="Montserrat"/>
          <w:sz w:val="24"/>
        </w:rPr>
        <w:tab/>
        <w:t xml:space="preserve">He stared at the angel before him for a minute before saying, "Wouldn't you like to know exactly who and </w:t>
      </w:r>
      <w:r w:rsidRPr="00031083">
        <w:rPr>
          <w:rFonts w:ascii="Montserrat" w:hAnsi="Montserrat"/>
          <w:i/>
          <w:sz w:val="24"/>
        </w:rPr>
        <w:t xml:space="preserve">what </w:t>
      </w:r>
      <w:r w:rsidRPr="00031083">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F20E2E" w:rsidRPr="00031083" w:rsidRDefault="00F20E2E">
      <w:pPr>
        <w:rPr>
          <w:rFonts w:ascii="Montserrat" w:hAnsi="Montserrat"/>
          <w:caps/>
          <w:sz w:val="24"/>
        </w:rPr>
      </w:pPr>
      <w:r w:rsidRPr="00031083">
        <w:rPr>
          <w:rFonts w:ascii="Montserrat" w:hAnsi="Montserrat"/>
          <w:sz w:val="24"/>
        </w:rPr>
        <w:tab/>
        <w:t>"What if she is a divine?" Ariadne challenged.</w:t>
      </w:r>
    </w:p>
    <w:p w:rsidR="00F20E2E" w:rsidRPr="00031083" w:rsidRDefault="00F20E2E">
      <w:pPr>
        <w:rPr>
          <w:rFonts w:ascii="Montserrat" w:hAnsi="Montserrat"/>
          <w:caps/>
          <w:sz w:val="24"/>
        </w:rPr>
      </w:pPr>
      <w:r w:rsidRPr="00031083">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chapter</w:t>
      </w:r>
    </w:p>
    <w:p w:rsidR="00F20E2E" w:rsidRPr="00031083" w:rsidRDefault="00F20E2E">
      <w:pPr>
        <w:rPr>
          <w:rFonts w:ascii="Montserrat" w:hAnsi="Montserrat"/>
          <w:sz w:val="24"/>
        </w:rPr>
      </w:pPr>
      <w:r w:rsidRPr="00031083">
        <w:rPr>
          <w:rFonts w:ascii="Montserrat" w:hAnsi="Montserrat"/>
          <w:sz w:val="24"/>
        </w:rPr>
        <w:t>FIVE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F20E2E" w:rsidRPr="00031083" w:rsidRDefault="00F20E2E">
      <w:pPr>
        <w:rPr>
          <w:rFonts w:ascii="Montserrat" w:hAnsi="Montserrat"/>
          <w:sz w:val="24"/>
        </w:rPr>
      </w:pPr>
      <w:r w:rsidRPr="00031083">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F20E2E" w:rsidRPr="00031083" w:rsidRDefault="00F20E2E">
      <w:pPr>
        <w:rPr>
          <w:rFonts w:ascii="Montserrat" w:hAnsi="Montserrat"/>
          <w:sz w:val="24"/>
        </w:rPr>
      </w:pPr>
      <w:r w:rsidRPr="00031083">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F20E2E" w:rsidRPr="00031083" w:rsidRDefault="00F20E2E">
      <w:pPr>
        <w:rPr>
          <w:rFonts w:ascii="Montserrat" w:hAnsi="Montserrat"/>
          <w:sz w:val="24"/>
        </w:rPr>
      </w:pPr>
      <w:r w:rsidRPr="00031083">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F20E2E" w:rsidRPr="00031083" w:rsidRDefault="00F20E2E">
      <w:pPr>
        <w:rPr>
          <w:rFonts w:ascii="Montserrat" w:hAnsi="Montserrat"/>
          <w:sz w:val="24"/>
        </w:rPr>
      </w:pPr>
      <w:r w:rsidRPr="00031083">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F20E2E" w:rsidRPr="00031083" w:rsidRDefault="00F20E2E">
      <w:pPr>
        <w:rPr>
          <w:rFonts w:ascii="Montserrat" w:hAnsi="Montserrat"/>
          <w:sz w:val="24"/>
        </w:rPr>
      </w:pPr>
      <w:r w:rsidRPr="00031083">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F20E2E" w:rsidRPr="00031083" w:rsidRDefault="00F20E2E">
      <w:pPr>
        <w:rPr>
          <w:rFonts w:ascii="Montserrat" w:hAnsi="Montserrat"/>
          <w:sz w:val="24"/>
        </w:rPr>
      </w:pPr>
      <w:r w:rsidRPr="00031083">
        <w:rPr>
          <w:rFonts w:ascii="Montserrat" w:hAnsi="Montserrat"/>
          <w:sz w:val="24"/>
        </w:rPr>
        <w:tab/>
        <w:t>Unfortunately he had missed seeing it.</w:t>
      </w:r>
    </w:p>
    <w:p w:rsidR="00F20E2E" w:rsidRPr="00031083" w:rsidRDefault="00F20E2E">
      <w:pPr>
        <w:rPr>
          <w:rFonts w:ascii="Montserrat" w:hAnsi="Montserrat"/>
          <w:sz w:val="24"/>
        </w:rPr>
      </w:pPr>
      <w:r w:rsidRPr="00031083">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F20E2E" w:rsidRPr="00031083" w:rsidRDefault="00F20E2E">
      <w:pPr>
        <w:rPr>
          <w:rFonts w:ascii="Montserrat" w:hAnsi="Montserrat"/>
          <w:sz w:val="24"/>
        </w:rPr>
      </w:pPr>
      <w:r w:rsidRPr="00031083">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F20E2E" w:rsidRPr="00031083" w:rsidRDefault="00F20E2E">
      <w:pPr>
        <w:rPr>
          <w:rFonts w:ascii="Montserrat" w:hAnsi="Montserrat"/>
          <w:sz w:val="24"/>
        </w:rPr>
      </w:pPr>
      <w:r w:rsidRPr="00031083">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F20E2E" w:rsidRPr="00031083" w:rsidRDefault="00F20E2E">
      <w:pPr>
        <w:rPr>
          <w:rFonts w:ascii="Montserrat" w:hAnsi="Montserrat"/>
          <w:sz w:val="24"/>
        </w:rPr>
      </w:pPr>
      <w:r w:rsidRPr="00031083">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F20E2E" w:rsidRPr="00031083" w:rsidRDefault="00F20E2E">
      <w:pPr>
        <w:rPr>
          <w:rFonts w:ascii="Montserrat" w:hAnsi="Montserrat"/>
          <w:sz w:val="24"/>
        </w:rPr>
      </w:pPr>
      <w:r w:rsidRPr="00031083">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F20E2E" w:rsidRPr="00031083" w:rsidRDefault="00F20E2E">
      <w:pPr>
        <w:rPr>
          <w:rFonts w:ascii="Montserrat" w:hAnsi="Montserrat"/>
          <w:sz w:val="24"/>
        </w:rPr>
      </w:pPr>
      <w:r w:rsidRPr="00031083">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F20E2E" w:rsidRPr="00031083" w:rsidRDefault="00F20E2E">
      <w:pPr>
        <w:rPr>
          <w:rFonts w:ascii="Montserrat" w:hAnsi="Montserrat"/>
          <w:sz w:val="24"/>
        </w:rPr>
      </w:pPr>
      <w:r w:rsidRPr="00031083">
        <w:rPr>
          <w:rFonts w:ascii="Montserrat" w:hAnsi="Montserrat"/>
          <w:sz w:val="24"/>
        </w:rPr>
        <w:tab/>
        <w:t>"Hi, Arthur," she began. "Can we speak freely?"</w:t>
      </w:r>
    </w:p>
    <w:p w:rsidR="00F20E2E" w:rsidRPr="00031083" w:rsidRDefault="00F20E2E">
      <w:pPr>
        <w:rPr>
          <w:rFonts w:ascii="Montserrat" w:hAnsi="Montserrat"/>
          <w:sz w:val="24"/>
        </w:rPr>
      </w:pPr>
      <w:r w:rsidRPr="00031083">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F20E2E" w:rsidRPr="00031083" w:rsidRDefault="00F20E2E">
      <w:pPr>
        <w:rPr>
          <w:rFonts w:ascii="Montserrat" w:hAnsi="Montserrat"/>
          <w:sz w:val="24"/>
        </w:rPr>
      </w:pPr>
      <w:r w:rsidRPr="00031083">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F20E2E" w:rsidRPr="00031083" w:rsidRDefault="00F20E2E">
      <w:pPr>
        <w:rPr>
          <w:rFonts w:ascii="Montserrat" w:hAnsi="Montserrat"/>
          <w:sz w:val="24"/>
        </w:rPr>
      </w:pPr>
      <w:r w:rsidRPr="00031083">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F20E2E" w:rsidRPr="00031083" w:rsidRDefault="00F20E2E">
      <w:pPr>
        <w:rPr>
          <w:rFonts w:ascii="Montserrat" w:hAnsi="Montserrat"/>
          <w:sz w:val="24"/>
        </w:rPr>
      </w:pPr>
      <w:r w:rsidRPr="00031083">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F20E2E" w:rsidRPr="00031083" w:rsidRDefault="00F20E2E">
      <w:pPr>
        <w:rPr>
          <w:rFonts w:ascii="Montserrat" w:hAnsi="Montserrat"/>
          <w:sz w:val="24"/>
        </w:rPr>
      </w:pPr>
      <w:r w:rsidRPr="00031083">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F20E2E" w:rsidRPr="00031083" w:rsidRDefault="00F20E2E">
      <w:pPr>
        <w:rPr>
          <w:rFonts w:ascii="Montserrat" w:hAnsi="Montserrat"/>
          <w:sz w:val="24"/>
        </w:rPr>
      </w:pPr>
      <w:r w:rsidRPr="00031083">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F20E2E" w:rsidRPr="00031083" w:rsidRDefault="00F20E2E">
      <w:pPr>
        <w:rPr>
          <w:rFonts w:ascii="Montserrat" w:hAnsi="Montserrat"/>
          <w:sz w:val="24"/>
        </w:rPr>
      </w:pPr>
      <w:r w:rsidRPr="00031083">
        <w:rPr>
          <w:rFonts w:ascii="Montserrat" w:hAnsi="Montserrat"/>
          <w:sz w:val="24"/>
        </w:rP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F20E2E" w:rsidRPr="00031083" w:rsidRDefault="00F20E2E">
      <w:pPr>
        <w:rPr>
          <w:rFonts w:ascii="Montserrat" w:hAnsi="Montserrat"/>
          <w:sz w:val="24"/>
        </w:rPr>
      </w:pPr>
      <w:r w:rsidRPr="00031083">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031083">
        <w:rPr>
          <w:rFonts w:ascii="Montserrat" w:hAnsi="Montserrat"/>
          <w:i/>
          <w:sz w:val="24"/>
        </w:rPr>
        <w:t>maître d'</w:t>
      </w:r>
      <w:r w:rsidRPr="00031083">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031083">
        <w:rPr>
          <w:rFonts w:ascii="Montserrat" w:hAnsi="Montserrat"/>
          <w:i/>
          <w:sz w:val="24"/>
        </w:rPr>
        <w:t>maître d'</w:t>
      </w:r>
      <w:r w:rsidRPr="00031083">
        <w:rPr>
          <w:rFonts w:ascii="Montserrat" w:hAnsi="Montserrat"/>
          <w:sz w:val="24"/>
        </w:rPr>
        <w:t xml:space="preserve"> and the proprietor of the bar. </w:t>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F20E2E" w:rsidRPr="00031083" w:rsidRDefault="00F20E2E">
      <w:pPr>
        <w:rPr>
          <w:rFonts w:ascii="Montserrat" w:hAnsi="Montserrat"/>
          <w:sz w:val="24"/>
        </w:rPr>
      </w:pPr>
      <w:r w:rsidRPr="00031083">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F20E2E" w:rsidRPr="00031083" w:rsidRDefault="00F20E2E">
      <w:pPr>
        <w:rPr>
          <w:rFonts w:ascii="Montserrat" w:hAnsi="Montserrat"/>
          <w:sz w:val="24"/>
        </w:rPr>
      </w:pPr>
      <w:r w:rsidRPr="00031083">
        <w:rPr>
          <w:rFonts w:ascii="Montserrat" w:hAnsi="Montserrat"/>
          <w:sz w:val="24"/>
        </w:rPr>
        <w:tab/>
        <w:t>"What is this?" she demanded.</w:t>
      </w:r>
    </w:p>
    <w:p w:rsidR="00F20E2E" w:rsidRPr="00031083" w:rsidRDefault="00F20E2E">
      <w:pPr>
        <w:rPr>
          <w:rFonts w:ascii="Montserrat" w:hAnsi="Montserrat"/>
          <w:sz w:val="24"/>
        </w:rPr>
      </w:pPr>
      <w:r w:rsidRPr="00031083">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F20E2E" w:rsidRPr="00031083" w:rsidRDefault="00F20E2E">
      <w:pPr>
        <w:rPr>
          <w:rFonts w:ascii="Montserrat" w:hAnsi="Montserrat"/>
          <w:sz w:val="24"/>
        </w:rPr>
      </w:pPr>
      <w:r w:rsidRPr="00031083">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F20E2E" w:rsidRPr="00031083" w:rsidRDefault="00F20E2E">
      <w:pPr>
        <w:rPr>
          <w:rFonts w:ascii="Montserrat" w:hAnsi="Montserrat"/>
          <w:sz w:val="24"/>
        </w:rPr>
      </w:pPr>
      <w:r w:rsidRPr="00031083">
        <w:rPr>
          <w:rFonts w:ascii="Montserrat" w:hAnsi="Montserrat"/>
          <w:sz w:val="24"/>
        </w:rPr>
        <w:tab/>
        <w:t>"You could have told Athena," he complained, cutting her off before she could reply, "but, nevermind.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F20E2E" w:rsidRPr="00031083" w:rsidRDefault="00F20E2E">
      <w:pPr>
        <w:rPr>
          <w:rFonts w:ascii="Montserrat" w:hAnsi="Montserrat"/>
          <w:sz w:val="24"/>
        </w:rPr>
      </w:pPr>
      <w:r w:rsidRPr="00031083">
        <w:rPr>
          <w:rFonts w:ascii="Montserrat" w:hAnsi="Montserrat"/>
          <w:sz w:val="24"/>
        </w:rPr>
        <w:tab/>
        <w:t>"What's going on?" she asked in confusion.</w:t>
      </w:r>
    </w:p>
    <w:p w:rsidR="00F20E2E" w:rsidRPr="00031083" w:rsidRDefault="00F20E2E">
      <w:pPr>
        <w:rPr>
          <w:rFonts w:ascii="Montserrat" w:hAnsi="Montserrat"/>
          <w:sz w:val="24"/>
        </w:rPr>
      </w:pPr>
      <w:r w:rsidRPr="00031083">
        <w:rPr>
          <w:rFonts w:ascii="Montserrat" w:hAnsi="Montserrat"/>
          <w:sz w:val="24"/>
        </w:rPr>
        <w:tab/>
        <w:t>"The Avon Emperor has invited the Aegis into an alliance against our common enemy," he replied.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F20E2E" w:rsidRPr="00031083" w:rsidRDefault="00F20E2E">
      <w:pPr>
        <w:rPr>
          <w:rFonts w:ascii="Montserrat" w:hAnsi="Montserrat"/>
          <w:sz w:val="24"/>
        </w:rPr>
      </w:pPr>
      <w:r w:rsidRPr="00031083">
        <w:rPr>
          <w:rFonts w:ascii="Montserrat" w:hAnsi="Montserrat"/>
          <w:sz w:val="24"/>
        </w:rPr>
        <w:tab/>
        <w:t xml:space="preserve">The first words out of her mouth were not subject to thought, "But you're Conner!" </w:t>
      </w:r>
    </w:p>
    <w:p w:rsidR="00F20E2E" w:rsidRPr="00031083" w:rsidRDefault="00F20E2E">
      <w:pPr>
        <w:rPr>
          <w:rFonts w:ascii="Montserrat" w:hAnsi="Montserrat"/>
          <w:sz w:val="24"/>
        </w:rPr>
      </w:pPr>
      <w:r w:rsidRPr="00031083">
        <w:rPr>
          <w:rFonts w:ascii="Montserrat" w:hAnsi="Montserrat"/>
          <w:sz w:val="24"/>
        </w:rPr>
        <w:tab/>
        <w:t>The strangely familiar woman raised an eyebrow, as she quipped, "At the moment, that's Connie, I guess. How could you tell?"</w:t>
      </w:r>
    </w:p>
    <w:p w:rsidR="00F20E2E" w:rsidRPr="00031083" w:rsidRDefault="00F20E2E">
      <w:pPr>
        <w:rPr>
          <w:rFonts w:ascii="Montserrat" w:hAnsi="Montserrat"/>
          <w:sz w:val="24"/>
        </w:rPr>
      </w:pPr>
      <w:r w:rsidRPr="00031083">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F20E2E" w:rsidRPr="00031083" w:rsidRDefault="00F20E2E">
      <w:pPr>
        <w:rPr>
          <w:rFonts w:ascii="Montserrat" w:hAnsi="Montserrat"/>
          <w:sz w:val="24"/>
        </w:rPr>
      </w:pPr>
      <w:r w:rsidRPr="00031083">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F20E2E" w:rsidRPr="00031083" w:rsidRDefault="00F20E2E">
      <w:pPr>
        <w:rPr>
          <w:rFonts w:ascii="Montserrat" w:hAnsi="Montserrat"/>
          <w:sz w:val="24"/>
        </w:rPr>
      </w:pPr>
      <w:r w:rsidRPr="00031083">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F20E2E" w:rsidRPr="00031083" w:rsidRDefault="00F20E2E">
      <w:pPr>
        <w:rPr>
          <w:rFonts w:ascii="Montserrat" w:hAnsi="Montserrat"/>
          <w:sz w:val="24"/>
        </w:rPr>
      </w:pPr>
      <w:r w:rsidRPr="00031083">
        <w:rPr>
          <w:rFonts w:ascii="Montserrat" w:hAnsi="Montserrat"/>
          <w:sz w:val="24"/>
        </w:rPr>
        <w:tab/>
        <w:t xml:space="preserve">"Connor!" she growled. </w:t>
      </w:r>
    </w:p>
    <w:p w:rsidR="00F20E2E" w:rsidRPr="00031083" w:rsidRDefault="00F20E2E">
      <w:pPr>
        <w:rPr>
          <w:rFonts w:ascii="Montserrat" w:hAnsi="Montserrat"/>
          <w:sz w:val="24"/>
        </w:rPr>
      </w:pPr>
      <w:r w:rsidRPr="00031083">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F20E2E" w:rsidRPr="00031083" w:rsidRDefault="00F20E2E">
      <w:pPr>
        <w:rPr>
          <w:rFonts w:ascii="Montserrat" w:hAnsi="Montserrat"/>
          <w:sz w:val="24"/>
        </w:rPr>
      </w:pPr>
      <w:r w:rsidRPr="00031083">
        <w:rPr>
          <w:rFonts w:ascii="Montserrat" w:hAnsi="Montserrat"/>
          <w:sz w:val="24"/>
        </w:rPr>
        <w:tab/>
        <w:t>"But why? Why change at all? What is going on?!" she demanded again.</w:t>
      </w:r>
    </w:p>
    <w:p w:rsidR="00F20E2E" w:rsidRPr="00031083" w:rsidRDefault="00F20E2E">
      <w:pPr>
        <w:rPr>
          <w:rFonts w:ascii="Montserrat" w:hAnsi="Montserrat"/>
          <w:sz w:val="24"/>
        </w:rPr>
      </w:pPr>
      <w:r w:rsidRPr="00031083">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F20E2E" w:rsidRPr="00031083" w:rsidRDefault="00F20E2E">
      <w:pPr>
        <w:rPr>
          <w:rFonts w:ascii="Montserrat" w:hAnsi="Montserrat"/>
          <w:sz w:val="24"/>
        </w:rPr>
      </w:pPr>
      <w:r w:rsidRPr="00031083">
        <w:rPr>
          <w:rFonts w:ascii="Montserrat" w:hAnsi="Montserrat"/>
          <w:sz w:val="24"/>
        </w:rPr>
        <w:tab/>
        <w:t>"Connor, that's not a disguise! You're a girl! A woman, whatever," she waved her hands. "I mean, how...?" she swallowed and tried to catch her thoughts, finally accusing, "How could you?!"</w:t>
      </w:r>
    </w:p>
    <w:p w:rsidR="00F20E2E" w:rsidRPr="00031083" w:rsidRDefault="00F20E2E">
      <w:pPr>
        <w:rPr>
          <w:rFonts w:ascii="Montserrat" w:hAnsi="Montserrat"/>
          <w:sz w:val="24"/>
        </w:rPr>
      </w:pPr>
      <w:r w:rsidRPr="00031083">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F20E2E" w:rsidRPr="00031083" w:rsidRDefault="00F20E2E">
      <w:pPr>
        <w:rPr>
          <w:rFonts w:ascii="Montserrat" w:hAnsi="Montserrat"/>
          <w:sz w:val="24"/>
        </w:rPr>
      </w:pPr>
      <w:r w:rsidRPr="00031083">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F20E2E" w:rsidRPr="00031083" w:rsidRDefault="00F20E2E">
      <w:pPr>
        <w:rPr>
          <w:rFonts w:ascii="Montserrat" w:hAnsi="Montserrat"/>
          <w:sz w:val="24"/>
        </w:rPr>
      </w:pPr>
      <w:r w:rsidRPr="00031083">
        <w:rPr>
          <w:rFonts w:ascii="Montserrat" w:hAnsi="Montserrat"/>
          <w:sz w:val="24"/>
        </w:rPr>
        <w:tab/>
        <w:t>"I can't tell you, Phoenix, because I don't know. My guess is that that wasn't the ASIA. I think it was something potentially far more dangerous."</w:t>
      </w:r>
    </w:p>
    <w:p w:rsidR="00F20E2E" w:rsidRPr="00031083" w:rsidRDefault="00F20E2E">
      <w:pPr>
        <w:rPr>
          <w:rFonts w:ascii="Montserrat" w:hAnsi="Montserrat"/>
          <w:sz w:val="24"/>
        </w:rPr>
      </w:pPr>
      <w:r w:rsidRPr="00031083">
        <w:rPr>
          <w:rFonts w:ascii="Montserrat" w:hAnsi="Montserrat"/>
          <w:sz w:val="24"/>
        </w:rPr>
        <w:tab/>
        <w:t>"What?"</w:t>
      </w:r>
    </w:p>
    <w:p w:rsidR="00F20E2E" w:rsidRPr="00031083" w:rsidRDefault="00F20E2E">
      <w:pPr>
        <w:rPr>
          <w:rFonts w:ascii="Montserrat" w:hAnsi="Montserrat"/>
          <w:sz w:val="24"/>
        </w:rPr>
      </w:pPr>
      <w:r w:rsidRPr="00031083">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F20E2E" w:rsidRPr="00031083" w:rsidRDefault="00F20E2E">
      <w:pPr>
        <w:rPr>
          <w:rFonts w:ascii="Montserrat" w:hAnsi="Montserrat"/>
          <w:sz w:val="24"/>
        </w:rPr>
      </w:pPr>
      <w:r w:rsidRPr="00031083">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F20E2E" w:rsidRPr="00031083" w:rsidRDefault="00F20E2E">
      <w:pPr>
        <w:rPr>
          <w:rFonts w:ascii="Montserrat" w:hAnsi="Montserrat"/>
          <w:sz w:val="24"/>
        </w:rPr>
      </w:pPr>
      <w:r w:rsidRPr="00031083">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F20E2E" w:rsidRPr="00031083" w:rsidRDefault="00F20E2E">
      <w:pPr>
        <w:rPr>
          <w:rFonts w:ascii="Montserrat" w:hAnsi="Montserrat"/>
          <w:sz w:val="24"/>
        </w:rPr>
      </w:pPr>
      <w:r w:rsidRPr="00031083">
        <w:rPr>
          <w:rFonts w:ascii="Montserrat" w:hAnsi="Montserrat"/>
          <w:sz w:val="24"/>
        </w:rPr>
        <w:tab/>
        <w:t xml:space="preserve">"And how do you know that?" </w:t>
      </w:r>
    </w:p>
    <w:p w:rsidR="00F20E2E" w:rsidRPr="00031083" w:rsidRDefault="00F20E2E">
      <w:pPr>
        <w:rPr>
          <w:rFonts w:ascii="Montserrat" w:hAnsi="Montserrat"/>
          <w:sz w:val="24"/>
        </w:rPr>
      </w:pPr>
      <w:r w:rsidRPr="00031083">
        <w:rPr>
          <w:rFonts w:ascii="Montserrat" w:hAnsi="Montserrat"/>
          <w:sz w:val="24"/>
        </w:rPr>
        <w:tab/>
        <w:t>"That's simple. He was already there disguised as you."</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 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F20E2E" w:rsidRPr="00031083" w:rsidRDefault="00F20E2E">
      <w:pPr>
        <w:rPr>
          <w:rFonts w:ascii="Montserrat" w:hAnsi="Montserrat"/>
          <w:sz w:val="24"/>
        </w:rPr>
      </w:pPr>
      <w:r w:rsidRPr="00031083">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F20E2E" w:rsidRPr="00031083" w:rsidRDefault="00F20E2E">
      <w:pPr>
        <w:rPr>
          <w:rFonts w:ascii="Montserrat" w:hAnsi="Montserrat"/>
          <w:sz w:val="24"/>
        </w:rPr>
      </w:pPr>
      <w:r w:rsidRPr="00031083">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F20E2E" w:rsidRPr="00031083" w:rsidRDefault="00F20E2E">
      <w:pPr>
        <w:rPr>
          <w:rFonts w:ascii="Montserrat" w:hAnsi="Montserrat"/>
          <w:i/>
          <w:sz w:val="24"/>
        </w:rPr>
      </w:pPr>
      <w:r w:rsidRPr="00031083">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031083">
        <w:rPr>
          <w:rFonts w:ascii="Montserrat" w:hAnsi="Montserrat"/>
          <w:i/>
          <w:sz w:val="24"/>
        </w:rPr>
        <w:t>What do I want?</w:t>
      </w:r>
    </w:p>
    <w:p w:rsidR="00F20E2E" w:rsidRPr="00031083" w:rsidRDefault="00F20E2E">
      <w:pPr>
        <w:rPr>
          <w:rFonts w:ascii="Montserrat" w:hAnsi="Montserrat"/>
          <w:sz w:val="24"/>
        </w:rPr>
      </w:pPr>
      <w:r w:rsidRPr="00031083">
        <w:rPr>
          <w:rFonts w:ascii="Montserrat" w:hAnsi="Montserrat"/>
          <w:i/>
          <w:sz w:val="24"/>
        </w:rPr>
        <w:tab/>
      </w:r>
      <w:r w:rsidRPr="00031083">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F20E2E" w:rsidRPr="00031083" w:rsidRDefault="00F20E2E">
      <w:pPr>
        <w:rPr>
          <w:rFonts w:ascii="Montserrat" w:hAnsi="Montserrat"/>
          <w:sz w:val="24"/>
        </w:rPr>
      </w:pPr>
      <w:r w:rsidRPr="00031083">
        <w:rPr>
          <w:rFonts w:ascii="Montserrat" w:hAnsi="Montserrat"/>
          <w:sz w:val="24"/>
        </w:rPr>
        <w:tab/>
        <w:t xml:space="preserve">A confirmation. </w:t>
      </w:r>
    </w:p>
    <w:p w:rsidR="00F20E2E" w:rsidRPr="00031083" w:rsidRDefault="00F20E2E">
      <w:pPr>
        <w:rPr>
          <w:rFonts w:ascii="Montserrat" w:hAnsi="Montserrat"/>
          <w:sz w:val="24"/>
        </w:rPr>
      </w:pPr>
      <w:r w:rsidRPr="00031083">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F20E2E" w:rsidRPr="00031083" w:rsidRDefault="00F20E2E">
      <w:pPr>
        <w:rPr>
          <w:rFonts w:ascii="Montserrat" w:hAnsi="Montserrat"/>
          <w:sz w:val="24"/>
        </w:rPr>
      </w:pPr>
      <w:r w:rsidRPr="00031083">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F20E2E" w:rsidRPr="00031083" w:rsidRDefault="00F20E2E">
      <w:pPr>
        <w:rPr>
          <w:rFonts w:ascii="Montserrat" w:hAnsi="Montserrat"/>
          <w:sz w:val="24"/>
        </w:rPr>
      </w:pPr>
      <w:r w:rsidRPr="00031083">
        <w:rPr>
          <w:rFonts w:ascii="Montserrat" w:hAnsi="Montserrat"/>
          <w:sz w:val="24"/>
        </w:rPr>
        <w:tab/>
        <w:t>These parts of her held a desire which eclipsed her mind and body, yet escaped her conscious recognition in both.</w:t>
      </w:r>
    </w:p>
    <w:p w:rsidR="00F20E2E" w:rsidRPr="00031083" w:rsidRDefault="00F20E2E">
      <w:pPr>
        <w:rPr>
          <w:rFonts w:ascii="Montserrat" w:hAnsi="Montserrat"/>
          <w:sz w:val="24"/>
        </w:rPr>
      </w:pPr>
      <w:r w:rsidRPr="00031083">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F20E2E" w:rsidRPr="00031083" w:rsidRDefault="00F20E2E">
      <w:pPr>
        <w:rPr>
          <w:rFonts w:ascii="Montserrat" w:hAnsi="Montserrat"/>
          <w:sz w:val="24"/>
        </w:rPr>
      </w:pPr>
      <w:r w:rsidRPr="00031083">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F20E2E" w:rsidRPr="00031083" w:rsidRDefault="00F20E2E">
      <w:pPr>
        <w:rPr>
          <w:rFonts w:ascii="Montserrat" w:hAnsi="Montserrat"/>
          <w:sz w:val="24"/>
        </w:rPr>
      </w:pPr>
      <w:r w:rsidRPr="00031083">
        <w:rPr>
          <w:rFonts w:ascii="Montserrat" w:hAnsi="Montserrat"/>
          <w:sz w:val="24"/>
        </w:rPr>
        <w:tab/>
        <w:t xml:space="preserve">Such as now. </w:t>
      </w:r>
    </w:p>
    <w:p w:rsidR="00F20E2E" w:rsidRPr="00031083" w:rsidRDefault="00F20E2E">
      <w:pPr>
        <w:rPr>
          <w:rFonts w:ascii="Montserrat" w:hAnsi="Montserrat"/>
          <w:sz w:val="24"/>
        </w:rPr>
      </w:pPr>
      <w:r w:rsidRPr="00031083">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F20E2E" w:rsidRPr="00031083" w:rsidRDefault="00F20E2E">
      <w:pPr>
        <w:rPr>
          <w:rFonts w:ascii="Montserrat" w:hAnsi="Montserrat"/>
          <w:sz w:val="24"/>
        </w:rPr>
      </w:pPr>
      <w:r w:rsidRPr="00031083">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F20E2E" w:rsidRPr="00031083" w:rsidRDefault="00F20E2E">
      <w:pPr>
        <w:rPr>
          <w:rFonts w:ascii="Montserrat" w:hAnsi="Montserrat"/>
          <w:sz w:val="24"/>
        </w:rPr>
      </w:pPr>
      <w:r w:rsidRPr="00031083">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F20E2E" w:rsidRPr="00031083" w:rsidRDefault="00F20E2E">
      <w:pPr>
        <w:rPr>
          <w:rFonts w:ascii="Montserrat" w:hAnsi="Montserrat"/>
          <w:sz w:val="24"/>
        </w:rPr>
      </w:pPr>
      <w:r w:rsidRPr="00031083">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F20E2E" w:rsidRPr="00031083" w:rsidRDefault="00F20E2E">
      <w:pPr>
        <w:rPr>
          <w:rFonts w:ascii="Montserrat" w:hAnsi="Montserrat"/>
          <w:sz w:val="24"/>
        </w:rPr>
      </w:pPr>
      <w:r w:rsidRPr="00031083">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F20E2E" w:rsidRPr="00031083" w:rsidRDefault="00F20E2E">
      <w:pPr>
        <w:rPr>
          <w:rFonts w:ascii="Montserrat" w:hAnsi="Montserrat"/>
          <w:sz w:val="24"/>
        </w:rPr>
      </w:pPr>
      <w:r w:rsidRPr="00031083">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F20E2E" w:rsidRPr="00031083" w:rsidRDefault="00F20E2E">
      <w:pPr>
        <w:rPr>
          <w:rFonts w:ascii="Montserrat" w:hAnsi="Montserrat"/>
          <w:sz w:val="24"/>
        </w:rPr>
      </w:pPr>
      <w:r w:rsidRPr="00031083">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F20E2E" w:rsidRPr="00031083" w:rsidRDefault="00F20E2E">
      <w:pPr>
        <w:rPr>
          <w:rFonts w:ascii="Montserrat" w:hAnsi="Montserrat"/>
          <w:sz w:val="24"/>
        </w:rPr>
      </w:pPr>
      <w:r w:rsidRPr="00031083">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F20E2E" w:rsidRPr="00031083" w:rsidRDefault="00F20E2E">
      <w:pPr>
        <w:rPr>
          <w:rFonts w:ascii="Montserrat" w:hAnsi="Montserrat"/>
          <w:sz w:val="24"/>
        </w:rPr>
      </w:pPr>
      <w:r w:rsidRPr="00031083">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F20E2E" w:rsidRPr="00031083" w:rsidRDefault="00F20E2E">
      <w:pPr>
        <w:rPr>
          <w:rFonts w:ascii="Montserrat" w:hAnsi="Montserrat"/>
          <w:sz w:val="24"/>
        </w:rPr>
      </w:pPr>
      <w:r w:rsidRPr="00031083">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F20E2E" w:rsidRPr="00031083" w:rsidRDefault="00F20E2E">
      <w:pPr>
        <w:rPr>
          <w:rFonts w:ascii="Montserrat" w:hAnsi="Montserrat"/>
          <w:sz w:val="24"/>
        </w:rPr>
      </w:pPr>
      <w:r w:rsidRPr="00031083">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031083">
        <w:rPr>
          <w:rFonts w:ascii="Montserrat" w:hAnsi="Montserrat"/>
          <w:i/>
          <w:sz w:val="24"/>
        </w:rPr>
        <w:t>known</w:t>
      </w:r>
      <w:r w:rsidRPr="00031083">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F20E2E" w:rsidRPr="00031083" w:rsidRDefault="00F20E2E">
      <w:pPr>
        <w:rPr>
          <w:rFonts w:ascii="Montserrat" w:hAnsi="Montserrat"/>
          <w:sz w:val="24"/>
        </w:rPr>
      </w:pPr>
      <w:r w:rsidRPr="00031083">
        <w:rPr>
          <w:rFonts w:ascii="Montserrat" w:hAnsi="Montserrat"/>
          <w:sz w:val="24"/>
        </w:rPr>
        <w:tab/>
        <w:t>She had been picking it up around her in the past few days but had not bothered to place its source, and could not piece together an exact association from her collection of memories.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 xml:space="preserve">(^_^) </w:t>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Loose threads: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Arthur Remmington, acting through a slip-puppet that was tortured and killed, remains alive and in the shadows.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Thorn, (Arkham) the hacker who managed to become a Senator for the State of California, and his lieutenants, Diamond and Ariadne, pull up their roots and relocate to Ao'Ajeo to pursue their interest in Phoenix.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Naomi and Connie accompany Phoenix, her father and Athena to Ao'Ajeo, remaining in contact with Phoenix until her exile.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(^_^) </w:t>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The terrible news aired the next morning. </w:t>
      </w:r>
    </w:p>
    <w:p w:rsidR="00F20E2E" w:rsidRPr="00031083" w:rsidRDefault="00F20E2E">
      <w:pPr>
        <w:rPr>
          <w:rFonts w:ascii="Montserrat" w:hAnsi="Montserrat"/>
          <w:sz w:val="24"/>
        </w:rPr>
      </w:pPr>
      <w:r w:rsidRPr="00031083">
        <w:rPr>
          <w:rFonts w:ascii="Montserrat" w:hAnsi="Montserrat"/>
          <w:sz w:val="24"/>
        </w:rPr>
        <w:tab/>
        <w:t xml:space="preserve">A body, matching hers in every detail had appeared in a police morgue, and </w:t>
      </w:r>
    </w:p>
    <w:p w:rsidR="00F20E2E" w:rsidRPr="00031083" w:rsidRDefault="00F20E2E">
      <w:pPr>
        <w:rPr>
          <w:rFonts w:ascii="Montserrat" w:hAnsi="Montserrat"/>
          <w:sz w:val="24"/>
        </w:rPr>
      </w:pPr>
      <w:r w:rsidRPr="00031083">
        <w:rPr>
          <w:rFonts w:ascii="Montserrat" w:hAnsi="Montserrat"/>
          <w:sz w:val="24"/>
        </w:rPr>
        <w:tab/>
        <w:t>… at home when they came to inform her hosts of what they had assumed to be her death. Phoenix offered no explanation, when she was asked.</w:t>
      </w:r>
    </w:p>
    <w:p w:rsidR="00F20E2E" w:rsidRPr="00031083" w:rsidRDefault="00F20E2E">
      <w:pPr>
        <w:rPr>
          <w:rFonts w:ascii="Montserrat" w:hAnsi="Montserrat"/>
          <w:sz w:val="24"/>
        </w:rPr>
      </w:pPr>
      <w:r w:rsidRPr="00031083">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F20E2E" w:rsidRPr="00031083" w:rsidRDefault="00F20E2E">
      <w:pPr>
        <w:rPr>
          <w:rFonts w:ascii="Montserrat" w:hAnsi="Montserrat"/>
          <w:sz w:val="24"/>
        </w:rPr>
      </w:pPr>
      <w:r w:rsidRPr="00031083">
        <w:rPr>
          <w:rFonts w:ascii="Montserrat" w:hAnsi="Montserrat"/>
          <w:sz w:val="24"/>
        </w:rPr>
        <w:tab/>
        <w:t xml:space="preserve">So had whoever killed her. The body had been altered to apear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Anastasia Neve Kohler: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Morgan Erin Wildmuir: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Christian Allan Temple: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Mason Damon Drake: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Michael Thomas Kinkade: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Alexander James Maxwell: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"thank you, lieutenant," the x said dismissing the officer who had announced them. As the group filed in the x urged them to take their seats. I held my breath as the x waved </w:t>
      </w:r>
      <w:r w:rsidRPr="00031083">
        <w:rPr>
          <w:rFonts w:ascii="Montserrat" w:hAnsi="Montserrat"/>
          <w:i/>
          <w:sz w:val="24"/>
        </w:rPr>
        <w:t xml:space="preserve">him </w:t>
      </w:r>
      <w:r w:rsidRPr="00031083">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F20E2E" w:rsidRPr="00031083" w:rsidRDefault="00F20E2E">
      <w:pPr>
        <w:rPr>
          <w:rFonts w:ascii="Montserrat" w:hAnsi="Montserrat"/>
          <w:sz w:val="24"/>
        </w:rPr>
      </w:pPr>
      <w:r w:rsidRPr="00031083">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Pr="00031083">
        <w:rPr>
          <w:rFonts w:ascii="Montserrat" w:hAnsi="Montserrat"/>
          <w:caps/>
          <w:sz w:val="24"/>
        </w:rPr>
        <w:t>."</w:t>
      </w:r>
    </w:p>
    <w:p w:rsidR="00F20E2E" w:rsidRPr="00031083" w:rsidRDefault="00F20E2E">
      <w:pPr>
        <w:rPr>
          <w:rFonts w:ascii="Montserrat" w:hAnsi="Montserrat"/>
          <w:sz w:val="24"/>
        </w:rPr>
      </w:pPr>
      <w:r w:rsidRPr="00031083">
        <w:rPr>
          <w:rFonts w:ascii="Montserrat" w:hAnsi="Montserrat"/>
          <w:sz w:val="24"/>
        </w:rPr>
        <w:tab/>
        <w:t xml:space="preserve">I quirked an eyebrow and frowned as he paused to regard me. I searched my memory—a part acquired from my mother's mind—and recalled the early drafts of the </w:t>
      </w:r>
      <w:r w:rsidRPr="00031083">
        <w:rPr>
          <w:rFonts w:ascii="Montserrat" w:hAnsi="Montserrat"/>
          <w:i/>
          <w:sz w:val="24"/>
        </w:rPr>
        <w:t>explorer</w:t>
      </w:r>
      <w:r w:rsidRPr="00031083">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031083">
        <w:rPr>
          <w:rFonts w:ascii="Montserrat" w:hAnsi="Montserrat"/>
          <w:i/>
          <w:sz w:val="24"/>
        </w:rPr>
        <w:t>Adventure.</w:t>
      </w:r>
      <w:r w:rsidRPr="00031083">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F20E2E" w:rsidRPr="00031083" w:rsidRDefault="00F20E2E">
      <w:pPr>
        <w:rPr>
          <w:rFonts w:ascii="Montserrat" w:hAnsi="Montserrat"/>
          <w:sz w:val="24"/>
        </w:rPr>
      </w:pPr>
      <w:r w:rsidRPr="00031083">
        <w:rPr>
          <w:rFonts w:ascii="Montserrat" w:hAnsi="Montserrat"/>
          <w:sz w:val="24"/>
        </w:rPr>
        <w:tab/>
        <w:t>the x smiled.</w:t>
      </w:r>
    </w:p>
    <w:p w:rsidR="00F20E2E" w:rsidRPr="00031083" w:rsidRDefault="00F20E2E">
      <w:pPr>
        <w:rPr>
          <w:rFonts w:ascii="Montserrat" w:hAnsi="Montserrat"/>
          <w:sz w:val="24"/>
        </w:rPr>
      </w:pPr>
      <w:r w:rsidRPr="00031083">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F20E2E" w:rsidRPr="00031083" w:rsidRDefault="00F20E2E">
      <w:pPr>
        <w:rPr>
          <w:rFonts w:ascii="Montserrat" w:hAnsi="Montserrat"/>
          <w:sz w:val="24"/>
        </w:rPr>
      </w:pPr>
      <w:r w:rsidRPr="00031083">
        <w:rPr>
          <w:rFonts w:ascii="Montserrat" w:hAnsi="Montserrat"/>
          <w:sz w:val="24"/>
        </w:rPr>
        <w:tab/>
        <w:t>I think I held my breath. My mother's dream, and the cause of her death.</w:t>
      </w:r>
    </w:p>
    <w:p w:rsidR="00F20E2E" w:rsidRPr="00031083" w:rsidRDefault="00F20E2E">
      <w:pPr>
        <w:rPr>
          <w:rFonts w:ascii="Montserrat" w:hAnsi="Montserrat"/>
          <w:sz w:val="24"/>
        </w:rPr>
      </w:pPr>
      <w:r w:rsidRPr="00031083">
        <w:rPr>
          <w:rFonts w:ascii="Montserrat" w:hAnsi="Montserrat"/>
          <w:sz w:val="24"/>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sidRPr="00031083">
        <w:rPr>
          <w:rFonts w:ascii="Montserrat" w:hAnsi="Montserrat"/>
          <w:caps/>
          <w:sz w:val="24"/>
        </w:rPr>
        <w:t xml:space="preserve"> </w:t>
      </w:r>
      <w:r w:rsidRPr="00031083">
        <w:rPr>
          <w:rFonts w:ascii="Montserrat" w:hAnsi="Montserrat"/>
          <w:sz w:val="24"/>
        </w:rPr>
        <w:t xml:space="preserve">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F20E2E" w:rsidRPr="00031083" w:rsidRDefault="00F20E2E">
      <w:pPr>
        <w:rPr>
          <w:rFonts w:ascii="Montserrat" w:hAnsi="Montserrat"/>
          <w:sz w:val="24"/>
        </w:rPr>
      </w:pPr>
      <w:r w:rsidRPr="00031083">
        <w:rPr>
          <w:rFonts w:ascii="Montserrat" w:hAnsi="Montserrat"/>
          <w:sz w:val="24"/>
        </w:rPr>
        <w:tab/>
        <w:t>"our intentions," he returned to the specifics of our briefing</w:t>
      </w:r>
      <w:r w:rsidRPr="00031083">
        <w:rPr>
          <w:rFonts w:ascii="Montserrat" w:hAnsi="Montserrat"/>
          <w:caps/>
          <w:sz w:val="24"/>
        </w:rPr>
        <w:t>,</w:t>
      </w:r>
      <w:r w:rsidRPr="00031083">
        <w:rPr>
          <w:rFonts w:ascii="Montserrat" w:hAnsi="Montserrat"/>
          <w:sz w:val="24"/>
        </w:rPr>
        <w:t xml:space="preserve"> "broadly put, are to make sure that they understand that we will not be intimidated or turned from our objectives in space. Since we can't talk to them, we have to accomplish this through our actions. So, it going get hairy out there on occasions.</w:t>
      </w:r>
    </w:p>
    <w:p w:rsidR="00F20E2E" w:rsidRPr="00031083" w:rsidRDefault="00F20E2E">
      <w:pPr>
        <w:rPr>
          <w:rFonts w:ascii="Montserrat" w:hAnsi="Montserrat"/>
          <w:sz w:val="24"/>
        </w:rPr>
      </w:pPr>
      <w:r w:rsidRPr="00031083">
        <w:rPr>
          <w:rFonts w:ascii="Montserrat" w:hAnsi="Montserrat"/>
          <w:sz w:val="24"/>
        </w:rPr>
        <w:tab/>
        <w:t>"if, when we deploy, we come across hostiles Û and trust me, it likely enough to happen</w:t>
      </w:r>
      <w:r w:rsidRPr="00031083">
        <w:rPr>
          <w:rFonts w:ascii="Montserrat" w:hAnsi="Montserrat"/>
          <w:caps/>
          <w:sz w:val="24"/>
        </w:rPr>
        <w:t>—</w:t>
      </w:r>
      <w:r w:rsidRPr="00031083">
        <w:rPr>
          <w:rFonts w:ascii="Montserrat" w:hAnsi="Montserrat"/>
          <w:sz w:val="24"/>
        </w:rPr>
        <w:t xml:space="preserve">you don't want to have any questions what the right thing to do is. Most of the conceivable scenarios will be gone over with you in the training you will receive. If you think up a question, in </w:t>
      </w:r>
      <w:r w:rsidRPr="00031083">
        <w:rPr>
          <w:rFonts w:ascii="Montserrat" w:hAnsi="Montserrat"/>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031083">
        <w:rPr>
          <w:rFonts w:ascii="Montserrat" w:hAnsi="Montserrat"/>
          <w:i/>
          <w:sz w:val="24"/>
        </w:rPr>
        <w:t>Adventure</w:t>
      </w:r>
      <w:r w:rsidRPr="00031083">
        <w:rPr>
          <w:rFonts w:ascii="Montserrat" w:hAnsi="Montserrat"/>
          <w:sz w:val="24"/>
        </w:rPr>
        <w:t xml:space="preserve"> I was forced to expose myself and the existence of active psionics.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 Damned and Divine </w:t>
      </w:r>
    </w:p>
    <w:p w:rsidR="00F20E2E" w:rsidRPr="00031083" w:rsidRDefault="00F20E2E">
      <w:pPr>
        <w:rPr>
          <w:rFonts w:ascii="Montserrat" w:hAnsi="Montserrat"/>
          <w:sz w:val="24"/>
        </w:rPr>
      </w:pPr>
      <w:r w:rsidRPr="00031083">
        <w:rPr>
          <w:rFonts w:ascii="Montserrat" w:hAnsi="Montserrat"/>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031083">
        <w:rPr>
          <w:rFonts w:ascii="Montserrat" w:hAnsi="Montserrat"/>
          <w:i/>
          <w:sz w:val="24"/>
        </w:rPr>
        <w:t>why</w:t>
      </w:r>
      <w:r w:rsidRPr="00031083">
        <w:rPr>
          <w:rFonts w:ascii="Montserrat" w:hAnsi="Montserrat"/>
          <w:sz w:val="24"/>
        </w:rPr>
        <w:t xml:space="preserve"> they did it. One, they </w:t>
      </w:r>
      <w:r w:rsidRPr="00031083">
        <w:rPr>
          <w:rFonts w:ascii="Montserrat" w:hAnsi="Montserrat"/>
          <w:i/>
          <w:sz w:val="24"/>
        </w:rPr>
        <w:t>needed</w:t>
      </w:r>
      <w:r w:rsidRPr="00031083">
        <w:rPr>
          <w:rFonts w:ascii="Montserrat" w:hAnsi="Montserrat"/>
          <w:sz w:val="24"/>
        </w:rPr>
        <w:t xml:space="preserve"> to disclose the existence of active psionics to the public; our population was growing too fast for the government to hide. Two, the threat of alien invasion, while providing the people something to think about </w:t>
      </w:r>
      <w:r w:rsidRPr="00031083">
        <w:rPr>
          <w:rFonts w:ascii="Montserrat" w:hAnsi="Montserrat"/>
          <w:i/>
          <w:sz w:val="24"/>
        </w:rPr>
        <w:t>besides</w:t>
      </w:r>
      <w:r w:rsidRPr="00031083">
        <w:rPr>
          <w:rFonts w:ascii="Montserrat" w:hAnsi="Montserrat"/>
          <w:sz w:val="24"/>
        </w:rPr>
        <w:t xml:space="preserve"> us, was something the government discovered it could not hide as other exploratory missions went missing. Three, I </w:t>
      </w:r>
      <w:r w:rsidRPr="00031083">
        <w:rPr>
          <w:rFonts w:ascii="Montserrat" w:hAnsi="Montserrat"/>
          <w:i/>
          <w:sz w:val="24"/>
        </w:rPr>
        <w:t>was</w:t>
      </w:r>
      <w:r w:rsidRPr="00031083">
        <w:rPr>
          <w:rFonts w:ascii="Montserrat" w:hAnsi="Montserrat"/>
          <w:sz w:val="24"/>
        </w:rPr>
        <w:t xml:space="preserve"> the closest thing to an eye-witness available to offer testimonial support for that government announcement.</w:t>
      </w:r>
    </w:p>
    <w:p w:rsidR="00F20E2E" w:rsidRPr="00031083" w:rsidRDefault="00F20E2E">
      <w:pPr>
        <w:rPr>
          <w:rFonts w:ascii="Montserrat" w:hAnsi="Montserrat"/>
          <w:sz w:val="24"/>
        </w:rPr>
      </w:pPr>
      <w:r w:rsidRPr="00031083">
        <w:rPr>
          <w:rFonts w:ascii="Montserrat" w:hAnsi="Montserrat"/>
          <w:sz w:val="24"/>
        </w:rPr>
        <w:tab/>
        <w:t xml:space="preserve">Those are facts and I cannot dispute them. </w:t>
      </w:r>
    </w:p>
    <w:p w:rsidR="00F20E2E" w:rsidRPr="00031083" w:rsidRDefault="00F20E2E">
      <w:pPr>
        <w:rPr>
          <w:rFonts w:ascii="Montserrat" w:hAnsi="Montserrat"/>
          <w:sz w:val="24"/>
        </w:rPr>
      </w:pPr>
      <w:r w:rsidRPr="00031083">
        <w:rPr>
          <w:rFonts w:ascii="Montserrat" w:hAnsi="Montserrat"/>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F20E2E" w:rsidRPr="00031083" w:rsidRDefault="00F20E2E">
      <w:pPr>
        <w:rPr>
          <w:rFonts w:ascii="Montserrat" w:hAnsi="Montserrat"/>
          <w:sz w:val="24"/>
        </w:rPr>
      </w:pPr>
      <w:r w:rsidRPr="00031083">
        <w:rPr>
          <w:rFonts w:ascii="Montserrat" w:hAnsi="Montserrat"/>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F20E2E" w:rsidRPr="00031083" w:rsidRDefault="00F20E2E">
      <w:pPr>
        <w:rPr>
          <w:rFonts w:ascii="Montserrat" w:hAnsi="Montserrat"/>
          <w:sz w:val="24"/>
        </w:rPr>
      </w:pPr>
      <w:r w:rsidRPr="00031083">
        <w:rPr>
          <w:rFonts w:ascii="Montserrat" w:hAnsi="Montserrat"/>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F20E2E" w:rsidRPr="00031083" w:rsidRDefault="00F20E2E">
      <w:pPr>
        <w:rPr>
          <w:rFonts w:ascii="Montserrat" w:hAnsi="Montserrat"/>
          <w:sz w:val="24"/>
        </w:rPr>
      </w:pPr>
      <w:r w:rsidRPr="00031083">
        <w:rPr>
          <w:rFonts w:ascii="Montserrat" w:hAnsi="Montserrat"/>
          <w:sz w:val="24"/>
        </w:rPr>
        <w:tab/>
        <w:t xml:space="preserve">"No," I declared, "I will </w:t>
      </w:r>
      <w:r w:rsidRPr="00031083">
        <w:rPr>
          <w:rFonts w:ascii="Montserrat" w:hAnsi="Montserrat"/>
          <w:i/>
          <w:sz w:val="24"/>
        </w:rPr>
        <w:t>not</w:t>
      </w:r>
      <w:r w:rsidRPr="00031083">
        <w:rPr>
          <w:rFonts w:ascii="Montserrat" w:hAnsi="Montserrat"/>
          <w:sz w:val="24"/>
        </w:rPr>
        <w:t xml:space="preserve"> read your mind." At the tone in my voice, the audience fell eerily silent. I had not refused a request, and in their minds I had answered a million times to the question </w:t>
      </w:r>
      <w:r w:rsidRPr="00031083">
        <w:rPr>
          <w:rFonts w:ascii="Montserrat" w:hAnsi="Montserrat"/>
          <w:i/>
          <w:sz w:val="24"/>
        </w:rPr>
        <w:t xml:space="preserve">what am I thinking? </w:t>
      </w:r>
      <w:r w:rsidRPr="00031083">
        <w:rPr>
          <w:rFonts w:ascii="Montserrat" w:hAnsi="Montserrat"/>
          <w:sz w:val="24"/>
        </w:rPr>
        <w:t xml:space="preserve"> As they stared at me in confusion I suddenly realized that it was not enough for them to </w:t>
      </w:r>
      <w:r w:rsidRPr="00031083">
        <w:rPr>
          <w:rFonts w:ascii="Montserrat" w:hAnsi="Montserrat"/>
          <w:i/>
          <w:sz w:val="24"/>
        </w:rPr>
        <w:t>believe</w:t>
      </w:r>
      <w:r w:rsidRPr="00031083">
        <w:rPr>
          <w:rFonts w:ascii="Montserrat" w:hAnsi="Montserrat"/>
          <w:sz w:val="24"/>
        </w:rPr>
        <w:t xml:space="preserve">. I wanted them to </w:t>
      </w:r>
      <w:r w:rsidRPr="00031083">
        <w:rPr>
          <w:rFonts w:ascii="Montserrat" w:hAnsi="Montserrat"/>
          <w:i/>
          <w:sz w:val="24"/>
        </w:rPr>
        <w:t xml:space="preserve">understand. </w:t>
      </w:r>
      <w:r w:rsidRPr="00031083">
        <w:rPr>
          <w:rFonts w:ascii="Montserrat" w:hAnsi="Montserrat"/>
          <w:sz w:val="24"/>
        </w:rPr>
        <w:t xml:space="preserve">"Telepathy is more intimate than sex," I proclaimed. "I </w:t>
      </w:r>
      <w:r w:rsidRPr="00031083">
        <w:rPr>
          <w:rFonts w:ascii="Montserrat" w:hAnsi="Montserrat"/>
          <w:i/>
          <w:sz w:val="24"/>
        </w:rPr>
        <w:t>am</w:t>
      </w:r>
      <w:r w:rsidRPr="00031083">
        <w:rPr>
          <w:rFonts w:ascii="Montserrat" w:hAnsi="Montserrat"/>
          <w:sz w:val="24"/>
        </w:rPr>
        <w:t xml:space="preserve"> a minor, thank you." That caught their attention. A few of them even laughed at my weak joke. But they were still confused, so I explained, "There is a difference between </w:t>
      </w:r>
      <w:r w:rsidRPr="00031083">
        <w:rPr>
          <w:rFonts w:ascii="Montserrat" w:hAnsi="Montserrat"/>
          <w:i/>
          <w:sz w:val="24"/>
        </w:rPr>
        <w:t>reading</w:t>
      </w:r>
      <w:r w:rsidRPr="00031083">
        <w:rPr>
          <w:rFonts w:ascii="Montserrat" w:hAnsi="Montserrat"/>
          <w:sz w:val="24"/>
        </w:rPr>
        <w:t xml:space="preserve"> a mind and simply </w:t>
      </w:r>
      <w:r w:rsidRPr="00031083">
        <w:rPr>
          <w:rFonts w:ascii="Montserrat" w:hAnsi="Montserrat"/>
          <w:i/>
          <w:sz w:val="24"/>
        </w:rPr>
        <w:t>overlapping</w:t>
      </w:r>
      <w:r w:rsidRPr="00031083">
        <w:rPr>
          <w:rFonts w:ascii="Montserrat" w:hAnsi="Montserrat"/>
          <w:sz w:val="24"/>
        </w:rPr>
        <w:t xml:space="preserve"> it. </w:t>
      </w:r>
    </w:p>
    <w:p w:rsidR="00F20E2E" w:rsidRPr="00031083" w:rsidRDefault="00F20E2E">
      <w:pPr>
        <w:rPr>
          <w:rFonts w:ascii="Montserrat" w:hAnsi="Montserrat"/>
          <w:sz w:val="24"/>
        </w:rPr>
      </w:pPr>
      <w:r w:rsidRPr="00031083">
        <w:rPr>
          <w:rFonts w:ascii="Montserrat" w:hAnsi="Montserrat"/>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031083">
        <w:rPr>
          <w:rFonts w:ascii="Montserrat" w:hAnsi="Montserrat"/>
          <w:i/>
          <w:sz w:val="24"/>
        </w:rPr>
        <w:t>rape</w:t>
      </w:r>
      <w:r w:rsidRPr="00031083">
        <w:rPr>
          <w:rFonts w:ascii="Montserrat" w:hAnsi="Montserrat"/>
          <w:sz w:val="24"/>
        </w:rPr>
        <w:t xml:space="preserve">," I  paused for emphasis, staring several of them in the eyes, "and the victim is as much a participant in that act as they would be in any </w:t>
      </w:r>
      <w:r w:rsidRPr="00031083">
        <w:rPr>
          <w:rFonts w:ascii="Montserrat" w:hAnsi="Montserrat"/>
          <w:i/>
          <w:sz w:val="24"/>
        </w:rPr>
        <w:t>physical</w:t>
      </w:r>
      <w:r w:rsidRPr="00031083">
        <w:rPr>
          <w:rFonts w:ascii="Montserrat" w:hAnsi="Montserrat"/>
          <w:sz w:val="24"/>
        </w:rPr>
        <w:t xml:space="preserve"> rape. Mind rape is usually only committed by a </w:t>
      </w:r>
      <w:r w:rsidRPr="00031083">
        <w:rPr>
          <w:rFonts w:ascii="Montserrat" w:hAnsi="Montserrat"/>
          <w:i/>
          <w:sz w:val="24"/>
        </w:rPr>
        <w:t>latent</w:t>
      </w:r>
      <w:r w:rsidRPr="00031083">
        <w:rPr>
          <w:rFonts w:ascii="Montserrat" w:hAnsi="Montserrat"/>
          <w:sz w:val="24"/>
        </w:rPr>
        <w:t xml:space="preserve"> psionic, and usually the victim is an active. Helpless as they are invaded," I pressed the point, "</w:t>
      </w:r>
      <w:r w:rsidRPr="00031083">
        <w:rPr>
          <w:rFonts w:ascii="Montserrat" w:hAnsi="Montserrat"/>
          <w:i/>
          <w:sz w:val="24"/>
        </w:rPr>
        <w:t>penetrated</w:t>
      </w:r>
      <w:r w:rsidRPr="00031083">
        <w:rPr>
          <w:rFonts w:ascii="Montserrat" w:hAnsi="Montserrat"/>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F20E2E" w:rsidRPr="00031083" w:rsidRDefault="00F20E2E">
      <w:pPr>
        <w:rPr>
          <w:rFonts w:ascii="Montserrat" w:hAnsi="Montserrat"/>
          <w:sz w:val="24"/>
        </w:rPr>
      </w:pPr>
      <w:r w:rsidRPr="00031083">
        <w:rPr>
          <w:rFonts w:ascii="Montserrat" w:hAnsi="Montserrat"/>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031083">
        <w:rPr>
          <w:rFonts w:ascii="Montserrat" w:hAnsi="Montserrat"/>
          <w:i/>
          <w:sz w:val="24"/>
        </w:rPr>
        <w:t xml:space="preserve"> gospel</w:t>
      </w:r>
      <w:r w:rsidRPr="00031083">
        <w:rPr>
          <w:rFonts w:ascii="Montserrat" w:hAnsi="Montserrat"/>
          <w:sz w:val="24"/>
        </w:rPr>
        <w:t xml:space="preserve">. I held out my mind and sipped their adulation, their awe, and I tasted ecstasy, love, terror, devotion. </w:t>
      </w:r>
    </w:p>
    <w:p w:rsidR="00F20E2E" w:rsidRPr="00031083" w:rsidRDefault="00F20E2E">
      <w:pPr>
        <w:rPr>
          <w:rFonts w:ascii="Montserrat" w:hAnsi="Montserrat"/>
          <w:sz w:val="24"/>
        </w:rPr>
      </w:pPr>
      <w:r w:rsidRPr="00031083">
        <w:rPr>
          <w:rFonts w:ascii="Montserrat" w:hAnsi="Montserrat"/>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F20E2E" w:rsidRPr="00031083" w:rsidRDefault="00F20E2E">
      <w:pPr>
        <w:rPr>
          <w:rFonts w:ascii="Montserrat" w:hAnsi="Montserrat"/>
          <w:sz w:val="24"/>
        </w:rPr>
      </w:pPr>
      <w:r w:rsidRPr="00031083">
        <w:rPr>
          <w:rFonts w:ascii="Montserrat" w:hAnsi="Montserrat"/>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031083">
        <w:rPr>
          <w:rFonts w:ascii="Montserrat" w:hAnsi="Montserrat"/>
          <w:i/>
          <w:sz w:val="24"/>
        </w:rPr>
        <w:t xml:space="preserve">really </w:t>
      </w:r>
      <w:r w:rsidRPr="00031083">
        <w:rPr>
          <w:rFonts w:ascii="Montserrat" w:hAnsi="Montserrat"/>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F20E2E" w:rsidRPr="00031083" w:rsidRDefault="00F20E2E">
      <w:pPr>
        <w:rPr>
          <w:rFonts w:ascii="Montserrat" w:hAnsi="Montserrat"/>
          <w:sz w:val="24"/>
        </w:rPr>
      </w:pPr>
      <w:r w:rsidRPr="00031083">
        <w:rPr>
          <w:rFonts w:ascii="Montserrat" w:hAnsi="Montserrat"/>
          <w:sz w:val="24"/>
        </w:rPr>
        <w:tab/>
        <w:t>"People want proof so they can be free to believe without having to understand what they believe in!" I was simply freeing people from the need to think for themselves! As I realized it I felt sick. I felt damned.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Fame and infamy</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Potential</w:t>
      </w:r>
    </w:p>
    <w:p w:rsidR="00F20E2E" w:rsidRPr="00031083" w:rsidRDefault="00F20E2E">
      <w:pPr>
        <w:rPr>
          <w:rFonts w:ascii="Montserrat" w:hAnsi="Montserrat"/>
          <w:sz w:val="24"/>
        </w:rPr>
      </w:pPr>
      <w:r w:rsidRPr="00031083">
        <w:rPr>
          <w:rFonts w:ascii="Montserrat" w:hAnsi="Montserrat"/>
          <w:sz w:val="24"/>
        </w:rPr>
        <w:t xml:space="preserve">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Isolation's end</w:t>
      </w:r>
    </w:p>
    <w:p w:rsidR="00F20E2E" w:rsidRPr="00031083" w:rsidRDefault="00F20E2E">
      <w:pPr>
        <w:rPr>
          <w:rFonts w:ascii="Montserrat" w:hAnsi="Montserrat"/>
          <w:sz w:val="24"/>
        </w:rPr>
      </w:pPr>
      <w:r w:rsidRPr="00031083">
        <w:rPr>
          <w:rFonts w:ascii="Montserrat" w:hAnsi="Montserrat"/>
          <w:sz w:val="24"/>
        </w:rPr>
        <w:t>I had cut my ties to the project pretty thoroughly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Recruitment</w:t>
      </w:r>
    </w:p>
    <w:p w:rsidR="00F20E2E" w:rsidRPr="00031083" w:rsidRDefault="00F20E2E">
      <w:pPr>
        <w:rPr>
          <w:rFonts w:ascii="Montserrat" w:hAnsi="Montserrat"/>
          <w:sz w:val="24"/>
        </w:rPr>
      </w:pPr>
      <w:r w:rsidRPr="00031083">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sideboard and gathered tea settings for two, and fetched the pot from the hot plate. As I was setting the tray down, I heard the front door sliding open and shut. A brief wind cut through the house, peppering me with droplets, and dancing against the paddles and ribbons of the wind chimes, conjuring a delicate rain of notes to welcome my unannounced visitor.</w:t>
      </w:r>
    </w:p>
    <w:p w:rsidR="00F20E2E" w:rsidRPr="00031083" w:rsidRDefault="00F20E2E">
      <w:pPr>
        <w:rPr>
          <w:rFonts w:ascii="Montserrat" w:hAnsi="Montserrat"/>
          <w:sz w:val="24"/>
        </w:rPr>
      </w:pPr>
      <w:r w:rsidRPr="00031083">
        <w:rPr>
          <w:rFonts w:ascii="Montserrat" w:hAnsi="Montserrat"/>
          <w:sz w:val="24"/>
        </w:rPr>
        <w:tab/>
        <w:t>"Ms. Ember," he greeted me from the shadows. He slipped out of his jacket and hung it on a hook inside the door. "Don't you think you went a bit out of your way to cut your ties with the project?" He asked as he entered the room, pausing outside the fall of light.</w:t>
      </w:r>
    </w:p>
    <w:p w:rsidR="00F20E2E" w:rsidRPr="00031083" w:rsidRDefault="00F20E2E">
      <w:pPr>
        <w:rPr>
          <w:rFonts w:ascii="Montserrat" w:hAnsi="Montserrat"/>
          <w:sz w:val="24"/>
        </w:rPr>
      </w:pPr>
      <w:r w:rsidRPr="00031083">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F20E2E" w:rsidRPr="00031083" w:rsidRDefault="00F20E2E">
      <w:pPr>
        <w:rPr>
          <w:rFonts w:ascii="Montserrat" w:hAnsi="Montserrat"/>
          <w:sz w:val="24"/>
        </w:rPr>
      </w:pPr>
      <w:r w:rsidRPr="00031083">
        <w:rPr>
          <w:rFonts w:ascii="Montserrat" w:hAnsi="Montserrat"/>
          <w:sz w:val="24"/>
        </w:rPr>
        <w:t>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F20E2E" w:rsidRPr="00031083" w:rsidRDefault="00F20E2E">
      <w:pPr>
        <w:rPr>
          <w:rFonts w:ascii="Montserrat" w:hAnsi="Montserrat"/>
          <w:sz w:val="24"/>
        </w:rPr>
      </w:pPr>
      <w:r w:rsidRPr="00031083">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F20E2E" w:rsidRPr="00031083" w:rsidRDefault="00F20E2E">
      <w:pPr>
        <w:rPr>
          <w:rFonts w:ascii="Montserrat" w:hAnsi="Montserrat"/>
          <w:sz w:val="24"/>
        </w:rPr>
      </w:pPr>
      <w:r w:rsidRPr="00031083">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F20E2E" w:rsidRPr="00031083" w:rsidRDefault="00F20E2E">
      <w:pPr>
        <w:rPr>
          <w:rFonts w:ascii="Montserrat" w:hAnsi="Montserrat"/>
          <w:sz w:val="24"/>
        </w:rPr>
      </w:pPr>
      <w:r w:rsidRPr="00031083">
        <w:rPr>
          <w:rFonts w:ascii="Montserrat" w:hAnsi="Montserrat"/>
          <w:sz w:val="24"/>
        </w:rPr>
        <w:tab/>
        <w:t>i'm pretty sure I was blushing. Ember and x shared a smile and connor just looked innocent.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vanish/>
          <w:sz w:val="24"/>
        </w:rPr>
        <w:t xml:space="preserve">/ </w:t>
      </w:r>
      <w:r w:rsidRPr="00031083">
        <w:rPr>
          <w:rFonts w:ascii="Montserrat" w:hAnsi="Montserrat"/>
          <w:sz w:val="24"/>
        </w:rPr>
        <w:t>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F20E2E" w:rsidRPr="00031083" w:rsidRDefault="00F20E2E">
      <w:pPr>
        <w:rPr>
          <w:rFonts w:ascii="Montserrat" w:hAnsi="Montserrat"/>
          <w:sz w:val="24"/>
        </w:rPr>
      </w:pPr>
      <w:r w:rsidRPr="00031083">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F20E2E" w:rsidRPr="00031083" w:rsidRDefault="00F20E2E">
      <w:pPr>
        <w:rPr>
          <w:rFonts w:ascii="Montserrat" w:hAnsi="Montserrat"/>
          <w:sz w:val="24"/>
        </w:rPr>
      </w:pPr>
      <w:r w:rsidRPr="00031083">
        <w:rPr>
          <w:rFonts w:ascii="Montserrat" w:hAnsi="Montserrat"/>
          <w:sz w:val="24"/>
        </w:rPr>
        <w:tab/>
        <w:t xml:space="preserve">"So, now the military is having doubts, eh?" she </w:t>
      </w:r>
      <w:r w:rsidRPr="00031083">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F20E2E" w:rsidRPr="00031083" w:rsidRDefault="00F20E2E">
      <w:pPr>
        <w:rPr>
          <w:rFonts w:ascii="Montserrat" w:hAnsi="Montserrat"/>
          <w:sz w:val="24"/>
        </w:rPr>
      </w:pPr>
      <w:r w:rsidRPr="00031083">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F20E2E" w:rsidRPr="00031083" w:rsidRDefault="00F20E2E">
      <w:pPr>
        <w:rPr>
          <w:rFonts w:ascii="Montserrat" w:hAnsi="Montserrat"/>
          <w:sz w:val="24"/>
        </w:rPr>
      </w:pPr>
      <w:r w:rsidRPr="00031083">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031083">
        <w:rPr>
          <w:rFonts w:ascii="Montserrat" w:hAnsi="Montserrat"/>
          <w:i/>
          <w:sz w:val="24"/>
        </w:rPr>
        <w:t>ask</w:t>
      </w:r>
      <w:r w:rsidRPr="00031083">
        <w:rPr>
          <w:rFonts w:ascii="Montserrat" w:hAnsi="Montserrat"/>
          <w:sz w:val="24"/>
        </w:rPr>
        <w:t xml:space="preserve"> you to come back." He held my eyes with his as he asked, "will you come back?" He maintained eye contact as he finally took a sip of his tea.</w:t>
      </w:r>
    </w:p>
    <w:p w:rsidR="00F20E2E" w:rsidRPr="00031083" w:rsidRDefault="00F20E2E">
      <w:pPr>
        <w:rPr>
          <w:rFonts w:ascii="Montserrat" w:hAnsi="Montserrat"/>
          <w:sz w:val="24"/>
        </w:rPr>
      </w:pPr>
      <w:r w:rsidRPr="00031083">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F20E2E" w:rsidRPr="00031083" w:rsidRDefault="00F20E2E">
      <w:pPr>
        <w:rPr>
          <w:rFonts w:ascii="Montserrat" w:hAnsi="Montserrat"/>
          <w:sz w:val="24"/>
        </w:rPr>
      </w:pPr>
      <w:r w:rsidRPr="00031083">
        <w:rPr>
          <w:rFonts w:ascii="Montserrat" w:hAnsi="Montserrat"/>
          <w:sz w:val="24"/>
        </w:rPr>
        <w:tab/>
        <w:t>"Phoenix," he began to protest and dropped it, dabbing at his shirtfront with the towel. As he sopped up the puddles on the table, I poured him some more tea. "They're just people," he began again, "people make mistakes, and sometimes other people get hurt. Are you ever going to let it go? What do we have to do for you to forgive us?"</w:t>
      </w:r>
    </w:p>
    <w:p w:rsidR="00F20E2E" w:rsidRPr="00031083" w:rsidRDefault="00F20E2E">
      <w:pPr>
        <w:rPr>
          <w:rFonts w:ascii="Montserrat" w:hAnsi="Montserrat"/>
          <w:sz w:val="24"/>
        </w:rPr>
      </w:pPr>
      <w:r w:rsidRPr="00031083">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031083">
        <w:rPr>
          <w:rFonts w:ascii="Montserrat" w:hAnsi="Montserrat"/>
          <w:i/>
          <w:sz w:val="24"/>
        </w:rPr>
        <w:t>me</w:t>
      </w:r>
      <w:r w:rsidRPr="00031083">
        <w:rPr>
          <w:rFonts w:ascii="Montserrat" w:hAnsi="Montserrat"/>
          <w:sz w:val="24"/>
        </w:rPr>
        <w:t>.</w:t>
      </w:r>
    </w:p>
    <w:p w:rsidR="00F20E2E" w:rsidRPr="00031083" w:rsidRDefault="00F20E2E">
      <w:pPr>
        <w:rPr>
          <w:rFonts w:ascii="Montserrat" w:hAnsi="Montserrat"/>
          <w:sz w:val="24"/>
        </w:rPr>
      </w:pPr>
      <w:r w:rsidRPr="00031083">
        <w:rPr>
          <w:rFonts w:ascii="Montserrat" w:hAnsi="Montserrat"/>
          <w:sz w:val="24"/>
        </w:rPr>
        <w:tab/>
        <w:t xml:space="preserve">"Phoenix," he interrupted my reflection. I flushed slightly, wondering how long a silence had passed. Seeing that he had my attention again, he continued. "I understand how you feel, but that is history now. We really need you now. </w:t>
      </w:r>
      <w:r w:rsidRPr="00031083">
        <w:rPr>
          <w:rFonts w:ascii="Montserrat" w:hAnsi="Montserrat"/>
          <w:i/>
          <w:sz w:val="24"/>
        </w:rPr>
        <w:t xml:space="preserve">I </w:t>
      </w:r>
      <w:r w:rsidRPr="00031083">
        <w:rPr>
          <w:rFonts w:ascii="Montserrat" w:hAnsi="Montserrat"/>
          <w:sz w:val="24"/>
        </w:rPr>
        <w:t xml:space="preserve">need you," he emphasized.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i/>
          <w:sz w:val="24"/>
        </w:rPr>
        <w:t xml:space="preserve">You </w:t>
      </w:r>
      <w:r w:rsidRPr="00031083">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031083">
        <w:rPr>
          <w:rFonts w:ascii="Montserrat" w:hAnsi="Montserrat"/>
          <w:i/>
          <w:sz w:val="24"/>
        </w:rPr>
        <w:t xml:space="preserve">was </w:t>
      </w:r>
      <w:r w:rsidRPr="00031083">
        <w:rPr>
          <w:rFonts w:ascii="Montserrat" w:hAnsi="Montserrat"/>
          <w:sz w:val="24"/>
        </w:rPr>
        <w:t xml:space="preserve">indispensable. That doesn't mean I'm qualified to complete her work for the project," I pointed out. </w:t>
      </w:r>
    </w:p>
    <w:p w:rsidR="00F20E2E" w:rsidRPr="00031083" w:rsidRDefault="00F20E2E">
      <w:pPr>
        <w:rPr>
          <w:rFonts w:ascii="Montserrat" w:hAnsi="Montserrat"/>
          <w:sz w:val="24"/>
        </w:rPr>
      </w:pPr>
      <w:r w:rsidRPr="00031083">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F20E2E" w:rsidRPr="00031083" w:rsidRDefault="00F20E2E">
      <w:pPr>
        <w:rPr>
          <w:rFonts w:ascii="Montserrat" w:hAnsi="Montserrat"/>
          <w:sz w:val="24"/>
        </w:rPr>
      </w:pPr>
      <w:r w:rsidRPr="00031083">
        <w:rPr>
          <w:rFonts w:ascii="Montserrat" w:hAnsi="Montserrat"/>
          <w:sz w:val="24"/>
        </w:rPr>
        <w:tab/>
        <w:t xml:space="preserve">"Curiouser and curiouser," I murmured. I rubbed a thoughtful finger over my lips. "You said </w:t>
      </w:r>
      <w:r w:rsidRPr="00031083">
        <w:rPr>
          <w:rFonts w:ascii="Montserrat" w:hAnsi="Montserrat"/>
          <w:i/>
          <w:sz w:val="24"/>
        </w:rPr>
        <w:t xml:space="preserve">they </w:t>
      </w:r>
      <w:r w:rsidRPr="00031083">
        <w:rPr>
          <w:rFonts w:ascii="Montserrat" w:hAnsi="Montserrat"/>
          <w:sz w:val="24"/>
        </w:rPr>
        <w:t xml:space="preserve">want me back; </w:t>
      </w:r>
      <w:r w:rsidRPr="00031083">
        <w:rPr>
          <w:rFonts w:ascii="Montserrat" w:hAnsi="Montserrat"/>
          <w:i/>
          <w:sz w:val="24"/>
        </w:rPr>
        <w:t>you</w:t>
      </w:r>
      <w:r w:rsidRPr="00031083">
        <w:rPr>
          <w:rFonts w:ascii="Montserrat" w:hAnsi="Montserrat"/>
          <w:sz w:val="24"/>
        </w:rPr>
        <w:t xml:space="preserve"> need me. Why?" I prompted. "Give me an answer that makes sense."</w:t>
      </w:r>
    </w:p>
    <w:p w:rsidR="00F20E2E" w:rsidRPr="00031083" w:rsidRDefault="00F20E2E">
      <w:pPr>
        <w:rPr>
          <w:rFonts w:ascii="Montserrat" w:hAnsi="Montserrat"/>
          <w:sz w:val="24"/>
        </w:rPr>
      </w:pPr>
      <w:r w:rsidRPr="00031083">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F20E2E" w:rsidRPr="00031083" w:rsidRDefault="00F20E2E">
      <w:pPr>
        <w:rPr>
          <w:rFonts w:ascii="Montserrat" w:hAnsi="Montserrat"/>
          <w:sz w:val="24"/>
        </w:rPr>
      </w:pPr>
      <w:r w:rsidRPr="00031083">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F20E2E" w:rsidRPr="00031083" w:rsidRDefault="00F20E2E">
      <w:pPr>
        <w:rPr>
          <w:rFonts w:ascii="Montserrat" w:hAnsi="Montserrat"/>
          <w:sz w:val="24"/>
        </w:rPr>
      </w:pPr>
      <w:r w:rsidRPr="00031083">
        <w:rPr>
          <w:rFonts w:ascii="Montserrat" w:hAnsi="Montserrat"/>
          <w:sz w:val="24"/>
        </w:rPr>
        <w:tab/>
        <w:t>"They would never get me on one of those ships if I didn't want to be there," I growled.</w:t>
      </w:r>
    </w:p>
    <w:p w:rsidR="00F20E2E" w:rsidRPr="00031083" w:rsidRDefault="00F20E2E">
      <w:pPr>
        <w:rPr>
          <w:rFonts w:ascii="Montserrat" w:hAnsi="Montserrat"/>
          <w:sz w:val="24"/>
        </w:rPr>
      </w:pPr>
      <w:r w:rsidRPr="00031083">
        <w:rPr>
          <w:rFonts w:ascii="Montserrat" w:hAnsi="Montserrat"/>
          <w:sz w:val="24"/>
        </w:rPr>
        <w:tab/>
        <w:t>He turned a flat look in my direction and said, "if it came to that I wish it were true."</w:t>
      </w:r>
    </w:p>
    <w:p w:rsidR="00F20E2E" w:rsidRPr="00031083" w:rsidRDefault="00F20E2E">
      <w:pPr>
        <w:rPr>
          <w:rFonts w:ascii="Montserrat" w:hAnsi="Montserrat"/>
          <w:sz w:val="24"/>
        </w:rPr>
      </w:pPr>
      <w:r w:rsidRPr="00031083">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F20E2E" w:rsidRPr="00031083" w:rsidRDefault="00F20E2E">
      <w:pPr>
        <w:rPr>
          <w:rFonts w:ascii="Montserrat" w:hAnsi="Montserrat"/>
          <w:sz w:val="24"/>
        </w:rPr>
      </w:pPr>
      <w:r w:rsidRPr="00031083">
        <w:rPr>
          <w:rFonts w:ascii="Montserrat" w:hAnsi="Montserrat"/>
          <w:sz w:val="24"/>
        </w:rPr>
        <w:tab/>
        <w:t>He returned the slightest of nods.</w:t>
      </w:r>
    </w:p>
    <w:p w:rsidR="00F20E2E" w:rsidRPr="00031083" w:rsidRDefault="00F20E2E">
      <w:pPr>
        <w:rPr>
          <w:rFonts w:ascii="Montserrat" w:hAnsi="Montserrat"/>
          <w:sz w:val="24"/>
        </w:rPr>
      </w:pPr>
      <w:r w:rsidRPr="00031083">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Fear</w:t>
      </w:r>
    </w:p>
    <w:p w:rsidR="00F20E2E" w:rsidRPr="00031083" w:rsidRDefault="00F20E2E">
      <w:pPr>
        <w:rPr>
          <w:rFonts w:ascii="Montserrat" w:hAnsi="Montserrat"/>
          <w:sz w:val="24"/>
        </w:rPr>
      </w:pPr>
      <w:r w:rsidRPr="00031083">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F20E2E" w:rsidRPr="00031083" w:rsidRDefault="00F20E2E">
      <w:pPr>
        <w:rPr>
          <w:rFonts w:ascii="Montserrat" w:hAnsi="Montserrat"/>
          <w:sz w:val="24"/>
        </w:rPr>
      </w:pPr>
      <w:r w:rsidRPr="00031083">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F20E2E" w:rsidRPr="00031083" w:rsidRDefault="00F20E2E">
      <w:pPr>
        <w:rPr>
          <w:rFonts w:ascii="Montserrat" w:hAnsi="Montserrat"/>
          <w:sz w:val="24"/>
        </w:rPr>
      </w:pPr>
      <w:r w:rsidRPr="00031083">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F20E2E" w:rsidRPr="00031083" w:rsidRDefault="00F20E2E">
      <w:pPr>
        <w:rPr>
          <w:rFonts w:ascii="Montserrat" w:hAnsi="Montserrat"/>
          <w:sz w:val="24"/>
        </w:rPr>
      </w:pPr>
      <w:r w:rsidRPr="00031083">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031083">
        <w:rPr>
          <w:rFonts w:ascii="Montserrat" w:hAnsi="Montserrat"/>
          <w:i/>
          <w:sz w:val="24"/>
        </w:rPr>
        <w:t xml:space="preserve">faux pas. </w:t>
      </w:r>
      <w:r w:rsidRPr="00031083">
        <w:rPr>
          <w:rFonts w:ascii="Montserrat" w:hAnsi="Montserrat"/>
          <w:sz w:val="24"/>
        </w:rPr>
        <w:t>At first I just looked and studied what could be seen from my perspective.</w:t>
      </w:r>
    </w:p>
    <w:p w:rsidR="00F20E2E" w:rsidRPr="00031083" w:rsidRDefault="00F20E2E">
      <w:pPr>
        <w:rPr>
          <w:rFonts w:ascii="Montserrat" w:hAnsi="Montserrat"/>
          <w:sz w:val="24"/>
        </w:rPr>
      </w:pPr>
      <w:r w:rsidRPr="00031083">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031083">
        <w:rPr>
          <w:rFonts w:ascii="Montserrat" w:hAnsi="Montserrat"/>
          <w:i/>
          <w:sz w:val="24"/>
        </w:rPr>
        <w:t>Actually, psi potential often continues growing even in latents like myself. The problem is that integrating that potential with my adult mind would unhinge or shatter my perception of reality.</w:t>
      </w:r>
      <w:r w:rsidRPr="00031083">
        <w:rPr>
          <w:rFonts w:ascii="Montserrat" w:hAnsi="Montserrat"/>
          <w:sz w:val="24"/>
        </w:rPr>
        <w:t xml:space="preserve"> </w:t>
      </w:r>
    </w:p>
    <w:p w:rsidR="00F20E2E" w:rsidRPr="00031083" w:rsidRDefault="00F20E2E">
      <w:pPr>
        <w:rPr>
          <w:rFonts w:ascii="Montserrat" w:hAnsi="Montserrat"/>
          <w:sz w:val="24"/>
        </w:rPr>
      </w:pPr>
      <w:r w:rsidRPr="00031083">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F20E2E" w:rsidRPr="00031083" w:rsidRDefault="00F20E2E">
      <w:pPr>
        <w:rPr>
          <w:rFonts w:ascii="Montserrat" w:hAnsi="Montserrat"/>
          <w:sz w:val="24"/>
        </w:rPr>
      </w:pPr>
      <w:r w:rsidRPr="00031083">
        <w:rPr>
          <w:rFonts w:ascii="Montserrat" w:hAnsi="Montserrat"/>
          <w:sz w:val="24"/>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F20E2E" w:rsidRPr="00031083" w:rsidRDefault="00F20E2E">
      <w:pPr>
        <w:rPr>
          <w:rFonts w:ascii="Montserrat" w:hAnsi="Montserrat"/>
          <w:sz w:val="24"/>
        </w:rPr>
      </w:pPr>
      <w:r w:rsidRPr="00031083">
        <w:rPr>
          <w:rFonts w:ascii="Montserrat" w:hAnsi="Montserrat"/>
          <w:sz w:val="24"/>
        </w:rPr>
        <w:tab/>
        <w:t xml:space="preserve">I understood that he was afraid. I did not understand his fear. "How do you deal with it?" I asked in a subdued tone. </w:t>
      </w:r>
    </w:p>
    <w:p w:rsidR="00F20E2E" w:rsidRPr="00031083" w:rsidRDefault="00F20E2E">
      <w:pPr>
        <w:rPr>
          <w:rFonts w:ascii="Montserrat" w:hAnsi="Montserrat"/>
          <w:sz w:val="24"/>
        </w:rPr>
      </w:pPr>
      <w:r w:rsidRPr="00031083">
        <w:rPr>
          <w:rFonts w:ascii="Montserrat" w:hAnsi="Montserrat"/>
          <w:sz w:val="24"/>
        </w:rPr>
        <w:tab/>
        <w:t xml:space="preserve">"That is simple," he said, "I </w:t>
      </w:r>
      <w:r w:rsidRPr="00031083">
        <w:rPr>
          <w:rFonts w:ascii="Montserrat" w:hAnsi="Montserrat"/>
          <w:i/>
          <w:sz w:val="24"/>
        </w:rPr>
        <w:t>deal</w:t>
      </w:r>
      <w:r w:rsidRPr="00031083">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the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F20E2E" w:rsidRPr="00031083" w:rsidRDefault="00F20E2E">
      <w:pPr>
        <w:rPr>
          <w:rFonts w:ascii="Montserrat" w:hAnsi="Montserrat"/>
          <w:sz w:val="24"/>
        </w:rPr>
      </w:pPr>
      <w:r w:rsidRPr="00031083">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031083">
        <w:rPr>
          <w:rFonts w:ascii="Montserrat" w:hAnsi="Montserrat"/>
          <w:i/>
          <w:sz w:val="24"/>
        </w:rPr>
        <w:t xml:space="preserve">had </w:t>
      </w:r>
      <w:r w:rsidRPr="00031083">
        <w:rPr>
          <w:rFonts w:ascii="Montserrat" w:hAnsi="Montserrat"/>
          <w:sz w:val="24"/>
        </w:rPr>
        <w:t>been impossible to figure out where I left off and she began. The greatest part of my bereavement had been the amputation of this wiser part of myself that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F20E2E" w:rsidRPr="00031083" w:rsidRDefault="00F20E2E">
      <w:pPr>
        <w:rPr>
          <w:rFonts w:ascii="Montserrat" w:hAnsi="Montserrat"/>
          <w:sz w:val="24"/>
        </w:rPr>
      </w:pPr>
      <w:r w:rsidRPr="00031083">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F20E2E" w:rsidRPr="00031083" w:rsidRDefault="00F20E2E">
      <w:pPr>
        <w:rPr>
          <w:rFonts w:ascii="Montserrat" w:hAnsi="Montserrat"/>
          <w:sz w:val="24"/>
        </w:rPr>
      </w:pPr>
      <w:r w:rsidRPr="00031083">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F20E2E" w:rsidRPr="00031083" w:rsidRDefault="00F20E2E">
      <w:pPr>
        <w:rPr>
          <w:rFonts w:ascii="Montserrat" w:hAnsi="Montserrat"/>
          <w:sz w:val="24"/>
        </w:rPr>
      </w:pPr>
      <w:r w:rsidRPr="00031083">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F20E2E" w:rsidRPr="00031083" w:rsidRDefault="00F20E2E">
      <w:pPr>
        <w:rPr>
          <w:rFonts w:ascii="Montserrat" w:hAnsi="Montserrat"/>
          <w:sz w:val="24"/>
        </w:rPr>
      </w:pPr>
      <w:r w:rsidRPr="00031083">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that exclusively generates destructive interference. The project to which i'd been recalled was deeply involved in developing these toys. Which had a lot to do with </w:t>
      </w:r>
      <w:r w:rsidRPr="00031083">
        <w:rPr>
          <w:rFonts w:ascii="Montserrat" w:hAnsi="Montserrat"/>
          <w:i/>
          <w:sz w:val="24"/>
        </w:rPr>
        <w:t>why</w:t>
      </w:r>
      <w:r w:rsidRPr="00031083">
        <w:rPr>
          <w:rFonts w:ascii="Montserrat" w:hAnsi="Montserrat"/>
          <w:sz w:val="24"/>
        </w:rPr>
        <w:t xml:space="preserve"> I was actually recalled.</w:t>
      </w:r>
    </w:p>
    <w:p w:rsidR="00F20E2E" w:rsidRPr="00031083" w:rsidRDefault="00F20E2E">
      <w:pPr>
        <w:rPr>
          <w:rFonts w:ascii="Montserrat" w:hAnsi="Montserrat"/>
          <w:sz w:val="24"/>
        </w:rPr>
      </w:pPr>
      <w:r w:rsidRPr="00031083">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prophecy. They are going to create the threat they fear by trying to destroy it where it doesn't even exist."</w:t>
      </w:r>
    </w:p>
    <w:p w:rsidR="00F20E2E" w:rsidRPr="00031083" w:rsidRDefault="00F20E2E">
      <w:pPr>
        <w:rPr>
          <w:rFonts w:ascii="Montserrat" w:hAnsi="Montserrat"/>
          <w:sz w:val="24"/>
        </w:rPr>
      </w:pPr>
      <w:r w:rsidRPr="00031083">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F20E2E" w:rsidRPr="00031083" w:rsidRDefault="00F20E2E">
      <w:pPr>
        <w:rPr>
          <w:rFonts w:ascii="Montserrat" w:hAnsi="Montserrat"/>
          <w:sz w:val="24"/>
        </w:rPr>
      </w:pPr>
      <w:r w:rsidRPr="00031083">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F20E2E" w:rsidRPr="00031083" w:rsidRDefault="00F20E2E">
      <w:pPr>
        <w:rPr>
          <w:rFonts w:ascii="Montserrat" w:hAnsi="Montserrat"/>
          <w:sz w:val="24"/>
        </w:rPr>
      </w:pPr>
      <w:r w:rsidRPr="00031083">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F20E2E" w:rsidRPr="00031083" w:rsidRDefault="00F20E2E">
      <w:pPr>
        <w:rPr>
          <w:rFonts w:ascii="Montserrat" w:hAnsi="Montserrat"/>
          <w:sz w:val="24"/>
        </w:rPr>
      </w:pPr>
      <w:r w:rsidRPr="00031083">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Asset training</w:t>
      </w:r>
    </w:p>
    <w:p w:rsidR="00F20E2E" w:rsidRPr="00031083" w:rsidRDefault="00F20E2E">
      <w:pPr>
        <w:rPr>
          <w:rFonts w:ascii="Montserrat" w:hAnsi="Montserrat"/>
          <w:sz w:val="24"/>
        </w:rPr>
      </w:pPr>
      <w:r w:rsidRPr="00031083">
        <w:rPr>
          <w:rFonts w:ascii="Montserrat" w:hAnsi="Montserrat"/>
          <w:sz w:val="24"/>
        </w:rPr>
        <w:t>On the problems related to getting me united with my assigned group</w:t>
      </w:r>
    </w:p>
    <w:p w:rsidR="00F20E2E" w:rsidRPr="00031083" w:rsidRDefault="00F20E2E">
      <w:pPr>
        <w:rPr>
          <w:rFonts w:ascii="Montserrat" w:hAnsi="Montserrat"/>
          <w:sz w:val="24"/>
        </w:rPr>
      </w:pPr>
      <w:r w:rsidRPr="00031083">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F20E2E" w:rsidRPr="00031083" w:rsidRDefault="00F20E2E">
      <w:pPr>
        <w:rPr>
          <w:rFonts w:ascii="Montserrat" w:hAnsi="Montserrat"/>
          <w:sz w:val="24"/>
        </w:rPr>
      </w:pPr>
      <w:r w:rsidRPr="00031083">
        <w:rPr>
          <w:rFonts w:ascii="Montserrat" w:hAnsi="Montserrat"/>
          <w:sz w:val="24"/>
        </w:rPr>
        <w:tab/>
        <w:t>"What!?" I interrupted in disbelief.</w:t>
      </w:r>
    </w:p>
    <w:p w:rsidR="00F20E2E" w:rsidRPr="00031083" w:rsidRDefault="00F20E2E">
      <w:pPr>
        <w:rPr>
          <w:rFonts w:ascii="Montserrat" w:hAnsi="Montserrat"/>
          <w:sz w:val="24"/>
        </w:rPr>
      </w:pPr>
      <w:r w:rsidRPr="00031083">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At first I just stared at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Beauty</w:t>
      </w:r>
    </w:p>
    <w:p w:rsidR="00F20E2E" w:rsidRPr="00031083" w:rsidRDefault="00F20E2E">
      <w:pPr>
        <w:rPr>
          <w:rFonts w:ascii="Montserrat" w:hAnsi="Montserrat"/>
          <w:sz w:val="24"/>
        </w:rPr>
      </w:pPr>
      <w:r w:rsidRPr="00031083">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cannot be ignored. Beauty, however is very different.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031083">
        <w:rPr>
          <w:rFonts w:ascii="Montserrat" w:hAnsi="Montserrat"/>
          <w:i/>
          <w:sz w:val="24"/>
        </w:rPr>
        <w:t>all</w:t>
      </w:r>
      <w:r w:rsidRPr="00031083">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Telepathy</w:t>
      </w:r>
    </w:p>
    <w:p w:rsidR="00F20E2E" w:rsidRPr="00031083" w:rsidRDefault="00F20E2E">
      <w:pPr>
        <w:rPr>
          <w:rFonts w:ascii="Montserrat" w:hAnsi="Montserrat"/>
          <w:sz w:val="24"/>
        </w:rPr>
      </w:pPr>
      <w:r w:rsidRPr="00031083">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F20E2E" w:rsidRPr="00031083" w:rsidRDefault="00F20E2E">
      <w:pPr>
        <w:rPr>
          <w:rFonts w:ascii="Montserrat" w:hAnsi="Montserrat"/>
          <w:sz w:val="24"/>
        </w:rPr>
      </w:pPr>
      <w:r w:rsidRPr="00031083">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Trials</w:t>
      </w:r>
    </w:p>
    <w:p w:rsidR="00F20E2E" w:rsidRPr="00031083" w:rsidRDefault="00F20E2E">
      <w:pPr>
        <w:rPr>
          <w:rFonts w:ascii="Montserrat" w:hAnsi="Montserrat"/>
          <w:sz w:val="24"/>
        </w:rPr>
      </w:pPr>
      <w:r w:rsidRPr="00031083">
        <w:rPr>
          <w:rFonts w:ascii="Montserrat" w:hAnsi="Montserrat"/>
          <w:sz w:val="24"/>
        </w:rPr>
        <w:t>I opened my eyes. Faint light traced the narrow confines of the sleeper-cell with each rhythmic pulse of the message light. Unlike the nerve-twisting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F20E2E" w:rsidRPr="00031083" w:rsidRDefault="00F20E2E">
      <w:pPr>
        <w:rPr>
          <w:rFonts w:ascii="Montserrat" w:hAnsi="Montserrat"/>
          <w:sz w:val="24"/>
        </w:rPr>
      </w:pPr>
      <w:r w:rsidRPr="00031083">
        <w:rPr>
          <w:rFonts w:ascii="Montserrat" w:hAnsi="Montserrat"/>
          <w:sz w:val="24"/>
        </w:rPr>
        <w:tab/>
        <w:t xml:space="preserve">"did I call at a bad time?" He asked. </w:t>
      </w:r>
    </w:p>
    <w:p w:rsidR="00F20E2E" w:rsidRPr="00031083" w:rsidRDefault="00F20E2E">
      <w:pPr>
        <w:rPr>
          <w:rFonts w:ascii="Montserrat" w:hAnsi="Montserrat"/>
          <w:sz w:val="24"/>
        </w:rPr>
      </w:pPr>
      <w:r w:rsidRPr="00031083">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F20E2E" w:rsidRPr="00031083" w:rsidRDefault="00F20E2E">
      <w:pPr>
        <w:rPr>
          <w:rFonts w:ascii="Montserrat" w:hAnsi="Montserrat"/>
          <w:sz w:val="24"/>
        </w:rPr>
      </w:pPr>
      <w:r w:rsidRPr="00031083">
        <w:rPr>
          <w:rFonts w:ascii="Montserrat" w:hAnsi="Montserrat"/>
          <w:sz w:val="24"/>
        </w:rPr>
        <w:tab/>
        <w:t xml:space="preserve">he chuckled; he was no doubt familiar with the joys of having "all the comforts of home" stuffed into a measly two cubic meters. </w:t>
      </w:r>
    </w:p>
    <w:p w:rsidR="00F20E2E" w:rsidRPr="00031083" w:rsidRDefault="00F20E2E">
      <w:pPr>
        <w:rPr>
          <w:rFonts w:ascii="Montserrat" w:hAnsi="Montserrat"/>
          <w:sz w:val="24"/>
        </w:rPr>
      </w:pPr>
      <w:r w:rsidRPr="00031083">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F20E2E" w:rsidRPr="00031083" w:rsidRDefault="00F20E2E">
      <w:pPr>
        <w:rPr>
          <w:rFonts w:ascii="Montserrat" w:hAnsi="Montserrat"/>
          <w:sz w:val="24"/>
        </w:rPr>
      </w:pPr>
      <w:r w:rsidRPr="00031083">
        <w:rPr>
          <w:rFonts w:ascii="Montserrat" w:hAnsi="Montserrat"/>
          <w:sz w:val="24"/>
        </w:rPr>
        <w:tab/>
        <w:t xml:space="preserve">it had been a gamble, but it had paid off. </w:t>
      </w:r>
    </w:p>
    <w:p w:rsidR="00F20E2E" w:rsidRPr="00031083" w:rsidRDefault="00F20E2E">
      <w:pPr>
        <w:rPr>
          <w:rFonts w:ascii="Montserrat" w:hAnsi="Montserrat"/>
          <w:sz w:val="24"/>
        </w:rPr>
      </w:pPr>
      <w:r w:rsidRPr="00031083">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F20E2E" w:rsidRPr="00031083" w:rsidRDefault="00F20E2E">
      <w:pPr>
        <w:rPr>
          <w:rFonts w:ascii="Montserrat" w:hAnsi="Montserrat"/>
          <w:sz w:val="24"/>
        </w:rPr>
      </w:pPr>
      <w:r w:rsidRPr="00031083">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031083">
        <w:rPr>
          <w:rFonts w:ascii="Montserrat" w:hAnsi="Montserrat"/>
          <w:i/>
          <w:sz w:val="24"/>
        </w:rPr>
        <w:t xml:space="preserve">Just show up. It would be better arguing with them after the fact, </w:t>
      </w:r>
      <w:r w:rsidRPr="00031083">
        <w:rPr>
          <w:rFonts w:ascii="Montserrat" w:hAnsi="Montserrat"/>
          <w:sz w:val="24"/>
        </w:rPr>
        <w:t xml:space="preserve">he had said. Just show up. Break out of the reservation, book interplanetary passage to a corporate-military belt station and </w:t>
      </w:r>
      <w:r w:rsidRPr="00031083">
        <w:rPr>
          <w:rFonts w:ascii="Montserrat" w:hAnsi="Montserrat"/>
          <w:i/>
          <w:sz w:val="24"/>
        </w:rPr>
        <w:t>pray</w:t>
      </w:r>
      <w:r w:rsidRPr="00031083">
        <w:rPr>
          <w:rFonts w:ascii="Montserrat" w:hAnsi="Montserrat"/>
          <w:sz w:val="24"/>
        </w:rPr>
        <w:t xml:space="preserve"> I don't get arrested—that's what he was really saying. Still, I had made it this far. It was up to him to clean up the mess when it was over.</w:t>
      </w:r>
    </w:p>
    <w:p w:rsidR="00F20E2E" w:rsidRPr="00031083" w:rsidRDefault="00F20E2E">
      <w:pPr>
        <w:rPr>
          <w:rFonts w:ascii="Montserrat" w:hAnsi="Montserrat"/>
          <w:sz w:val="24"/>
        </w:rPr>
      </w:pPr>
      <w:r w:rsidRPr="00031083">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F20E2E" w:rsidRPr="00031083" w:rsidRDefault="00F20E2E">
      <w:pPr>
        <w:rPr>
          <w:rFonts w:ascii="Montserrat" w:hAnsi="Montserrat"/>
          <w:sz w:val="24"/>
        </w:rPr>
      </w:pPr>
      <w:r w:rsidRPr="00031083">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F20E2E" w:rsidRPr="00031083" w:rsidRDefault="00F20E2E">
      <w:pPr>
        <w:rPr>
          <w:rFonts w:ascii="Montserrat" w:hAnsi="Montserrat"/>
          <w:sz w:val="24"/>
        </w:rPr>
      </w:pPr>
      <w:r w:rsidRPr="00031083">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F20E2E" w:rsidRPr="00031083" w:rsidRDefault="00F20E2E">
      <w:pPr>
        <w:rPr>
          <w:rFonts w:ascii="Montserrat" w:hAnsi="Montserrat"/>
          <w:sz w:val="24"/>
        </w:rPr>
      </w:pPr>
      <w:r w:rsidRPr="00031083">
        <w:rPr>
          <w:rFonts w:ascii="Montserrat" w:hAnsi="Montserrat"/>
          <w:sz w:val="24"/>
        </w:rPr>
        <w:tab/>
        <w:t xml:space="preserve">I raised an eyebrow. I didn't have to read him mind to know that he was hoping for a reward for his special efforts on my behalf. But how should I read the subtext? </w:t>
      </w:r>
      <w:r w:rsidRPr="00031083">
        <w:rPr>
          <w:rFonts w:ascii="Montserrat" w:hAnsi="Montserrat"/>
          <w:i/>
          <w:sz w:val="24"/>
        </w:rPr>
        <w:t xml:space="preserve">Pay soon. I'll arrange cover for our activity. Don't put me off, or squeeze out of it, or i'll make you regret it. I promise you, that won't be fun. </w:t>
      </w:r>
      <w:r w:rsidRPr="00031083">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F20E2E" w:rsidRPr="00031083" w:rsidRDefault="00F20E2E">
      <w:pPr>
        <w:rPr>
          <w:rFonts w:ascii="Montserrat" w:hAnsi="Montserrat"/>
          <w:sz w:val="24"/>
        </w:rPr>
      </w:pPr>
      <w:r w:rsidRPr="00031083">
        <w:rPr>
          <w:rFonts w:ascii="Montserrat" w:hAnsi="Montserrat"/>
          <w:sz w:val="24"/>
        </w:rPr>
        <w:tab/>
        <w:t>subtext: don't be pushy. I'll think about it, but I want to meet you in person before I meet you anywhere in private. He nodded and smiled a half smile, "I understand. I hope to hear from you then."</w:t>
      </w:r>
    </w:p>
    <w:p w:rsidR="00F20E2E" w:rsidRPr="00031083" w:rsidRDefault="00F20E2E">
      <w:pPr>
        <w:rPr>
          <w:rFonts w:ascii="Montserrat" w:hAnsi="Montserrat"/>
          <w:sz w:val="24"/>
        </w:rPr>
      </w:pPr>
      <w:r w:rsidRPr="00031083">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F20E2E" w:rsidRPr="00031083" w:rsidRDefault="00F20E2E">
      <w:pPr>
        <w:rPr>
          <w:rFonts w:ascii="Montserrat" w:hAnsi="Montserrat"/>
          <w:sz w:val="24"/>
        </w:rPr>
      </w:pPr>
      <w:r w:rsidRPr="00031083">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F20E2E" w:rsidRPr="00031083" w:rsidRDefault="00F20E2E">
      <w:pPr>
        <w:rPr>
          <w:rFonts w:ascii="Montserrat" w:hAnsi="Montserrat"/>
          <w:sz w:val="24"/>
        </w:rPr>
      </w:pPr>
      <w:r w:rsidRPr="00031083">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F20E2E" w:rsidRPr="00031083" w:rsidRDefault="00F20E2E">
      <w:pPr>
        <w:rPr>
          <w:rFonts w:ascii="Montserrat" w:hAnsi="Montserrat"/>
          <w:sz w:val="24"/>
        </w:rPr>
      </w:pPr>
      <w:r w:rsidRPr="00031083">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F20E2E" w:rsidRPr="00031083" w:rsidRDefault="00F20E2E">
      <w:pPr>
        <w:rPr>
          <w:rFonts w:ascii="Montserrat" w:hAnsi="Montserrat"/>
          <w:sz w:val="24"/>
        </w:rPr>
      </w:pPr>
      <w:r w:rsidRPr="00031083">
        <w:rPr>
          <w:rFonts w:ascii="Montserrat" w:hAnsi="Montserrat"/>
          <w:sz w:val="24"/>
        </w:rPr>
        <w:tab/>
        <w:t>anonymity is the most valuable possession an active psi has.</w:t>
      </w:r>
    </w:p>
    <w:p w:rsidR="00F20E2E" w:rsidRPr="00031083" w:rsidRDefault="00F20E2E">
      <w:pPr>
        <w:rPr>
          <w:rFonts w:ascii="Montserrat" w:hAnsi="Montserrat"/>
          <w:sz w:val="24"/>
        </w:rPr>
      </w:pPr>
      <w:r w:rsidRPr="00031083">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F20E2E" w:rsidRPr="00031083" w:rsidRDefault="00F20E2E">
      <w:pPr>
        <w:rPr>
          <w:rFonts w:ascii="Montserrat" w:hAnsi="Montserrat"/>
          <w:sz w:val="24"/>
        </w:rPr>
      </w:pPr>
      <w:r w:rsidRPr="00031083">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F20E2E" w:rsidRPr="00031083" w:rsidRDefault="00F20E2E">
      <w:pPr>
        <w:rPr>
          <w:rFonts w:ascii="Montserrat" w:hAnsi="Montserrat"/>
          <w:sz w:val="24"/>
        </w:rPr>
      </w:pPr>
      <w:r w:rsidRPr="00031083">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F20E2E" w:rsidRPr="00031083" w:rsidRDefault="00F20E2E">
      <w:pPr>
        <w:rPr>
          <w:rFonts w:ascii="Montserrat" w:hAnsi="Montserrat"/>
          <w:sz w:val="24"/>
        </w:rPr>
      </w:pPr>
      <w:r w:rsidRPr="00031083">
        <w:rPr>
          <w:rFonts w:ascii="Montserrat" w:hAnsi="Montserrat"/>
          <w:sz w:val="24"/>
        </w:rPr>
        <w:tab/>
        <w:t xml:space="preserve">worst—or perhaps </w:t>
      </w:r>
      <w:r w:rsidRPr="00031083">
        <w:rPr>
          <w:rFonts w:ascii="Montserrat" w:hAnsi="Montserrat"/>
          <w:i/>
          <w:sz w:val="24"/>
        </w:rPr>
        <w:t>best</w:t>
      </w:r>
      <w:r w:rsidRPr="00031083">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F20E2E" w:rsidRPr="00031083" w:rsidRDefault="00F20E2E">
      <w:pPr>
        <w:rPr>
          <w:rFonts w:ascii="Montserrat" w:hAnsi="Montserrat"/>
          <w:sz w:val="24"/>
        </w:rPr>
      </w:pPr>
      <w:r w:rsidRPr="00031083">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F20E2E" w:rsidRPr="00031083" w:rsidRDefault="00F20E2E">
      <w:pPr>
        <w:rPr>
          <w:rFonts w:ascii="Montserrat" w:hAnsi="Montserrat"/>
          <w:sz w:val="24"/>
        </w:rPr>
      </w:pPr>
      <w:r w:rsidRPr="00031083">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F20E2E" w:rsidRPr="00031083" w:rsidRDefault="00F20E2E">
      <w:pPr>
        <w:rPr>
          <w:rFonts w:ascii="Montserrat" w:hAnsi="Montserrat"/>
          <w:sz w:val="24"/>
        </w:rPr>
      </w:pPr>
      <w:r w:rsidRPr="00031083">
        <w:rPr>
          <w:rFonts w:ascii="Montserrat" w:hAnsi="Montserrat"/>
          <w:sz w:val="24"/>
        </w:rPr>
        <w:tab/>
        <w:t xml:space="preserve">of course while covering everything but the face—from the tips of my fingers and toes, to the top of my throat—when molded to a body's contour it </w:t>
      </w:r>
      <w:r w:rsidRPr="00031083">
        <w:rPr>
          <w:rFonts w:ascii="Montserrat" w:hAnsi="Montserrat"/>
          <w:i/>
          <w:sz w:val="24"/>
        </w:rPr>
        <w:t>hides</w:t>
      </w:r>
      <w:r w:rsidRPr="00031083">
        <w:rPr>
          <w:rFonts w:ascii="Montserrat" w:hAnsi="Montserrat"/>
          <w:sz w:val="24"/>
        </w:rPr>
        <w:t xml:space="preserve"> nothing what-so-ever. A fact not designed to comfort self-conscious males </w:t>
      </w:r>
      <w:r w:rsidRPr="00031083">
        <w:rPr>
          <w:rFonts w:ascii="Montserrat" w:hAnsi="Montserrat"/>
          <w:i/>
          <w:sz w:val="24"/>
        </w:rPr>
        <w:t xml:space="preserve">or </w:t>
      </w:r>
      <w:r w:rsidRPr="00031083">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F20E2E" w:rsidRPr="00031083" w:rsidRDefault="00F20E2E">
      <w:pPr>
        <w:rPr>
          <w:rFonts w:ascii="Montserrat" w:hAnsi="Montserrat"/>
          <w:sz w:val="24"/>
        </w:rPr>
      </w:pPr>
      <w:r w:rsidRPr="00031083">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F20E2E" w:rsidRPr="00031083" w:rsidRDefault="00F20E2E">
      <w:pPr>
        <w:rPr>
          <w:rFonts w:ascii="Montserrat" w:hAnsi="Montserrat"/>
          <w:sz w:val="24"/>
        </w:rPr>
      </w:pPr>
      <w:r w:rsidRPr="00031083">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F20E2E" w:rsidRPr="00031083" w:rsidRDefault="00F20E2E">
      <w:pPr>
        <w:rPr>
          <w:rFonts w:ascii="Montserrat" w:hAnsi="Montserrat"/>
          <w:sz w:val="24"/>
        </w:rPr>
      </w:pPr>
      <w:r w:rsidRPr="00031083">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F20E2E" w:rsidRPr="00031083" w:rsidRDefault="00F20E2E">
      <w:pPr>
        <w:rPr>
          <w:rFonts w:ascii="Montserrat" w:hAnsi="Montserrat"/>
          <w:sz w:val="24"/>
        </w:rPr>
      </w:pPr>
      <w:r w:rsidRPr="00031083">
        <w:rPr>
          <w:rFonts w:ascii="Montserrat" w:hAnsi="Montserrat"/>
          <w:sz w:val="24"/>
        </w:rPr>
        <w:tab/>
        <w:t>in spite of the urge to burn the papers, I tucked my orders into my pocket.</w:t>
      </w:r>
    </w:p>
    <w:p w:rsidR="00F20E2E" w:rsidRPr="00031083" w:rsidRDefault="00F20E2E">
      <w:pPr>
        <w:rPr>
          <w:rFonts w:ascii="Montserrat" w:hAnsi="Montserrat"/>
          <w:sz w:val="24"/>
        </w:rPr>
      </w:pPr>
      <w:r w:rsidRPr="00031083">
        <w:rPr>
          <w:rFonts w:ascii="Montserrat" w:hAnsi="Montserrat"/>
          <w:sz w:val="24"/>
        </w:rPr>
        <w:tab/>
        <w:t xml:space="preserve">seeing the time I had to wait, I made my way up to the observation deck and watched for the arrival of the seed ship prototype, </w:t>
      </w:r>
      <w:r w:rsidRPr="00031083">
        <w:rPr>
          <w:rFonts w:ascii="Montserrat" w:hAnsi="Montserrat"/>
          <w:i/>
          <w:sz w:val="24"/>
        </w:rPr>
        <w:t>gabriel.</w:t>
      </w:r>
      <w:r w:rsidRPr="00031083">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F20E2E" w:rsidRPr="00031083" w:rsidRDefault="00F20E2E">
      <w:pPr>
        <w:rPr>
          <w:rFonts w:ascii="Montserrat" w:hAnsi="Montserrat"/>
          <w:sz w:val="24"/>
        </w:rPr>
      </w:pPr>
      <w:r w:rsidRPr="00031083">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 he greeted me with a nod, "nice of you to join us." Between us, it was a slap. I turned and stared at him incredulously for a moment before shaking my head and walking away.</w:t>
      </w:r>
    </w:p>
    <w:p w:rsidR="00F20E2E" w:rsidRPr="00031083" w:rsidRDefault="00F20E2E">
      <w:pPr>
        <w:rPr>
          <w:rFonts w:ascii="Montserrat" w:hAnsi="Montserrat"/>
          <w:sz w:val="24"/>
        </w:rPr>
      </w:pPr>
      <w:r w:rsidRPr="00031083">
        <w:rPr>
          <w:rFonts w:ascii="Montserrat" w:hAnsi="Montserrat"/>
          <w:sz w:val="24"/>
        </w:rPr>
        <w:tab/>
        <w:t>"what?" He called after me.</w:t>
      </w:r>
    </w:p>
    <w:p w:rsidR="00F20E2E" w:rsidRPr="00031083" w:rsidRDefault="00F20E2E">
      <w:pPr>
        <w:rPr>
          <w:rFonts w:ascii="Montserrat" w:hAnsi="Montserrat"/>
          <w:sz w:val="24"/>
        </w:rPr>
      </w:pPr>
      <w:r w:rsidRPr="00031083">
        <w:rPr>
          <w:rFonts w:ascii="Montserrat" w:hAnsi="Montserrat"/>
          <w:sz w:val="24"/>
        </w:rPr>
        <w:tab/>
        <w:t xml:space="preserve">I almost turned back to explain, when my stomach decided to remind me of its existence. </w:t>
      </w:r>
      <w:r w:rsidRPr="00031083">
        <w:rPr>
          <w:rFonts w:ascii="Montserrat" w:hAnsi="Montserrat"/>
          <w:i/>
          <w:sz w:val="24"/>
        </w:rPr>
        <w:t>Should've taken care of that,</w:t>
      </w:r>
      <w:r w:rsidRPr="00031083">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F20E2E" w:rsidRPr="00031083" w:rsidRDefault="00F20E2E">
      <w:pPr>
        <w:rPr>
          <w:rFonts w:ascii="Montserrat" w:hAnsi="Montserrat"/>
          <w:sz w:val="24"/>
        </w:rPr>
      </w:pPr>
      <w:r w:rsidRPr="00031083">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F20E2E" w:rsidRPr="00031083" w:rsidRDefault="00F20E2E">
      <w:pPr>
        <w:rPr>
          <w:rFonts w:ascii="Montserrat" w:hAnsi="Montserrat"/>
          <w:sz w:val="24"/>
        </w:rPr>
      </w:pPr>
      <w:r w:rsidRPr="00031083">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F20E2E" w:rsidRPr="00031083" w:rsidRDefault="00F20E2E">
      <w:pPr>
        <w:rPr>
          <w:rFonts w:ascii="Montserrat" w:hAnsi="Montserrat"/>
          <w:sz w:val="24"/>
        </w:rPr>
      </w:pPr>
      <w:r w:rsidRPr="00031083">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F20E2E" w:rsidRPr="00031083" w:rsidRDefault="00F20E2E">
      <w:pPr>
        <w:rPr>
          <w:rFonts w:ascii="Montserrat" w:hAnsi="Montserrat"/>
          <w:sz w:val="24"/>
        </w:rPr>
      </w:pPr>
      <w:r w:rsidRPr="00031083">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F20E2E" w:rsidRPr="00031083" w:rsidRDefault="00F20E2E">
      <w:pPr>
        <w:rPr>
          <w:rFonts w:ascii="Montserrat" w:hAnsi="Montserrat"/>
          <w:sz w:val="24"/>
        </w:rPr>
      </w:pPr>
      <w:r w:rsidRPr="00031083">
        <w:rPr>
          <w:rFonts w:ascii="Montserrat" w:hAnsi="Montserrat"/>
          <w:sz w:val="24"/>
        </w:rPr>
        <w:tab/>
        <w:t xml:space="preserve">"ember,"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F20E2E" w:rsidRPr="00031083" w:rsidRDefault="00F20E2E">
      <w:pPr>
        <w:rPr>
          <w:rFonts w:ascii="Montserrat" w:hAnsi="Montserrat"/>
          <w:sz w:val="24"/>
        </w:rPr>
      </w:pPr>
      <w:r w:rsidRPr="00031083">
        <w:rPr>
          <w:rFonts w:ascii="Montserrat" w:hAnsi="Montserrat"/>
          <w:sz w:val="24"/>
        </w:rPr>
        <w:tab/>
        <w:t xml:space="preserve">I was starting to feel like a bone with two dogs. </w:t>
      </w:r>
    </w:p>
    <w:p w:rsidR="00F20E2E" w:rsidRPr="00031083" w:rsidRDefault="00F20E2E">
      <w:pPr>
        <w:rPr>
          <w:rFonts w:ascii="Montserrat" w:hAnsi="Montserrat"/>
          <w:sz w:val="24"/>
        </w:rPr>
      </w:pPr>
      <w:r w:rsidRPr="00031083">
        <w:rPr>
          <w:rFonts w:ascii="Montserrat" w:hAnsi="Montserrat"/>
          <w:sz w:val="24"/>
        </w:rPr>
        <w:tab/>
        <w:t>"thanks," I said wryly, following her up through the ship's access. At the top of the gangway, I turned to the chief petty officer, "active ember, Phoenix eve, reporting. Permission to come aboard?"</w:t>
      </w:r>
    </w:p>
    <w:p w:rsidR="00F20E2E" w:rsidRPr="00031083" w:rsidRDefault="00F20E2E">
      <w:pPr>
        <w:rPr>
          <w:rFonts w:ascii="Montserrat" w:hAnsi="Montserrat"/>
          <w:sz w:val="24"/>
        </w:rPr>
      </w:pPr>
      <w:r w:rsidRPr="00031083">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F20E2E" w:rsidRPr="00031083" w:rsidRDefault="00F20E2E">
      <w:pPr>
        <w:rPr>
          <w:rFonts w:ascii="Montserrat" w:hAnsi="Montserrat"/>
          <w:sz w:val="24"/>
        </w:rPr>
      </w:pPr>
      <w:r w:rsidRPr="00031083">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F20E2E" w:rsidRPr="00031083" w:rsidRDefault="00F20E2E">
      <w:pPr>
        <w:rPr>
          <w:rFonts w:ascii="Montserrat" w:hAnsi="Montserrat"/>
          <w:sz w:val="24"/>
        </w:rPr>
      </w:pPr>
      <w:r w:rsidRPr="00031083">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r>
      <w:r w:rsidRPr="00031083">
        <w:rPr>
          <w:rFonts w:ascii="Montserrat" w:hAnsi="Montserrat"/>
          <w:sz w:val="24"/>
        </w:rPr>
        <w:br w:type="page"/>
        <w:t>Chapter three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Exodus</w:t>
      </w:r>
      <w:r w:rsidRPr="00031083">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F20E2E" w:rsidRPr="00031083" w:rsidRDefault="00F20E2E">
      <w:pPr>
        <w:rPr>
          <w:rFonts w:ascii="Montserrat" w:hAnsi="Montserrat"/>
          <w:sz w:val="24"/>
        </w:rPr>
      </w:pPr>
      <w:r w:rsidRPr="00031083">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F20E2E" w:rsidRPr="00031083" w:rsidRDefault="00F20E2E">
      <w:pPr>
        <w:rPr>
          <w:rFonts w:ascii="Montserrat" w:hAnsi="Montserrat"/>
          <w:sz w:val="24"/>
        </w:rPr>
      </w:pPr>
      <w:r w:rsidRPr="00031083">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031083">
        <w:rPr>
          <w:rFonts w:ascii="Montserrat" w:hAnsi="Montserrat"/>
          <w:i/>
          <w:sz w:val="24"/>
        </w:rPr>
        <w:t>gabriel,</w:t>
      </w:r>
      <w:r w:rsidRPr="00031083">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F20E2E" w:rsidRPr="00031083" w:rsidRDefault="00F20E2E">
      <w:pPr>
        <w:rPr>
          <w:rFonts w:ascii="Montserrat" w:hAnsi="Montserrat"/>
          <w:sz w:val="24"/>
        </w:rPr>
      </w:pPr>
      <w:r w:rsidRPr="00031083">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Departure</w:t>
      </w:r>
      <w:r w:rsidRPr="00031083">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031083">
        <w:rPr>
          <w:rFonts w:ascii="Montserrat" w:hAnsi="Montserrat"/>
          <w:i/>
          <w:sz w:val="24"/>
        </w:rPr>
        <w:t>gabriel,</w:t>
      </w:r>
      <w:r w:rsidRPr="00031083">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F20E2E" w:rsidRPr="00031083" w:rsidRDefault="00F20E2E">
      <w:pPr>
        <w:rPr>
          <w:rFonts w:ascii="Montserrat" w:hAnsi="Montserrat"/>
          <w:sz w:val="24"/>
        </w:rPr>
      </w:pPr>
      <w:r w:rsidRPr="00031083">
        <w:rPr>
          <w:rFonts w:ascii="Montserrat" w:hAnsi="Montserrat"/>
          <w:sz w:val="24"/>
        </w:rPr>
        <w:tab/>
        <w:t xml:space="preserve">call it animism if you will, but anything with as much processing capability as </w:t>
      </w:r>
      <w:r w:rsidRPr="00031083">
        <w:rPr>
          <w:rFonts w:ascii="Montserrat" w:hAnsi="Montserrat"/>
          <w:i/>
          <w:sz w:val="24"/>
        </w:rPr>
        <w:t>gabriel</w:t>
      </w:r>
      <w:r w:rsidRPr="00031083">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F20E2E" w:rsidRPr="00031083" w:rsidRDefault="00F20E2E">
      <w:pPr>
        <w:rPr>
          <w:rFonts w:ascii="Montserrat" w:hAnsi="Montserrat"/>
          <w:sz w:val="24"/>
        </w:rPr>
      </w:pPr>
      <w:r w:rsidRPr="00031083">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F20E2E" w:rsidRPr="00031083" w:rsidRDefault="00F20E2E">
      <w:pPr>
        <w:rPr>
          <w:rFonts w:ascii="Montserrat" w:hAnsi="Montserrat"/>
          <w:sz w:val="24"/>
        </w:rPr>
      </w:pPr>
      <w:r w:rsidRPr="00031083">
        <w:rPr>
          <w:rFonts w:ascii="Montserrat" w:hAnsi="Montserrat"/>
          <w:sz w:val="24"/>
        </w:rPr>
        <w:tab/>
        <w:t xml:space="preserve">in the course of mission prep and pre-launch countdown, I engaged my mind at a second magnitude, or class two threshold, allowing me a sharper grasp of the texture of </w:t>
      </w:r>
      <w:r w:rsidRPr="00031083">
        <w:rPr>
          <w:rFonts w:ascii="Montserrat" w:hAnsi="Montserrat"/>
          <w:i/>
          <w:sz w:val="24"/>
        </w:rPr>
        <w:t>gabriel's</w:t>
      </w:r>
      <w:r w:rsidRPr="00031083">
        <w:rPr>
          <w:rFonts w:ascii="Montserrat" w:hAnsi="Montserrat"/>
          <w:sz w:val="24"/>
        </w:rPr>
        <w:t xml:space="preserve"> field architecture. Unlike the majority of the crew—for whom </w:t>
      </w:r>
      <w:r w:rsidRPr="00031083">
        <w:rPr>
          <w:rFonts w:ascii="Montserrat" w:hAnsi="Montserrat"/>
          <w:i/>
          <w:sz w:val="24"/>
        </w:rPr>
        <w:t>gabriel's</w:t>
      </w:r>
      <w:r w:rsidRPr="00031083">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F20E2E" w:rsidRPr="00031083" w:rsidRDefault="00F20E2E">
      <w:pPr>
        <w:rPr>
          <w:rFonts w:ascii="Montserrat" w:hAnsi="Montserrat"/>
          <w:sz w:val="24"/>
        </w:rPr>
      </w:pPr>
      <w:r w:rsidRPr="00031083">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david aes · sports and culls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F20E2E" w:rsidRPr="00031083" w:rsidRDefault="00F20E2E">
      <w:pPr>
        <w:rPr>
          <w:rFonts w:ascii="Montserrat" w:hAnsi="Montserrat"/>
          <w:sz w:val="24"/>
        </w:rPr>
      </w:pPr>
      <w:r w:rsidRPr="00031083">
        <w:rPr>
          <w:rFonts w:ascii="Montserrat" w:hAnsi="Montserrat"/>
          <w:sz w:val="24"/>
        </w:rPr>
        <w:tab/>
        <w:t>whereas an artist benefits from faith in herself—eternally struggling to justify that faith.</w:t>
      </w:r>
    </w:p>
    <w:p w:rsidR="00F20E2E" w:rsidRPr="00031083" w:rsidRDefault="00F20E2E">
      <w:pPr>
        <w:rPr>
          <w:rFonts w:ascii="Montserrat" w:hAnsi="Montserrat"/>
          <w:sz w:val="24"/>
        </w:rPr>
      </w:pPr>
      <w:r w:rsidRPr="00031083">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I realized all of this slowly over the years.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Reservations and projects</w:t>
      </w:r>
    </w:p>
    <w:p w:rsidR="00F20E2E" w:rsidRPr="00031083" w:rsidRDefault="00F20E2E">
      <w:pPr>
        <w:rPr>
          <w:rFonts w:ascii="Montserrat" w:hAnsi="Montserrat"/>
          <w:sz w:val="24"/>
        </w:rPr>
      </w:pPr>
      <w:r w:rsidRPr="00031083">
        <w:rPr>
          <w:rFonts w:ascii="Montserrat" w:hAnsi="Montserrat"/>
          <w:sz w:val="24"/>
        </w:rPr>
        <w:tab/>
        <w:t>sleepers, dampers, neural locks and leashes</w:t>
      </w:r>
    </w:p>
    <w:p w:rsidR="00F20E2E" w:rsidRPr="00031083" w:rsidRDefault="00F20E2E">
      <w:pPr>
        <w:rPr>
          <w:rFonts w:ascii="Montserrat" w:hAnsi="Montserrat"/>
          <w:sz w:val="24"/>
        </w:rPr>
      </w:pPr>
      <w:r w:rsidRPr="00031083">
        <w:rPr>
          <w:rFonts w:ascii="Montserrat" w:hAnsi="Montserrat"/>
          <w:sz w:val="24"/>
        </w:rPr>
        <w:tab/>
        <w:t>psionic ratings; active, latent, geometric scale, access scale, class—order of magnitude scale</w:t>
      </w:r>
    </w:p>
    <w:p w:rsidR="00F20E2E" w:rsidRPr="00031083" w:rsidRDefault="00F20E2E">
      <w:pPr>
        <w:rPr>
          <w:rFonts w:ascii="Montserrat" w:hAnsi="Montserrat"/>
          <w:sz w:val="24"/>
        </w:rPr>
      </w:pPr>
      <w:r w:rsidRPr="00031083">
        <w:rPr>
          <w:rFonts w:ascii="Montserrat" w:hAnsi="Montserrat"/>
          <w:sz w:val="24"/>
        </w:rPr>
        <w:tab/>
        <w:t>field tech; interface drive—drive core and field array, field architecture, field sail</w:t>
      </w:r>
    </w:p>
    <w:p w:rsidR="00F20E2E" w:rsidRPr="00031083" w:rsidRDefault="00F20E2E">
      <w:pPr>
        <w:rPr>
          <w:rFonts w:ascii="Montserrat" w:hAnsi="Montserrat"/>
          <w:sz w:val="24"/>
        </w:rPr>
      </w:pPr>
      <w:r w:rsidRPr="00031083">
        <w:rPr>
          <w:rFonts w:ascii="Montserrat" w:hAnsi="Montserrat"/>
          <w:sz w:val="24"/>
        </w:rPr>
        <w:tab/>
        <w:t>interface navigation:</w:t>
      </w:r>
    </w:p>
    <w:p w:rsidR="00F20E2E" w:rsidRPr="00031083" w:rsidRDefault="00F20E2E">
      <w:pPr>
        <w:rPr>
          <w:rFonts w:ascii="Montserrat" w:hAnsi="Montserrat"/>
          <w:sz w:val="24"/>
        </w:rPr>
      </w:pPr>
      <w:r w:rsidRPr="00031083">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F20E2E" w:rsidRPr="00031083" w:rsidRDefault="00F20E2E">
      <w:pPr>
        <w:rPr>
          <w:rFonts w:ascii="Montserrat" w:hAnsi="Montserrat"/>
          <w:sz w:val="24"/>
        </w:rPr>
      </w:pPr>
      <w:r w:rsidRPr="00031083">
        <w:rPr>
          <w:rFonts w:ascii="Montserrat" w:hAnsi="Montserrat"/>
          <w:sz w:val="24"/>
        </w:rPr>
        <w:tab/>
        <w:t>angle of interface—controls point to point reference in a four-dimensional field matrix</w:t>
      </w:r>
    </w:p>
    <w:p w:rsidR="00F20E2E" w:rsidRPr="00031083" w:rsidRDefault="00F20E2E">
      <w:pPr>
        <w:rPr>
          <w:rFonts w:ascii="Montserrat" w:hAnsi="Montserrat"/>
          <w:sz w:val="24"/>
        </w:rPr>
      </w:pPr>
      <w:r w:rsidRPr="00031083">
        <w:rPr>
          <w:rFonts w:ascii="Montserrat" w:hAnsi="Montserrat"/>
          <w:sz w:val="24"/>
        </w:rPr>
        <w:tab/>
        <w:t xml:space="preserve">there is nothing as dangerous as the interface between the physical and the athenal. </w:t>
      </w:r>
    </w:p>
    <w:p w:rsidR="00F20E2E" w:rsidRPr="00031083" w:rsidRDefault="00F20E2E">
      <w:pPr>
        <w:rPr>
          <w:rFonts w:ascii="Montserrat" w:hAnsi="Montserrat"/>
          <w:sz w:val="24"/>
        </w:rPr>
      </w:pPr>
      <w:r w:rsidRPr="00031083">
        <w:rPr>
          <w:rFonts w:ascii="Montserrat" w:hAnsi="Montserrat"/>
          <w:sz w:val="24"/>
        </w:rPr>
        <w:tab/>
        <w:t>surface navigation:</w:t>
      </w:r>
    </w:p>
    <w:p w:rsidR="00F20E2E" w:rsidRPr="00031083" w:rsidRDefault="00F20E2E">
      <w:pPr>
        <w:rPr>
          <w:rFonts w:ascii="Montserrat" w:hAnsi="Montserrat"/>
          <w:sz w:val="24"/>
        </w:rPr>
      </w:pPr>
      <w:r w:rsidRPr="00031083">
        <w:rPr>
          <w:rFonts w:ascii="Montserrat" w:hAnsi="Montserrat"/>
          <w:sz w:val="24"/>
        </w:rPr>
        <w:tab/>
        <w:t>sector quadrants—1° x 1° garc · 360° x 360° radial grid in concentric shells 1,000 light-years deep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F20E2E" w:rsidRPr="00031083" w:rsidRDefault="00F20E2E">
      <w:pPr>
        <w:rPr>
          <w:rFonts w:ascii="Montserrat" w:hAnsi="Montserrat"/>
          <w:sz w:val="24"/>
        </w:rPr>
      </w:pPr>
      <w:r w:rsidRPr="00031083">
        <w:rPr>
          <w:rFonts w:ascii="Montserrat" w:hAnsi="Montserrat"/>
          <w:sz w:val="24"/>
        </w:rPr>
        <w:tab/>
        <w:t xml:space="preserve"> scan the compressed field to confirm continuity, when you catch up with yourself imprint at the surface and wait for the displacement to collapse</w:t>
      </w:r>
    </w:p>
    <w:p w:rsidR="00F20E2E" w:rsidRPr="00031083" w:rsidRDefault="00F20E2E">
      <w:pPr>
        <w:rPr>
          <w:rFonts w:ascii="Montserrat" w:hAnsi="Montserrat"/>
          <w:i/>
          <w:sz w:val="24"/>
        </w:rPr>
      </w:pPr>
      <w:r w:rsidRPr="00031083">
        <w:rPr>
          <w:rFonts w:ascii="Montserrat" w:hAnsi="Montserrat"/>
          <w:sz w:val="24"/>
        </w:rPr>
        <w:tab/>
        <w:t>we are already at two-hundred degrees of chord. That puts us outside of the sphere of our universe! You know the theory! The closest relative points are not on the same world-sheet we left</w:t>
      </w:r>
    </w:p>
    <w:p w:rsidR="00F20E2E" w:rsidRPr="00031083" w:rsidRDefault="00F20E2E">
      <w:pPr>
        <w:rPr>
          <w:rFonts w:ascii="Montserrat" w:hAnsi="Montserrat"/>
          <w:sz w:val="24"/>
        </w:rPr>
      </w:pPr>
      <w:r w:rsidRPr="00031083">
        <w:rPr>
          <w:rFonts w:ascii="Montserrat" w:hAnsi="Montserrat"/>
          <w:i/>
          <w:sz w:val="24"/>
        </w:rPr>
        <w:tab/>
      </w:r>
      <w:r w:rsidRPr="00031083">
        <w:rPr>
          <w:rFonts w:ascii="Montserrat" w:hAnsi="Montserrat"/>
          <w:sz w:val="24"/>
        </w:rPr>
        <w:t>ch 7</w:t>
      </w:r>
      <w:r w:rsidRPr="00031083">
        <w:rPr>
          <w:rFonts w:ascii="Montserrat" w:hAnsi="Montserrat"/>
          <w:sz w:val="24"/>
        </w:rPr>
        <w:tab/>
        <w:t>approach at ao</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ch 6</w:t>
      </w:r>
      <w:r w:rsidRPr="00031083">
        <w:rPr>
          <w:rFonts w:ascii="Montserrat" w:hAnsi="Montserrat"/>
          <w:sz w:val="24"/>
        </w:rPr>
        <w:tab/>
        <w:t>boundaries · love and hate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albedo, mantle, umbra, aura, corona</w:t>
      </w:r>
    </w:p>
    <w:p w:rsidR="00F20E2E" w:rsidRPr="00031083" w:rsidRDefault="00F20E2E">
      <w:pPr>
        <w:rPr>
          <w:rFonts w:ascii="Montserrat" w:hAnsi="Montserrat"/>
          <w:sz w:val="24"/>
        </w:rPr>
      </w:pPr>
      <w:r w:rsidRPr="00031083">
        <w:rPr>
          <w:rFonts w:ascii="Montserrat" w:hAnsi="Montserrat"/>
          <w:sz w:val="24"/>
        </w:rPr>
        <w:tab/>
        <w:t xml:space="preserve">the truth is always a searing and blinding light. It is easier to look at it through reflection on its different and constituent parts. </w:t>
      </w:r>
    </w:p>
    <w:p w:rsidR="00F20E2E" w:rsidRPr="00031083" w:rsidRDefault="00F20E2E">
      <w:pPr>
        <w:rPr>
          <w:rFonts w:ascii="Montserrat" w:hAnsi="Montserrat"/>
          <w:sz w:val="24"/>
        </w:rPr>
      </w:pPr>
      <w:r w:rsidRPr="00031083">
        <w:rPr>
          <w:rFonts w:ascii="Montserrat" w:hAnsi="Montserrat"/>
          <w:sz w:val="24"/>
        </w:rPr>
        <w:tab/>
        <w:t>odd bits of reflection</w:t>
      </w:r>
    </w:p>
    <w:p w:rsidR="00F20E2E" w:rsidRPr="00031083" w:rsidRDefault="00F20E2E">
      <w:pPr>
        <w:rPr>
          <w:rFonts w:ascii="Montserrat" w:hAnsi="Montserrat"/>
          <w:sz w:val="24"/>
        </w:rPr>
      </w:pPr>
      <w:r w:rsidRPr="00031083">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F20E2E" w:rsidRPr="00031083" w:rsidRDefault="00F20E2E">
      <w:pPr>
        <w:rPr>
          <w:rFonts w:ascii="Montserrat" w:hAnsi="Montserrat"/>
          <w:sz w:val="24"/>
        </w:rPr>
      </w:pPr>
      <w:r w:rsidRPr="00031083">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F20E2E" w:rsidRPr="00031083" w:rsidRDefault="00F20E2E">
      <w:pPr>
        <w:rPr>
          <w:rFonts w:ascii="Montserrat" w:hAnsi="Montserrat"/>
          <w:sz w:val="24"/>
        </w:rPr>
      </w:pPr>
      <w:r w:rsidRPr="00031083">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F20E2E" w:rsidRPr="00031083" w:rsidRDefault="00F20E2E">
      <w:pPr>
        <w:rPr>
          <w:rFonts w:ascii="Montserrat" w:hAnsi="Montserrat"/>
          <w:sz w:val="24"/>
        </w:rPr>
      </w:pPr>
      <w:r w:rsidRPr="00031083">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F20E2E" w:rsidRPr="00031083" w:rsidRDefault="00F20E2E">
      <w:pPr>
        <w:rPr>
          <w:rFonts w:ascii="Montserrat" w:hAnsi="Montserrat"/>
          <w:sz w:val="24"/>
        </w:rPr>
      </w:pPr>
      <w:r w:rsidRPr="00031083">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F20E2E" w:rsidRPr="00031083" w:rsidRDefault="00F20E2E">
      <w:pPr>
        <w:rPr>
          <w:rFonts w:ascii="Montserrat" w:hAnsi="Montserrat"/>
          <w:sz w:val="24"/>
        </w:rPr>
      </w:pPr>
      <w:r w:rsidRPr="00031083">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F20E2E" w:rsidRPr="00031083" w:rsidRDefault="00F20E2E">
      <w:pPr>
        <w:rPr>
          <w:rFonts w:ascii="Montserrat" w:hAnsi="Montserrat"/>
          <w:sz w:val="24"/>
        </w:rPr>
      </w:pPr>
      <w:r w:rsidRPr="00031083">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F20E2E" w:rsidRPr="00031083" w:rsidRDefault="00F20E2E">
      <w:pPr>
        <w:rPr>
          <w:rFonts w:ascii="Montserrat" w:hAnsi="Montserrat"/>
          <w:sz w:val="24"/>
        </w:rPr>
      </w:pPr>
      <w:r w:rsidRPr="00031083">
        <w:rPr>
          <w:rFonts w:ascii="Montserrat" w:hAnsi="Montserrat"/>
          <w:sz w:val="24"/>
        </w:rP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sidRPr="00031083">
        <w:rPr>
          <w:rFonts w:ascii="Montserrat" w:hAnsi="Montserrat"/>
          <w:i/>
          <w:sz w:val="24"/>
        </w:rPr>
        <w:t>her</w:t>
      </w:r>
      <w:r w:rsidRPr="00031083">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rsidR="00F20E2E" w:rsidRPr="00031083" w:rsidRDefault="00F20E2E">
      <w:pPr>
        <w:rPr>
          <w:rFonts w:ascii="Montserrat" w:hAnsi="Montserrat"/>
          <w:sz w:val="24"/>
        </w:rPr>
      </w:pPr>
      <w:r w:rsidRPr="00031083">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F20E2E" w:rsidRPr="00031083" w:rsidRDefault="00F20E2E">
      <w:pPr>
        <w:rPr>
          <w:rFonts w:ascii="Montserrat" w:hAnsi="Montserrat"/>
          <w:spacing w:val="-1"/>
          <w:sz w:val="24"/>
        </w:rPr>
      </w:pPr>
      <w:r w:rsidRPr="00031083">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031083">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F20E2E" w:rsidRPr="00031083" w:rsidRDefault="00F20E2E">
      <w:pPr>
        <w:rPr>
          <w:rFonts w:ascii="Montserrat" w:hAnsi="Montserrat"/>
          <w:sz w:val="24"/>
        </w:rPr>
      </w:pPr>
      <w:r w:rsidRPr="00031083">
        <w:rPr>
          <w:rFonts w:ascii="Montserrat" w:hAnsi="Montserrat"/>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031083">
        <w:rPr>
          <w:rFonts w:ascii="Montserrat" w:hAnsi="Montserrat"/>
          <w:i/>
          <w:sz w:val="24"/>
        </w:rPr>
        <w:t>. I know this and I know I can't escape this.</w:t>
      </w:r>
      <w:r w:rsidRPr="00031083">
        <w:rPr>
          <w:rFonts w:ascii="Montserrat" w:hAnsi="Montserrat"/>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031083">
        <w:rPr>
          <w:rFonts w:ascii="Montserrat" w:hAnsi="Montserrat"/>
          <w:i/>
          <w:sz w:val="24"/>
        </w:rPr>
        <w:t>av</w:t>
      </w:r>
      <w:r w:rsidRPr="00031083">
        <w:rPr>
          <w:rFonts w:ascii="Montserrat" w:hAnsi="Montserrat"/>
          <w:sz w:val="24"/>
        </w:rPr>
        <w:t xml:space="preserve">—a word, a concept of beginning and ending and change, but the thought seemed inexpressible. Unbearable. She coiled around another scream but the echoes reached her before she could start. The echoes swallowed her. The shadows twisted and 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F20E2E" w:rsidRPr="00031083" w:rsidRDefault="00F20E2E">
      <w:pPr>
        <w:rPr>
          <w:rFonts w:ascii="Montserrat" w:hAnsi="Montserrat"/>
          <w:sz w:val="24"/>
        </w:rPr>
      </w:pPr>
      <w:r w:rsidRPr="00031083">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F20E2E" w:rsidRPr="00031083" w:rsidRDefault="00F20E2E">
      <w:pPr>
        <w:rPr>
          <w:rFonts w:ascii="Montserrat" w:hAnsi="Montserrat"/>
          <w:sz w:val="24"/>
        </w:rPr>
      </w:pPr>
      <w:r w:rsidRPr="00031083">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F20E2E" w:rsidRPr="00031083" w:rsidRDefault="00F20E2E">
      <w:pPr>
        <w:rPr>
          <w:rFonts w:ascii="Montserrat" w:hAnsi="Montserrat"/>
          <w:sz w:val="24"/>
        </w:rPr>
      </w:pPr>
      <w:r w:rsidRPr="00031083">
        <w:rPr>
          <w:rFonts w:ascii="Montserrat" w:hAnsi="Montserrat"/>
          <w:sz w:val="24"/>
        </w:rPr>
        <w:tab/>
      </w:r>
      <w:r w:rsidRPr="00031083">
        <w:rPr>
          <w:rFonts w:ascii="Montserrat" w:hAnsi="Montserrat"/>
          <w:sz w:val="24"/>
        </w:rPr>
        <w:br w:type="page"/>
      </w:r>
    </w:p>
    <w:p w:rsidR="00F20E2E" w:rsidRPr="00031083" w:rsidRDefault="00F20E2E">
      <w:pPr>
        <w:rPr>
          <w:rFonts w:ascii="Montserrat" w:hAnsi="Montserrat"/>
          <w:sz w:val="24"/>
        </w:rPr>
      </w:pPr>
      <w:r w:rsidRPr="00031083">
        <w:rPr>
          <w:rFonts w:ascii="Montserrat" w:hAnsi="Montserrat"/>
          <w:sz w:val="24"/>
        </w:rPr>
        <w:tab/>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mass of earth: 5.974 x 1024 kg · 5,974,000,000,000,000,000,000,000 kg</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1.267650600228 x 1030 n / 5.974 x 1024 kg = 212,194.6100148 m/s2 </w:t>
      </w:r>
    </w:p>
    <w:p w:rsidR="00F20E2E" w:rsidRPr="00031083" w:rsidRDefault="00F20E2E">
      <w:pPr>
        <w:rPr>
          <w:rFonts w:ascii="Montserrat" w:hAnsi="Montserrat"/>
          <w:sz w:val="24"/>
        </w:rPr>
      </w:pPr>
      <w:r w:rsidRPr="00031083">
        <w:rPr>
          <w:rFonts w:ascii="Montserrat" w:hAnsi="Montserrat"/>
          <w:sz w:val="24"/>
        </w:rPr>
        <w:tab/>
        <w:t>or 212.1946100148 km/s2</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mass of sol: 1.989019404 x 1030 · 1,989,019,404,000,000,000,000,000,000,000 kg</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1.267650600228 x 1030 n / 1.989019404 x 1030 kg = 0.6373244009982 m/s2</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F20E2E" w:rsidRPr="00031083" w:rsidRDefault="00F20E2E">
      <w:pPr>
        <w:rPr>
          <w:rFonts w:ascii="Montserrat" w:hAnsi="Montserrat"/>
          <w:sz w:val="24"/>
        </w:rPr>
      </w:pPr>
      <w:r w:rsidRPr="00031083">
        <w:rPr>
          <w:rFonts w:ascii="Montserrat" w:hAnsi="Montserrat"/>
          <w:sz w:val="24"/>
        </w:rPr>
        <w:tab/>
        <w:t xml:space="preserve">Phoenix raised an eyebrow. </w:t>
      </w:r>
      <w:r w:rsidRPr="00031083">
        <w:rPr>
          <w:rFonts w:ascii="Montserrat" w:hAnsi="Montserrat"/>
          <w:i/>
          <w:sz w:val="24"/>
        </w:rPr>
        <w:t xml:space="preserve">No, you don't need to tell me more than that. All of a sudden this seems very familiar, </w:t>
      </w:r>
      <w:r w:rsidRPr="00031083">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031083">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031083">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F20E2E" w:rsidRPr="00031083" w:rsidRDefault="00F20E2E">
      <w:pPr>
        <w:rPr>
          <w:rFonts w:ascii="Montserrat" w:hAnsi="Montserrat"/>
          <w:sz w:val="24"/>
        </w:rPr>
      </w:pPr>
      <w:r w:rsidRPr="00031083">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First month. </w:t>
      </w:r>
    </w:p>
    <w:p w:rsidR="00F20E2E" w:rsidRPr="00031083" w:rsidRDefault="00F20E2E">
      <w:pPr>
        <w:rPr>
          <w:rFonts w:ascii="Montserrat" w:hAnsi="Montserrat"/>
          <w:sz w:val="24"/>
        </w:rPr>
      </w:pPr>
      <w:r w:rsidRPr="00031083">
        <w:rPr>
          <w:rFonts w:ascii="Montserrat" w:hAnsi="Montserrat"/>
          <w:sz w:val="24"/>
        </w:rPr>
        <w:t>What is psionics, both as a science and as an art?</w:t>
      </w:r>
    </w:p>
    <w:p w:rsidR="00F20E2E" w:rsidRPr="00031083" w:rsidRDefault="00F20E2E">
      <w:pPr>
        <w:rPr>
          <w:rFonts w:ascii="Montserrat" w:hAnsi="Montserrat"/>
          <w:sz w:val="24"/>
        </w:rPr>
      </w:pPr>
      <w:r w:rsidRPr="00031083">
        <w:rPr>
          <w:rFonts w:ascii="Montserrat" w:hAnsi="Montserrat"/>
          <w:sz w:val="24"/>
        </w:rPr>
        <w:t xml:space="preserve">One hundred and ten years ago a pair of scientists discovered a way to unlock the potential of the human mind. </w:t>
      </w:r>
    </w:p>
    <w:p w:rsidR="00F20E2E" w:rsidRPr="00031083" w:rsidRDefault="00F20E2E">
      <w:pPr>
        <w:rPr>
          <w:rFonts w:ascii="Montserrat" w:hAnsi="Montserrat"/>
          <w:sz w:val="24"/>
        </w:rPr>
      </w:pPr>
      <w:r w:rsidRPr="00031083">
        <w:rPr>
          <w:rFonts w:ascii="Montserrat" w:hAnsi="Montserrat"/>
          <w:sz w:val="24"/>
        </w:rPr>
        <w:t>According to physics there are many things which are mechanically impossible</w:t>
      </w:r>
    </w:p>
    <w:p w:rsidR="00F20E2E" w:rsidRPr="00031083" w:rsidRDefault="00F20E2E">
      <w:pPr>
        <w:rPr>
          <w:rFonts w:ascii="Montserrat" w:hAnsi="Montserrat"/>
          <w:sz w:val="24"/>
        </w:rPr>
      </w:pPr>
      <w:r w:rsidRPr="00031083">
        <w:rPr>
          <w:rFonts w:ascii="Montserrat" w:hAnsi="Montserrat"/>
          <w:sz w:val="24"/>
        </w:rPr>
        <w:t>That is because physics, as a science, deals solely with structure</w:t>
      </w:r>
    </w:p>
    <w:p w:rsidR="00F20E2E" w:rsidRPr="00031083" w:rsidRDefault="00F20E2E">
      <w:pPr>
        <w:rPr>
          <w:rFonts w:ascii="Montserrat" w:hAnsi="Montserrat"/>
          <w:sz w:val="24"/>
        </w:rPr>
      </w:pPr>
      <w:r w:rsidRPr="00031083">
        <w:rPr>
          <w:rFonts w:ascii="Montserrat" w:hAnsi="Montserrat"/>
          <w:sz w:val="24"/>
        </w:rPr>
        <w:t>Psionics is an entirely different science dealing with architecture</w:t>
      </w:r>
    </w:p>
    <w:p w:rsidR="00F20E2E" w:rsidRPr="00031083" w:rsidRDefault="00F20E2E">
      <w:pPr>
        <w:rPr>
          <w:rFonts w:ascii="Montserrat" w:hAnsi="Montserrat"/>
          <w:sz w:val="24"/>
        </w:rPr>
      </w:pPr>
      <w:r w:rsidRPr="00031083">
        <w:rPr>
          <w:rFonts w:ascii="Montserrat" w:hAnsi="Montserrat"/>
          <w:sz w:val="24"/>
        </w:rPr>
        <w:t>Psionics could be considered a superior science if it were not for that fact that physics can encompass a foundation from which applied psionics can derive</w:t>
      </w:r>
    </w:p>
    <w:p w:rsidR="00F20E2E" w:rsidRPr="00031083" w:rsidRDefault="00F20E2E">
      <w:pPr>
        <w:rPr>
          <w:rFonts w:ascii="Montserrat" w:hAnsi="Montserrat"/>
          <w:sz w:val="24"/>
        </w:rPr>
      </w:pPr>
      <w:r w:rsidRPr="00031083">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F20E2E" w:rsidRPr="00031083" w:rsidRDefault="00F20E2E">
      <w:pPr>
        <w:rPr>
          <w:rFonts w:ascii="Montserrat" w:hAnsi="Montserrat"/>
          <w:sz w:val="24"/>
        </w:rPr>
      </w:pPr>
      <w:r w:rsidRPr="00031083">
        <w:rPr>
          <w:rFonts w:ascii="Montserrat" w:hAnsi="Montserrat"/>
          <w:sz w:val="24"/>
        </w:rPr>
        <w:tab/>
        <w:t>She devoted her time to public relations soothing institutional and individual fears of psionic potential, and diagnosing her patient</w:t>
      </w:r>
    </w:p>
    <w:p w:rsidR="00F20E2E" w:rsidRPr="00031083" w:rsidRDefault="00F20E2E">
      <w:pPr>
        <w:rPr>
          <w:rFonts w:ascii="Montserrat" w:hAnsi="Montserrat"/>
          <w:sz w:val="24"/>
        </w:rPr>
      </w:pPr>
      <w:r w:rsidRPr="00031083">
        <w:rPr>
          <w:rFonts w:ascii="Montserrat" w:hAnsi="Montserrat"/>
          <w:sz w:val="24"/>
        </w:rPr>
        <w:tab/>
        <w:t>It didn't take a genius to imagine the potential for evil and mischief present in the real and imagined powers of psi</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CHAPTER ONE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 breeze teased the scent of new rain around the sole occupant of the house. Apart from a cozy sphere of illumination cast by an antique lamp on the low table, the interior was steeped in shadows. As twilight deepened the afterglow of evening's passion, the young lady savored the last bite of her meal. Naomi set her bowl down on the table. Her hand paused in the act of resting her chopsticks on the rim of the bowl, as a sudden thrill darted up her spine to snarl at the nape of her neck. She covered up the betraying hesitation by deftly aligning the slender utensils in a chord intersecting ninety degrees of arc along the rim of the bowl. Rising from her cusion, she glided over to the side board and gathered tea settings for two, and fetched the pot from the hot plate. As she was setting the tray down, she heard the front door sliding open and shut. A brief wind cut through the house, peppering her with droplets, and dancing against the paddles and ribbons of wind-chimes conjuring a delicate rain of notes to welcome her unnanounced visitor.</w:t>
      </w:r>
    </w:p>
    <w:p w:rsidR="00F20E2E" w:rsidRPr="00031083" w:rsidRDefault="00F20E2E">
      <w:pPr>
        <w:rPr>
          <w:rFonts w:ascii="Montserrat" w:hAnsi="Montserrat"/>
          <w:sz w:val="24"/>
        </w:rPr>
      </w:pPr>
      <w:r w:rsidRPr="00031083">
        <w:rPr>
          <w:rFonts w:ascii="Montserrat" w:hAnsi="Montserrat"/>
          <w:sz w:val="24"/>
        </w:rPr>
        <w:tab/>
        <w:t>He spoke before he emerged from the shadows. "Don't you think you went a little out of the way to wait for their decision?" her friend and superior officer asked.</w:t>
      </w:r>
    </w:p>
    <w:p w:rsidR="00F20E2E" w:rsidRPr="00031083" w:rsidRDefault="00F20E2E">
      <w:pPr>
        <w:rPr>
          <w:rFonts w:ascii="Montserrat" w:hAnsi="Montserrat"/>
          <w:sz w:val="24"/>
        </w:rPr>
      </w:pPr>
      <w:r w:rsidRPr="00031083">
        <w:rPr>
          <w:rFonts w:ascii="Montserrat" w:hAnsi="Montserrat"/>
          <w:sz w:val="24"/>
        </w:rPr>
        <w:tab/>
        <w:t>She shrugged, "I doubt I could go far enough away to convince them that their decision could not be influenced." She met his eyes, even though they were obscured by shadow. "How do people so afraid of the future end up being the one's who dictate how the rest of us are allowed to go forth to meet it?" she asked, rhetorically. She slipped away from the table and pulled a hot towel out of the warmer. Stepping back into the pool of light, she continued politely, "Please, come in, have a seat. I'm sure you have had a long walk. I have made tea, if you would like."</w:t>
      </w:r>
    </w:p>
    <w:p w:rsidR="00F20E2E" w:rsidRPr="00031083" w:rsidRDefault="00F20E2E">
      <w:pPr>
        <w:rPr>
          <w:rFonts w:ascii="Montserrat" w:hAnsi="Montserrat"/>
          <w:sz w:val="24"/>
        </w:rPr>
      </w:pPr>
      <w:r w:rsidRPr="00031083">
        <w:rPr>
          <w:rFonts w:ascii="Montserrat" w:hAnsi="Montserrat"/>
          <w:sz w:val="24"/>
        </w:rPr>
        <w:tab/>
        <w:t xml:space="preserve">Captain O'Neal sensed the change in her manner and accepted the invitation gracefully. Stepping forward, he accepted the towel from her outstretched hand, savoring the heat on his face and hands. He settled onto the cushion, one leg tucked in, the other stretched under the low table to spare his knees. She folded gracfully into an accustomed kneel and poured for them. He accepted his cup with a quiet thanks, content to absorb another measure of warmth through his hands for the moment. </w:t>
      </w:r>
    </w:p>
    <w:p w:rsidR="00F20E2E" w:rsidRPr="00031083" w:rsidRDefault="00F20E2E">
      <w:pPr>
        <w:rPr>
          <w:rFonts w:ascii="Montserrat" w:hAnsi="Montserrat"/>
          <w:sz w:val="24"/>
        </w:rPr>
      </w:pPr>
      <w:r w:rsidRPr="00031083">
        <w:rPr>
          <w:rFonts w:ascii="Montserrat" w:hAnsi="Montserrat"/>
          <w:sz w:val="24"/>
        </w:rPr>
        <w:tab/>
        <w:t>She sipped from her cup, peering at him through a veil of steam. It would be child's play to sift his thoughts for the news he brought, but she was too well trained to dare such a gross invasion of privacy. Instead she questioned him softly about his walk and the inconvenient timing of the down pour. He smiled, confessing to mixed ire and wonder at the elemental display. In all probability, this might be the last rain he would feel for the rest of his life. On Earth, at any rate. Who knew what they might find in the depths of space. The next time he tasted rain on his lips he would be surveying some future home for humans he would never know; perhaps children of the children of friends he would leave behind.</w:t>
      </w:r>
    </w:p>
    <w:p w:rsidR="00F20E2E" w:rsidRPr="00031083" w:rsidRDefault="00F20E2E">
      <w:pPr>
        <w:rPr>
          <w:rFonts w:ascii="Montserrat" w:hAnsi="Montserrat"/>
          <w:sz w:val="24"/>
        </w:rPr>
      </w:pPr>
      <w:r w:rsidRPr="00031083">
        <w:rPr>
          <w:rFonts w:ascii="Montserrat" w:hAnsi="Montserrat"/>
          <w:sz w:val="24"/>
        </w:rPr>
        <w:tab/>
        <w:t xml:space="preserve">"Which," he finally said, as his train of thought intersected the matter which had brought him, "only makes me wonder if what I came here to say is really good news or bad." He looked at Naomi with sudden sobriety. She held his eyes for a moment and then nodded slightly for him to continue. He sighed. "Your selection for the team has been approved. The objections didn't stand up to scrutiny," he relayed. </w:t>
      </w:r>
    </w:p>
    <w:p w:rsidR="00F20E2E" w:rsidRPr="00031083" w:rsidRDefault="00F20E2E">
      <w:pPr>
        <w:rPr>
          <w:rFonts w:ascii="Montserrat" w:hAnsi="Montserrat"/>
          <w:sz w:val="24"/>
        </w:rPr>
      </w:pPr>
      <w:r w:rsidRPr="00031083">
        <w:rPr>
          <w:rFonts w:ascii="Montserrat" w:hAnsi="Montserrat"/>
          <w:sz w:val="24"/>
        </w:rPr>
        <w:tab/>
        <w:t>Naomi took a deep breath, held it for a short count, and then asked her question. "Can you tell me now what the objections were?"</w:t>
      </w:r>
    </w:p>
    <w:p w:rsidR="00F20E2E" w:rsidRPr="00031083" w:rsidRDefault="00F20E2E">
      <w:pPr>
        <w:rPr>
          <w:rFonts w:ascii="Montserrat" w:hAnsi="Montserrat"/>
          <w:sz w:val="24"/>
        </w:rPr>
      </w:pPr>
      <w:r w:rsidRPr="00031083">
        <w:rPr>
          <w:rFonts w:ascii="Montserrat" w:hAnsi="Montserrat"/>
          <w:sz w:val="24"/>
        </w:rPr>
        <w:tab/>
        <w:t>He shrugged. "I really don't understand it myself. You are a qualified officer. There really cannot be any objections to you on those grounds, although there were points raised on that issue. From what I understand, the objections were raised from outside of the navy. Special interest groups," he pointed out, "have been building their power-bases on growing sentiment against upper class psi-actives. In a typical bureaucratic-hamstring-maneuver they pounced on your selection simply to stir up anti-psi sentiment to shore up their positions with their voting blocks." He sneered his opinion of this example of partisian politics, and then folded the towel in his lap with a sigh.</w:t>
      </w:r>
    </w:p>
    <w:p w:rsidR="00F20E2E" w:rsidRPr="00031083" w:rsidRDefault="00F20E2E">
      <w:pPr>
        <w:rPr>
          <w:rFonts w:ascii="Montserrat" w:hAnsi="Montserrat"/>
          <w:sz w:val="24"/>
        </w:rPr>
      </w:pPr>
      <w:r w:rsidRPr="00031083">
        <w:rPr>
          <w:rFonts w:ascii="Montserrat" w:hAnsi="Montserrat"/>
          <w:sz w:val="24"/>
        </w:rPr>
        <w:tab/>
        <w:t>"Well, I'm certainly not the only class two psionic scheduled to participate in the mission," she pointed out, shaking her head sadly, "with our current technology, over ninety percent of the ships' systems are inaccessible to monitoring, or maintainance, without P-II technicians."</w:t>
      </w:r>
    </w:p>
    <w:p w:rsidR="00F20E2E" w:rsidRPr="00031083" w:rsidRDefault="00F20E2E">
      <w:pPr>
        <w:rPr>
          <w:rFonts w:ascii="Montserrat" w:hAnsi="Montserrat"/>
          <w:sz w:val="24"/>
        </w:rPr>
      </w:pPr>
      <w:r w:rsidRPr="00031083">
        <w:rPr>
          <w:rFonts w:ascii="Montserrat" w:hAnsi="Montserrat"/>
          <w:sz w:val="24"/>
        </w:rPr>
        <w:tab/>
        <w:t>"Yes, well, obviously," he continued, "attacking essential personnel would be stupid even for them. That is why they homed in on you. While there is no established precedent against commissioning a P-II as an officer, P-II capability is not essential to your job. In their words, you are grossly over-qualified for the position you were assigned. Honestly, if these people had their way, you would never have been admitted to the academy, or commissioned by the Solar Authority," he stated, finally taking a sip of his tea, while she refreshed her cup.</w:t>
      </w:r>
    </w:p>
    <w:p w:rsidR="00F20E2E" w:rsidRPr="00031083" w:rsidRDefault="00F20E2E">
      <w:pPr>
        <w:rPr>
          <w:rFonts w:ascii="Montserrat" w:hAnsi="Montserrat"/>
          <w:sz w:val="24"/>
        </w:rPr>
      </w:pPr>
      <w:r w:rsidRPr="00031083">
        <w:rPr>
          <w:rFonts w:ascii="Montserrat" w:hAnsi="Montserrat"/>
          <w:sz w:val="24"/>
        </w:rPr>
        <w:tab/>
        <w:t xml:space="preserve">Naomi was well aware of the New Conservatives' agenda. She was even more keen to the dread which served as the impetus of their movement. "I understand that there were, um, </w:t>
      </w:r>
      <w:r w:rsidRPr="00031083">
        <w:rPr>
          <w:rFonts w:ascii="Montserrat" w:hAnsi="Montserrat"/>
          <w:i/>
          <w:sz w:val="24"/>
        </w:rPr>
        <w:t>special concerns</w:t>
      </w:r>
      <w:r w:rsidRPr="00031083">
        <w:rPr>
          <w:rFonts w:ascii="Montserrat" w:hAnsi="Montserrat"/>
          <w:sz w:val="24"/>
        </w:rPr>
        <w:t xml:space="preserve"> expressed by the NC delegates," she prompted. He coughed, almost choking on his tea. O'Neal had been having similar thoughts, but still hadn't figured out how to bring it up delicatley. Her blunt approach caught him off guard.</w:t>
      </w:r>
    </w:p>
    <w:p w:rsidR="00F20E2E" w:rsidRPr="00031083" w:rsidRDefault="00F20E2E">
      <w:pPr>
        <w:rPr>
          <w:rFonts w:ascii="Montserrat" w:hAnsi="Montserrat"/>
          <w:sz w:val="24"/>
        </w:rPr>
      </w:pPr>
      <w:r w:rsidRPr="00031083">
        <w:rPr>
          <w:rFonts w:ascii="Montserrat" w:hAnsi="Montserrat"/>
          <w:sz w:val="24"/>
        </w:rPr>
        <w:tab/>
        <w:t xml:space="preserve">"Um, well, yes," he sputtered, dabbing at his tunic front with the towel. As he sopped up the puddles on the table, she poured him some more tea. "You mean the allegations that, as an officer, you do not have any form of neural leash or synaptic lock to prevent you from, </w:t>
      </w:r>
      <w:r w:rsidRPr="00031083">
        <w:rPr>
          <w:rFonts w:ascii="Montserrat" w:hAnsi="Montserrat"/>
          <w:i/>
          <w:sz w:val="24"/>
        </w:rPr>
        <w:t>ahem</w:t>
      </w:r>
      <w:r w:rsidRPr="00031083">
        <w:rPr>
          <w:rFonts w:ascii="Montserrat" w:hAnsi="Montserrat"/>
          <w:sz w:val="24"/>
        </w:rPr>
        <w:t>, exercising your abilities with authority."</w:t>
      </w:r>
    </w:p>
    <w:p w:rsidR="00F20E2E" w:rsidRPr="00031083" w:rsidRDefault="00F20E2E">
      <w:pPr>
        <w:rPr>
          <w:rFonts w:ascii="Montserrat" w:hAnsi="Montserrat"/>
          <w:sz w:val="24"/>
        </w:rPr>
      </w:pPr>
      <w:r w:rsidRPr="00031083">
        <w:rPr>
          <w:rFonts w:ascii="Montserrat" w:hAnsi="Montserrat"/>
          <w:sz w:val="24"/>
        </w:rPr>
        <w:tab/>
        <w:t>"Whover thought up these 'mind-control' fantasies obviously had no psi capability what-so-ever," she commented acerbically.</w:t>
      </w:r>
    </w:p>
    <w:p w:rsidR="00F20E2E" w:rsidRPr="00031083" w:rsidRDefault="00F20E2E">
      <w:pPr>
        <w:rPr>
          <w:rFonts w:ascii="Montserrat" w:hAnsi="Montserrat"/>
          <w:sz w:val="24"/>
        </w:rPr>
      </w:pPr>
      <w:r w:rsidRPr="00031083">
        <w:rPr>
          <w:rFonts w:ascii="Montserrat" w:hAnsi="Montserrat"/>
          <w:sz w:val="24"/>
        </w:rPr>
        <w:tab/>
        <w:t>He leaned back and closed his eyes as if in deep contemplation, replying, "And, naturally, having no capability," he smiled, "they are not particularily inclined to take your, or any other telepath's word for it that psychic domination is impractical to the point of ridiculousness."</w:t>
      </w:r>
    </w:p>
    <w:p w:rsidR="00F20E2E" w:rsidRPr="00031083" w:rsidRDefault="00F20E2E">
      <w:pPr>
        <w:rPr>
          <w:rFonts w:ascii="Montserrat" w:hAnsi="Montserrat"/>
          <w:sz w:val="24"/>
        </w:rPr>
      </w:pPr>
      <w:r w:rsidRPr="00031083">
        <w:rPr>
          <w:rFonts w:ascii="Montserrat" w:hAnsi="Montserrat"/>
          <w:sz w:val="24"/>
        </w:rPr>
        <w:tab/>
        <w:t>She sighed softly and gazed into the depths of the lamp. She combed her fingers over her hair, tucking loose wisps behind her ear. "There are easier ways to make people do what you want," she murmured, "and most of them don't call for exposing the deepest and most intimate precincts of your soul to the pawn." She felt his eyes studying her as she reflected on the hard lessons she learned as a child, before her abilities had been harnessed by discipline. "The problem with these people," she went on, pushing her thoughts aside, "is they have no real concept of intimacy. Sure, I could take everyone over, and if I were real clever about it, I could seize control of the ship, but not without letting every person on the ship know things about me I wouldn't tell my own mother. It's just... unbelievably indecent!" she protested, with an air of vague disgust.</w:t>
      </w:r>
    </w:p>
    <w:p w:rsidR="00F20E2E" w:rsidRPr="00031083" w:rsidRDefault="00F20E2E">
      <w:pPr>
        <w:rPr>
          <w:rFonts w:ascii="Montserrat" w:hAnsi="Montserrat"/>
          <w:sz w:val="24"/>
        </w:rPr>
      </w:pPr>
      <w:r w:rsidRPr="00031083">
        <w:rPr>
          <w:rFonts w:ascii="Montserrat" w:hAnsi="Montserrat"/>
          <w:sz w:val="24"/>
        </w:rPr>
        <w:tab/>
        <w:t xml:space="preserve">O'Neal did not know how to respond to that, so he sipped his tea for a few minutes, and stared past Naomi, into the rain stirred garden. While she schooled her thoughts, he considered voicing his own sentiments regarding similar experiences. 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detectible potential were so overwhelmed by the input that they recoiled from it. The potential typically atrophied throughout infancy and childhood. He frowned. </w:t>
      </w:r>
      <w:r w:rsidRPr="00031083">
        <w:rPr>
          <w:rFonts w:ascii="Montserrat" w:hAnsi="Montserrat"/>
          <w:i/>
          <w:sz w:val="24"/>
        </w:rPr>
        <w:t xml:space="preserve">Actually, psi potential often continues growing even in latents like myself. The problem is that integrating that potential with my adult mind would unhinge or shatter my perception of reality. </w:t>
      </w:r>
    </w:p>
    <w:p w:rsidR="00F20E2E" w:rsidRPr="00031083" w:rsidRDefault="00F20E2E">
      <w:pPr>
        <w:rPr>
          <w:rFonts w:ascii="Montserrat" w:hAnsi="Montserrat"/>
          <w:sz w:val="24"/>
        </w:rPr>
      </w:pPr>
      <w:r w:rsidRPr="00031083">
        <w:rPr>
          <w:rFonts w:ascii="Montserrat" w:hAnsi="Montserrat"/>
          <w:sz w:val="24"/>
        </w:rPr>
        <w:tab/>
        <w:t xml:space="preserve">"As I said," he began, cutting off his own line of thought, "the objections didn't stand up to scrutiny. After all, what where they asserting? That, in spite of your superior reputation and qualifications as an officer, and a record of unquestionable conduct, your registered but </w:t>
      </w:r>
      <w:r w:rsidRPr="00031083">
        <w:rPr>
          <w:rFonts w:ascii="Montserrat" w:hAnsi="Montserrat"/>
          <w:i/>
          <w:sz w:val="24"/>
        </w:rPr>
        <w:t xml:space="preserve">extraneous </w:t>
      </w:r>
      <w:r w:rsidRPr="00031083">
        <w:rPr>
          <w:rFonts w:ascii="Montserrat" w:hAnsi="Montserrat"/>
          <w:sz w:val="24"/>
        </w:rPr>
        <w:t>capabilities as a full spectrum psionic make you a certifiable threat to the safety and welfare of your ship and her complement?"</w:t>
      </w:r>
    </w:p>
    <w:p w:rsidR="00F20E2E" w:rsidRPr="00031083" w:rsidRDefault="00F20E2E">
      <w:pPr>
        <w:rPr>
          <w:rFonts w:ascii="Montserrat" w:hAnsi="Montserrat"/>
          <w:sz w:val="24"/>
        </w:rPr>
      </w:pPr>
      <w:r w:rsidRPr="00031083">
        <w:rPr>
          <w:rFonts w:ascii="Montserrat" w:hAnsi="Montserrat"/>
          <w:sz w:val="24"/>
        </w:rPr>
        <w:tab/>
        <w:t>"So what was the board's response?" she asked while he laughed softly at the expression on her face. He took a deep breath to calm himself and ran his hands through his hair. When he started chuckling again, she snarled, "Well? What did they say?"</w:t>
      </w:r>
    </w:p>
    <w:p w:rsidR="00F20E2E" w:rsidRPr="00031083" w:rsidRDefault="00F20E2E">
      <w:pPr>
        <w:rPr>
          <w:rFonts w:ascii="Montserrat" w:hAnsi="Montserrat"/>
          <w:sz w:val="24"/>
        </w:rPr>
      </w:pPr>
      <w:r w:rsidRPr="00031083">
        <w:rPr>
          <w:rFonts w:ascii="Montserrat" w:hAnsi="Montserrat"/>
          <w:sz w:val="24"/>
        </w:rPr>
        <w:tab/>
        <w:t>"Naturally," he related, "the board admitted that it was very concerned with the problem, and thanked the delegates for pointing out their oversight..."</w:t>
      </w:r>
    </w:p>
    <w:p w:rsidR="00F20E2E" w:rsidRPr="00031083" w:rsidRDefault="00F20E2E">
      <w:pPr>
        <w:rPr>
          <w:rFonts w:ascii="Montserrat" w:hAnsi="Montserrat"/>
          <w:sz w:val="24"/>
        </w:rPr>
      </w:pPr>
      <w:r w:rsidRPr="00031083">
        <w:rPr>
          <w:rFonts w:ascii="Montserrat" w:hAnsi="Montserrat"/>
          <w:sz w:val="24"/>
        </w:rPr>
        <w:tab/>
        <w:t>"What!?" she interrupted in disbelief.</w:t>
      </w:r>
    </w:p>
    <w:p w:rsidR="00F20E2E" w:rsidRPr="00031083" w:rsidRDefault="00F20E2E">
      <w:pPr>
        <w:rPr>
          <w:rFonts w:ascii="Montserrat" w:hAnsi="Montserrat"/>
          <w:sz w:val="24"/>
        </w:rPr>
      </w:pPr>
      <w:r w:rsidRPr="00031083">
        <w:rPr>
          <w:rFonts w:ascii="Montserrat" w:hAnsi="Montserrat"/>
          <w:sz w:val="24"/>
        </w:rPr>
        <w:tab/>
        <w:t>O'Neal took another breath and continued, "Well, obviously it would not do to leave such an asset unemployed. Especially since the original project proposal, calling specifically for the inclusion of psi-active assets, defined a very different function from what P-II techs are capable of performing."</w:t>
      </w:r>
    </w:p>
    <w:p w:rsidR="00F20E2E" w:rsidRPr="00031083" w:rsidRDefault="00F20E2E">
      <w:pPr>
        <w:rPr>
          <w:rFonts w:ascii="Montserrat" w:hAnsi="Montserrat"/>
          <w:sz w:val="24"/>
        </w:rPr>
      </w:pPr>
      <w:r w:rsidRPr="00031083">
        <w:rPr>
          <w:rFonts w:ascii="Montserrat" w:hAnsi="Montserrat"/>
          <w:sz w:val="24"/>
        </w:rPr>
        <w:tab/>
        <w:t>She quirked an eyebrow and frowned as he paused to regard her. She searched her memory and recalled the early drafts of the survey and exploration proposals. She scanned the text in her mind and suddenly saw what he meant. "Of course," she whispered. "The original proposal was drafted before the publication of the Sinclair-Drake Unified Field Theory, so psionics had not been considered a technical science. They didn't know the relationship between psionics and physics, so they assumed that psi-active assets would be employed primarily for..." Naomi's voice had gotten more excited as she traced this line of thought, but she could not bring herself to utter her conclusion.</w:t>
      </w:r>
    </w:p>
    <w:p w:rsidR="00F20E2E" w:rsidRPr="00031083" w:rsidRDefault="00F20E2E">
      <w:pPr>
        <w:rPr>
          <w:rFonts w:ascii="Montserrat" w:hAnsi="Montserrat"/>
          <w:sz w:val="24"/>
        </w:rPr>
      </w:pPr>
      <w:r w:rsidRPr="00031083">
        <w:rPr>
          <w:rFonts w:ascii="Montserrat" w:hAnsi="Montserrat"/>
          <w:sz w:val="24"/>
        </w:rPr>
        <w:tab/>
        <w:t>It did not matter, O'Neal could not resist adding, "...'seeking out new life, and new civilizations'. Lieutenant Kinkaid, in light of that reminder, it seems that the board has concluded that your capabilities as an officer are just as valuable to the mission as your capabilities as a psi-active. On those grounds, Lieutenant, there was no call for them to dismiss your selection for the mission. Crew allocations are being redrawn to permit a team of commissioned P-II's on each of the Explorer vessels. Your responsibilities, in breif, are to assist in the selection and cataloguing of life bearing worlds—as I understand that even simple organic complexes produce a detectible field to a trained psi," she nodded as he looked at her for confirmation. This had not been discovered until P-II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F20E2E" w:rsidRPr="00031083" w:rsidRDefault="00F20E2E">
      <w:pPr>
        <w:rPr>
          <w:rFonts w:ascii="Montserrat" w:hAnsi="Montserrat"/>
          <w:sz w:val="24"/>
        </w:rPr>
      </w:pPr>
      <w:r w:rsidRPr="00031083">
        <w:rPr>
          <w:rFonts w:ascii="Montserrat" w:hAnsi="Montserrat"/>
          <w:sz w:val="24"/>
        </w:rPr>
        <w:br w:type="page"/>
        <w:t>CHAPTER ONE ALTERNATAE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F20E2E" w:rsidRPr="00031083" w:rsidRDefault="00F20E2E">
      <w:pPr>
        <w:rPr>
          <w:rFonts w:ascii="Montserrat" w:hAnsi="Montserrat"/>
          <w:sz w:val="24"/>
        </w:rPr>
      </w:pPr>
      <w:r w:rsidRPr="00031083">
        <w:rPr>
          <w:rFonts w:ascii="Montserrat" w:hAnsi="Montserrat"/>
          <w:sz w:val="24"/>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rsidR="00F20E2E" w:rsidRPr="00031083" w:rsidRDefault="00F20E2E">
      <w:pPr>
        <w:rPr>
          <w:rFonts w:ascii="Montserrat" w:hAnsi="Montserrat"/>
          <w:sz w:val="24"/>
        </w:rPr>
      </w:pPr>
      <w:r w:rsidRPr="00031083">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F20E2E" w:rsidRPr="00031083" w:rsidRDefault="00F20E2E">
      <w:pPr>
        <w:rPr>
          <w:rFonts w:ascii="Montserrat" w:hAnsi="Montserrat"/>
          <w:sz w:val="24"/>
        </w:rPr>
      </w:pPr>
      <w:r w:rsidRPr="00031083">
        <w:rPr>
          <w:rFonts w:ascii="Montserrat" w:hAnsi="Montserrat"/>
          <w:sz w:val="24"/>
        </w:rPr>
        <w:tab/>
        <w:t xml:space="preserve">O'Neal—that's Alan Eric O'Neal in full—sensed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F20E2E" w:rsidRPr="00031083" w:rsidRDefault="00F20E2E">
      <w:pPr>
        <w:rPr>
          <w:rFonts w:ascii="Montserrat" w:hAnsi="Montserrat"/>
          <w:sz w:val="24"/>
        </w:rPr>
      </w:pPr>
      <w:r w:rsidRPr="00031083">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F20E2E" w:rsidRPr="00031083" w:rsidRDefault="00F20E2E">
      <w:pPr>
        <w:rPr>
          <w:rFonts w:ascii="Montserrat" w:hAnsi="Montserrat"/>
          <w:sz w:val="24"/>
        </w:rPr>
      </w:pPr>
      <w:r w:rsidRPr="00031083">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031083">
        <w:rPr>
          <w:rFonts w:ascii="Montserrat" w:hAnsi="Montserrat"/>
          <w:i/>
          <w:sz w:val="24"/>
        </w:rPr>
        <w:t>ask</w:t>
      </w:r>
      <w:r w:rsidRPr="00031083">
        <w:rPr>
          <w:rFonts w:ascii="Montserrat" w:hAnsi="Montserrat"/>
          <w:sz w:val="24"/>
        </w:rPr>
        <w:t xml:space="preserve"> you to come back." He held my eyes with his as he asked, "Will you come back?" He maintained eye contact as he finally took a sip of his tea.</w:t>
      </w:r>
    </w:p>
    <w:p w:rsidR="00F20E2E" w:rsidRPr="00031083" w:rsidRDefault="00F20E2E">
      <w:pPr>
        <w:rPr>
          <w:rFonts w:ascii="Montserrat" w:hAnsi="Montserrat"/>
          <w:sz w:val="24"/>
        </w:rPr>
      </w:pPr>
      <w:r w:rsidRPr="00031083">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F20E2E" w:rsidRPr="00031083" w:rsidRDefault="00F20E2E">
      <w:pPr>
        <w:rPr>
          <w:rFonts w:ascii="Montserrat" w:hAnsi="Montserrat"/>
          <w:sz w:val="24"/>
        </w:rPr>
      </w:pPr>
      <w:r w:rsidRPr="00031083">
        <w:rPr>
          <w:rFonts w:ascii="Montserrat" w:hAnsi="Montserrat"/>
          <w:sz w:val="24"/>
        </w:rP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F20E2E" w:rsidRPr="00031083" w:rsidRDefault="00F20E2E">
      <w:pPr>
        <w:rPr>
          <w:rFonts w:ascii="Montserrat" w:hAnsi="Montserrat"/>
          <w:sz w:val="24"/>
        </w:rPr>
      </w:pPr>
      <w:r w:rsidRPr="00031083">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031083">
        <w:rPr>
          <w:rFonts w:ascii="Montserrat" w:hAnsi="Montserrat"/>
          <w:i/>
          <w:sz w:val="24"/>
        </w:rPr>
        <w:t>me</w:t>
      </w:r>
      <w:r w:rsidRPr="00031083">
        <w:rPr>
          <w:rFonts w:ascii="Montserrat" w:hAnsi="Montserrat"/>
          <w:sz w:val="24"/>
        </w:rPr>
        <w:t>.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F20E2E" w:rsidRPr="00031083" w:rsidRDefault="00F20E2E">
      <w:pPr>
        <w:rPr>
          <w:rFonts w:ascii="Montserrat" w:hAnsi="Montserrat"/>
          <w:sz w:val="24"/>
        </w:rPr>
      </w:pPr>
      <w:r w:rsidRPr="00031083">
        <w:rPr>
          <w:rFonts w:ascii="Montserrat" w:hAnsi="Montserrat"/>
          <w:sz w:val="24"/>
        </w:rPr>
        <w:tab/>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rsidR="00F20E2E" w:rsidRPr="00031083" w:rsidRDefault="00F20E2E">
      <w:pPr>
        <w:rPr>
          <w:rFonts w:ascii="Montserrat" w:hAnsi="Montserrat"/>
          <w:sz w:val="24"/>
        </w:rPr>
      </w:pPr>
      <w:r w:rsidRPr="00031083">
        <w:rPr>
          <w:rFonts w:ascii="Montserrat" w:hAnsi="Montserrat"/>
          <w:sz w:val="24"/>
        </w:rPr>
        <w:tab/>
        <w:t xml:space="preserve">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w:t>
      </w:r>
    </w:p>
    <w:p w:rsidR="00F20E2E" w:rsidRPr="00031083" w:rsidRDefault="00F20E2E">
      <w:pPr>
        <w:rPr>
          <w:rFonts w:ascii="Montserrat" w:hAnsi="Montserrat"/>
          <w:sz w:val="24"/>
        </w:rPr>
      </w:pPr>
      <w:r w:rsidRPr="00031083">
        <w:rPr>
          <w:rFonts w:ascii="Montserrat" w:hAnsi="Montserrat"/>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031083">
        <w:rPr>
          <w:rFonts w:ascii="Montserrat" w:hAnsi="Montserrat"/>
          <w:i/>
          <w:sz w:val="24"/>
        </w:rPr>
        <w:t>Adventure.</w:t>
      </w:r>
      <w:r w:rsidRPr="00031083">
        <w:rPr>
          <w:rFonts w:ascii="Montserrat" w:hAnsi="Montserrat"/>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rsidR="00F20E2E" w:rsidRPr="00031083" w:rsidRDefault="00F20E2E">
      <w:pPr>
        <w:rPr>
          <w:rFonts w:ascii="Montserrat" w:hAnsi="Montserrat"/>
          <w:sz w:val="24"/>
        </w:rPr>
      </w:pPr>
      <w:r w:rsidRPr="00031083">
        <w:rPr>
          <w:rFonts w:ascii="Montserrat" w:hAnsi="Montserrat"/>
          <w:sz w:val="24"/>
        </w:rPr>
        <w:tab/>
        <w:t xml:space="preserve">I also wonder what they were thinking when they dragged that same girl in front of cameras, six years later, to relate the details of the first-contact disaster to the world? I know </w:t>
      </w:r>
      <w:r w:rsidRPr="00031083">
        <w:rPr>
          <w:rFonts w:ascii="Montserrat" w:hAnsi="Montserrat"/>
          <w:i/>
          <w:sz w:val="24"/>
        </w:rPr>
        <w:t>why</w:t>
      </w:r>
      <w:r w:rsidRPr="00031083">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sidRPr="00031083">
        <w:rPr>
          <w:rFonts w:ascii="Montserrat" w:hAnsi="Montserrat"/>
          <w:i/>
          <w:sz w:val="24"/>
        </w:rPr>
        <w:t>Adventure</w:t>
      </w:r>
      <w:r w:rsidRPr="00031083">
        <w:rPr>
          <w:rFonts w:ascii="Montserrat" w:hAnsi="Montserrat"/>
          <w:sz w:val="24"/>
        </w:rPr>
        <w:t xml:space="preserve">, quietly dying her mother's death in her memory. </w:t>
      </w:r>
    </w:p>
    <w:p w:rsidR="00F20E2E" w:rsidRPr="00031083" w:rsidRDefault="00F20E2E">
      <w:pPr>
        <w:rPr>
          <w:rFonts w:ascii="Montserrat" w:hAnsi="Montserrat"/>
          <w:sz w:val="24"/>
        </w:rPr>
      </w:pPr>
      <w:r w:rsidRPr="00031083">
        <w:rPr>
          <w:rFonts w:ascii="Montserrat" w:hAnsi="Montserrat"/>
          <w:sz w:val="24"/>
        </w:rPr>
        <w:tab/>
        <w:t>Maybe the wound healed better for being reopened and liberally bled.</w:t>
      </w:r>
    </w:p>
    <w:p w:rsidR="00F20E2E" w:rsidRPr="00031083" w:rsidRDefault="00F20E2E">
      <w:pPr>
        <w:rPr>
          <w:rFonts w:ascii="Montserrat" w:hAnsi="Montserrat"/>
          <w:sz w:val="24"/>
        </w:rPr>
      </w:pPr>
      <w:r w:rsidRPr="00031083">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F20E2E" w:rsidRPr="00031083" w:rsidRDefault="00F20E2E">
      <w:pPr>
        <w:rPr>
          <w:rFonts w:ascii="Montserrat" w:hAnsi="Montserrat"/>
          <w:sz w:val="24"/>
        </w:rPr>
      </w:pPr>
      <w:r w:rsidRPr="00031083">
        <w:rPr>
          <w:rFonts w:ascii="Montserrat" w:hAnsi="Montserrat"/>
          <w:sz w:val="24"/>
        </w:rP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F20E2E" w:rsidRPr="00031083" w:rsidRDefault="00F20E2E">
      <w:pPr>
        <w:rPr>
          <w:rFonts w:ascii="Montserrat" w:hAnsi="Montserrat"/>
          <w:sz w:val="24"/>
        </w:rPr>
      </w:pPr>
      <w:r w:rsidRPr="00031083">
        <w:rPr>
          <w:rFonts w:ascii="Montserrat" w:hAnsi="Montserrat"/>
          <w:sz w:val="24"/>
        </w:rPr>
        <w:tab/>
        <w:t xml:space="preserve">"Arden," he interrupted my reflection. I flushed slightly, wondering how long a silence had passed. Seeing that he had my attention again, he continued. "I understand how you feel, but that is history now. We really need you now. </w:t>
      </w:r>
      <w:r w:rsidRPr="00031083">
        <w:rPr>
          <w:rFonts w:ascii="Montserrat" w:hAnsi="Montserrat"/>
          <w:i/>
          <w:sz w:val="24"/>
        </w:rPr>
        <w:t xml:space="preserve">I </w:t>
      </w:r>
      <w:r w:rsidRPr="00031083">
        <w:rPr>
          <w:rFonts w:ascii="Montserrat" w:hAnsi="Montserrat"/>
          <w:sz w:val="24"/>
        </w:rPr>
        <w:t xml:space="preserve">need you," he emphasized.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i/>
          <w:sz w:val="24"/>
        </w:rPr>
        <w:t xml:space="preserve">You </w:t>
      </w:r>
      <w:r w:rsidRPr="00031083">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031083">
        <w:rPr>
          <w:rFonts w:ascii="Montserrat" w:hAnsi="Montserrat"/>
          <w:i/>
          <w:sz w:val="24"/>
        </w:rPr>
        <w:t xml:space="preserve">was </w:t>
      </w:r>
      <w:r w:rsidRPr="00031083">
        <w:rPr>
          <w:rFonts w:ascii="Montserrat" w:hAnsi="Montserrat"/>
          <w:sz w:val="24"/>
        </w:rPr>
        <w:t xml:space="preserve">indispensable. That doesn't mean I'm qualified to complete her work for the project," I pointed out. </w:t>
      </w:r>
    </w:p>
    <w:p w:rsidR="00F20E2E" w:rsidRPr="00031083" w:rsidRDefault="00F20E2E">
      <w:pPr>
        <w:rPr>
          <w:rFonts w:ascii="Montserrat" w:hAnsi="Montserrat"/>
          <w:sz w:val="24"/>
        </w:rPr>
      </w:pPr>
      <w:r w:rsidRPr="00031083">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F20E2E" w:rsidRPr="00031083" w:rsidRDefault="00F20E2E">
      <w:pPr>
        <w:rPr>
          <w:rFonts w:ascii="Montserrat" w:hAnsi="Montserrat"/>
          <w:sz w:val="24"/>
        </w:rPr>
      </w:pPr>
      <w:r w:rsidRPr="00031083">
        <w:rPr>
          <w:rFonts w:ascii="Montserrat" w:hAnsi="Montserrat"/>
          <w:sz w:val="24"/>
        </w:rPr>
        <w:tab/>
        <w:t xml:space="preserve">"Curiouser and curiouser," I murmured. I rubbed a thoughtful finger over my lips. "You said </w:t>
      </w:r>
      <w:r w:rsidRPr="00031083">
        <w:rPr>
          <w:rFonts w:ascii="Montserrat" w:hAnsi="Montserrat"/>
          <w:i/>
          <w:sz w:val="24"/>
        </w:rPr>
        <w:t xml:space="preserve">they </w:t>
      </w:r>
      <w:r w:rsidRPr="00031083">
        <w:rPr>
          <w:rFonts w:ascii="Montserrat" w:hAnsi="Montserrat"/>
          <w:sz w:val="24"/>
        </w:rPr>
        <w:t xml:space="preserve">want me back; </w:t>
      </w:r>
      <w:r w:rsidRPr="00031083">
        <w:rPr>
          <w:rFonts w:ascii="Montserrat" w:hAnsi="Montserrat"/>
          <w:i/>
          <w:sz w:val="24"/>
        </w:rPr>
        <w:t>you</w:t>
      </w:r>
      <w:r w:rsidRPr="00031083">
        <w:rPr>
          <w:rFonts w:ascii="Montserrat" w:hAnsi="Montserrat"/>
          <w:sz w:val="24"/>
        </w:rPr>
        <w:t xml:space="preserve"> need me. Why?" I prompted. "Give me an answer that makes sense."</w:t>
      </w:r>
    </w:p>
    <w:p w:rsidR="00F20E2E" w:rsidRPr="00031083" w:rsidRDefault="00F20E2E">
      <w:pPr>
        <w:rPr>
          <w:rFonts w:ascii="Montserrat" w:hAnsi="Montserrat"/>
          <w:sz w:val="24"/>
        </w:rPr>
      </w:pPr>
      <w:r w:rsidRPr="00031083">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F20E2E" w:rsidRPr="00031083" w:rsidRDefault="00F20E2E">
      <w:pPr>
        <w:rPr>
          <w:rFonts w:ascii="Montserrat" w:hAnsi="Montserrat"/>
          <w:sz w:val="24"/>
        </w:rPr>
      </w:pPr>
      <w:r w:rsidRPr="00031083">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F20E2E" w:rsidRPr="00031083" w:rsidRDefault="00F20E2E">
      <w:pPr>
        <w:rPr>
          <w:rFonts w:ascii="Montserrat" w:hAnsi="Montserrat"/>
          <w:sz w:val="24"/>
        </w:rPr>
      </w:pPr>
      <w:r w:rsidRPr="00031083">
        <w:rPr>
          <w:rFonts w:ascii="Montserrat" w:hAnsi="Montserrat"/>
          <w:sz w:val="24"/>
        </w:rPr>
        <w:tab/>
        <w:t>"They would never get me on one of those ships if I didn't want to be there," I growled.</w:t>
      </w:r>
    </w:p>
    <w:p w:rsidR="00F20E2E" w:rsidRPr="00031083" w:rsidRDefault="00F20E2E">
      <w:pPr>
        <w:rPr>
          <w:rFonts w:ascii="Montserrat" w:hAnsi="Montserrat"/>
          <w:sz w:val="24"/>
        </w:rPr>
      </w:pPr>
      <w:r w:rsidRPr="00031083">
        <w:rPr>
          <w:rFonts w:ascii="Montserrat" w:hAnsi="Montserrat"/>
          <w:sz w:val="24"/>
        </w:rPr>
        <w:tab/>
        <w:t>He turned a flat look in my direction and said, "If it came to that I wish it were true."</w:t>
      </w:r>
    </w:p>
    <w:p w:rsidR="00F20E2E" w:rsidRPr="00031083" w:rsidRDefault="00F20E2E">
      <w:pPr>
        <w:rPr>
          <w:rFonts w:ascii="Montserrat" w:hAnsi="Montserrat"/>
          <w:sz w:val="24"/>
        </w:rPr>
      </w:pPr>
      <w:r w:rsidRPr="00031083">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F20E2E" w:rsidRPr="00031083" w:rsidRDefault="00F20E2E">
      <w:pPr>
        <w:rPr>
          <w:rFonts w:ascii="Montserrat" w:hAnsi="Montserrat"/>
          <w:sz w:val="24"/>
        </w:rPr>
      </w:pPr>
      <w:r w:rsidRPr="00031083">
        <w:rPr>
          <w:rFonts w:ascii="Montserrat" w:hAnsi="Montserrat"/>
          <w:sz w:val="24"/>
        </w:rPr>
        <w:tab/>
        <w:t>He returned the slightest of nods.</w:t>
      </w:r>
    </w:p>
    <w:p w:rsidR="00F20E2E" w:rsidRPr="00031083" w:rsidRDefault="00F20E2E">
      <w:pPr>
        <w:rPr>
          <w:rFonts w:ascii="Montserrat" w:hAnsi="Montserrat"/>
          <w:sz w:val="24"/>
        </w:rPr>
      </w:pPr>
      <w:r w:rsidRPr="00031083">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F20E2E" w:rsidRPr="00031083" w:rsidRDefault="00F20E2E">
      <w:pPr>
        <w:rPr>
          <w:rFonts w:ascii="Montserrat" w:hAnsi="Montserrat"/>
          <w:sz w:val="24"/>
        </w:rPr>
      </w:pPr>
      <w:r w:rsidRPr="00031083">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F20E2E" w:rsidRPr="00031083" w:rsidRDefault="00F20E2E">
      <w:pPr>
        <w:rPr>
          <w:rFonts w:ascii="Montserrat" w:hAnsi="Montserrat"/>
          <w:sz w:val="24"/>
        </w:rPr>
      </w:pPr>
      <w:r w:rsidRPr="00031083">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F20E2E" w:rsidRPr="00031083" w:rsidRDefault="00F20E2E">
      <w:pPr>
        <w:rPr>
          <w:rFonts w:ascii="Montserrat" w:hAnsi="Montserrat"/>
          <w:sz w:val="24"/>
        </w:rPr>
      </w:pPr>
      <w:r w:rsidRPr="00031083">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031083">
        <w:rPr>
          <w:rFonts w:ascii="Montserrat" w:hAnsi="Montserrat"/>
          <w:i/>
          <w:sz w:val="24"/>
        </w:rPr>
        <w:t xml:space="preserve">faux pas. </w:t>
      </w:r>
      <w:r w:rsidRPr="00031083">
        <w:rPr>
          <w:rFonts w:ascii="Montserrat" w:hAnsi="Montserrat"/>
          <w:sz w:val="24"/>
        </w:rPr>
        <w:t>At first I just looked and studied what could be seen from my perspective.</w:t>
      </w:r>
    </w:p>
    <w:p w:rsidR="00F20E2E" w:rsidRPr="00031083" w:rsidRDefault="00F20E2E">
      <w:pPr>
        <w:rPr>
          <w:rFonts w:ascii="Montserrat" w:hAnsi="Montserrat"/>
          <w:sz w:val="24"/>
        </w:rPr>
      </w:pPr>
      <w:r w:rsidRPr="00031083">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031083">
        <w:rPr>
          <w:rFonts w:ascii="Montserrat" w:hAnsi="Montserrat"/>
          <w:i/>
          <w:sz w:val="24"/>
        </w:rPr>
        <w:t>Actually, psi potential often continues growing even in latents like myself. The problem is that integrating that potential with my adult mind would unhinge or shatter my perception of reality.</w:t>
      </w:r>
      <w:r w:rsidRPr="00031083">
        <w:rPr>
          <w:rFonts w:ascii="Montserrat" w:hAnsi="Montserrat"/>
          <w:sz w:val="24"/>
        </w:rPr>
        <w:t xml:space="preserve"> </w:t>
      </w:r>
    </w:p>
    <w:p w:rsidR="00F20E2E" w:rsidRPr="00031083" w:rsidRDefault="00F20E2E">
      <w:pPr>
        <w:rPr>
          <w:rFonts w:ascii="Montserrat" w:hAnsi="Montserrat"/>
          <w:sz w:val="24"/>
        </w:rPr>
      </w:pPr>
      <w:r w:rsidRPr="00031083">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F20E2E" w:rsidRPr="00031083" w:rsidRDefault="00F20E2E">
      <w:pPr>
        <w:rPr>
          <w:rFonts w:ascii="Montserrat" w:hAnsi="Montserrat"/>
          <w:sz w:val="24"/>
        </w:rPr>
      </w:pPr>
      <w:r w:rsidRPr="00031083">
        <w:rPr>
          <w:rFonts w:ascii="Montserrat" w:hAnsi="Montserrat"/>
          <w:sz w:val="24"/>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F20E2E" w:rsidRPr="00031083" w:rsidRDefault="00F20E2E">
      <w:pPr>
        <w:rPr>
          <w:rFonts w:ascii="Montserrat" w:hAnsi="Montserrat"/>
          <w:sz w:val="24"/>
        </w:rPr>
      </w:pPr>
      <w:r w:rsidRPr="00031083">
        <w:rPr>
          <w:rFonts w:ascii="Montserrat" w:hAnsi="Montserrat"/>
          <w:sz w:val="24"/>
        </w:rPr>
        <w:tab/>
        <w:t xml:space="preserve">I understood that he was afraid. I did not understand his fear. "How do you deal with it?" I asked in a subdued tone. </w:t>
      </w:r>
    </w:p>
    <w:p w:rsidR="00F20E2E" w:rsidRPr="00031083" w:rsidRDefault="00F20E2E">
      <w:pPr>
        <w:rPr>
          <w:rFonts w:ascii="Montserrat" w:hAnsi="Montserrat"/>
          <w:sz w:val="24"/>
        </w:rPr>
      </w:pPr>
      <w:r w:rsidRPr="00031083">
        <w:rPr>
          <w:rFonts w:ascii="Montserrat" w:hAnsi="Montserrat"/>
          <w:sz w:val="24"/>
        </w:rPr>
        <w:tab/>
        <w:t xml:space="preserve">"That is simple," he said, "I </w:t>
      </w:r>
      <w:r w:rsidRPr="00031083">
        <w:rPr>
          <w:rFonts w:ascii="Montserrat" w:hAnsi="Montserrat"/>
          <w:i/>
          <w:sz w:val="24"/>
        </w:rPr>
        <w:t>deal</w:t>
      </w:r>
      <w:r w:rsidRPr="00031083">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F20E2E" w:rsidRPr="00031083" w:rsidRDefault="00F20E2E">
      <w:pPr>
        <w:rPr>
          <w:rFonts w:ascii="Montserrat" w:hAnsi="Montserrat"/>
          <w:sz w:val="24"/>
        </w:rPr>
      </w:pPr>
      <w:r w:rsidRPr="00031083">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031083">
        <w:rPr>
          <w:rFonts w:ascii="Montserrat" w:hAnsi="Montserrat"/>
          <w:i/>
          <w:sz w:val="24"/>
        </w:rPr>
        <w:t xml:space="preserve">had </w:t>
      </w:r>
      <w:r w:rsidRPr="00031083">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F20E2E" w:rsidRPr="00031083" w:rsidRDefault="00F20E2E">
      <w:pPr>
        <w:rPr>
          <w:rFonts w:ascii="Montserrat" w:hAnsi="Montserrat"/>
          <w:sz w:val="24"/>
        </w:rPr>
      </w:pPr>
      <w:r w:rsidRPr="00031083">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F20E2E" w:rsidRPr="00031083" w:rsidRDefault="00F20E2E">
      <w:pPr>
        <w:rPr>
          <w:rFonts w:ascii="Montserrat" w:hAnsi="Montserrat"/>
          <w:sz w:val="24"/>
        </w:rPr>
      </w:pPr>
      <w:r w:rsidRPr="00031083">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F20E2E" w:rsidRPr="00031083" w:rsidRDefault="00F20E2E">
      <w:pPr>
        <w:rPr>
          <w:rFonts w:ascii="Montserrat" w:hAnsi="Montserrat"/>
          <w:sz w:val="24"/>
        </w:rPr>
      </w:pPr>
      <w:r w:rsidRPr="00031083">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F20E2E" w:rsidRPr="00031083" w:rsidRDefault="00F20E2E">
      <w:pPr>
        <w:rPr>
          <w:rFonts w:ascii="Montserrat" w:hAnsi="Montserrat"/>
          <w:sz w:val="24"/>
        </w:rPr>
      </w:pPr>
      <w:r w:rsidRPr="00031083">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031083">
        <w:rPr>
          <w:rFonts w:ascii="Montserrat" w:hAnsi="Montserrat"/>
          <w:i/>
          <w:sz w:val="24"/>
        </w:rPr>
        <w:t>why</w:t>
      </w:r>
      <w:r w:rsidRPr="00031083">
        <w:rPr>
          <w:rFonts w:ascii="Montserrat" w:hAnsi="Montserrat"/>
          <w:sz w:val="24"/>
        </w:rPr>
        <w:t xml:space="preserve"> I was actually recalled.</w:t>
      </w:r>
    </w:p>
    <w:p w:rsidR="00F20E2E" w:rsidRPr="00031083" w:rsidRDefault="00F20E2E">
      <w:pPr>
        <w:rPr>
          <w:rFonts w:ascii="Montserrat" w:hAnsi="Montserrat"/>
          <w:sz w:val="24"/>
        </w:rPr>
      </w:pPr>
      <w:r w:rsidRPr="00031083">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F20E2E" w:rsidRPr="00031083" w:rsidRDefault="00F20E2E">
      <w:pPr>
        <w:rPr>
          <w:rFonts w:ascii="Montserrat" w:hAnsi="Montserrat"/>
          <w:sz w:val="24"/>
        </w:rPr>
      </w:pPr>
      <w:r w:rsidRPr="00031083">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F20E2E" w:rsidRPr="00031083" w:rsidRDefault="00F20E2E">
      <w:pPr>
        <w:rPr>
          <w:rFonts w:ascii="Montserrat" w:hAnsi="Montserrat"/>
          <w:sz w:val="24"/>
        </w:rPr>
      </w:pPr>
      <w:r w:rsidRPr="00031083">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F20E2E" w:rsidRPr="00031083" w:rsidRDefault="00F20E2E">
      <w:pPr>
        <w:rPr>
          <w:rFonts w:ascii="Montserrat" w:hAnsi="Montserrat"/>
          <w:sz w:val="24"/>
        </w:rPr>
      </w:pPr>
      <w:r w:rsidRPr="00031083">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F20E2E" w:rsidRPr="00031083" w:rsidRDefault="00F20E2E">
      <w:pPr>
        <w:rPr>
          <w:rFonts w:ascii="Montserrat" w:hAnsi="Montserrat"/>
          <w:sz w:val="24"/>
        </w:rPr>
      </w:pPr>
      <w:r w:rsidRPr="00031083">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F20E2E" w:rsidRPr="00031083" w:rsidRDefault="00F20E2E">
      <w:pPr>
        <w:rPr>
          <w:rFonts w:ascii="Montserrat" w:hAnsi="Montserrat"/>
          <w:sz w:val="24"/>
        </w:rPr>
      </w:pPr>
      <w:r w:rsidRPr="00031083">
        <w:rPr>
          <w:rFonts w:ascii="Montserrat" w:hAnsi="Montserrat"/>
          <w:sz w:val="24"/>
        </w:rPr>
        <w:br w:type="page"/>
        <w:t>CHAPTER TWO</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F20E2E" w:rsidRPr="00031083" w:rsidRDefault="00F20E2E">
      <w:pPr>
        <w:rPr>
          <w:rFonts w:ascii="Montserrat" w:hAnsi="Montserrat"/>
          <w:sz w:val="24"/>
        </w:rPr>
      </w:pPr>
      <w:r w:rsidRPr="00031083">
        <w:rPr>
          <w:rFonts w:ascii="Montserrat" w:hAnsi="Montserrat"/>
          <w:sz w:val="24"/>
        </w:rPr>
        <w:tab/>
        <w:t xml:space="preserve">"Did I call at a bad time?" he asked. </w:t>
      </w:r>
    </w:p>
    <w:p w:rsidR="00F20E2E" w:rsidRPr="00031083" w:rsidRDefault="00F20E2E">
      <w:pPr>
        <w:rPr>
          <w:rFonts w:ascii="Montserrat" w:hAnsi="Montserrat"/>
          <w:sz w:val="24"/>
        </w:rPr>
      </w:pPr>
      <w:r w:rsidRPr="00031083">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F20E2E" w:rsidRPr="00031083" w:rsidRDefault="00F20E2E">
      <w:pPr>
        <w:rPr>
          <w:rFonts w:ascii="Montserrat" w:hAnsi="Montserrat"/>
          <w:sz w:val="24"/>
        </w:rPr>
      </w:pPr>
      <w:r w:rsidRPr="00031083">
        <w:rPr>
          <w:rFonts w:ascii="Montserrat" w:hAnsi="Montserrat"/>
          <w:sz w:val="24"/>
        </w:rPr>
        <w:tab/>
        <w:t xml:space="preserve">He chuckled; he was no doubt familiar with the joys of having "all the comforts of home" stuffed into a measly two cubic meters. </w:t>
      </w:r>
    </w:p>
    <w:p w:rsidR="00F20E2E" w:rsidRPr="00031083" w:rsidRDefault="00F20E2E">
      <w:pPr>
        <w:rPr>
          <w:rFonts w:ascii="Montserrat" w:hAnsi="Montserrat"/>
          <w:sz w:val="24"/>
        </w:rPr>
      </w:pPr>
      <w:r w:rsidRPr="00031083">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F20E2E" w:rsidRPr="00031083" w:rsidRDefault="00F20E2E">
      <w:pPr>
        <w:rPr>
          <w:rFonts w:ascii="Montserrat" w:hAnsi="Montserrat"/>
          <w:sz w:val="24"/>
        </w:rPr>
      </w:pPr>
      <w:r w:rsidRPr="00031083">
        <w:rPr>
          <w:rFonts w:ascii="Montserrat" w:hAnsi="Montserrat"/>
          <w:sz w:val="24"/>
        </w:rPr>
        <w:tab/>
        <w:t xml:space="preserve">It had been a gamble, but it had paid off. </w:t>
      </w:r>
    </w:p>
    <w:p w:rsidR="00F20E2E" w:rsidRPr="00031083" w:rsidRDefault="00F20E2E">
      <w:pPr>
        <w:rPr>
          <w:rFonts w:ascii="Montserrat" w:hAnsi="Montserrat"/>
          <w:sz w:val="24"/>
        </w:rPr>
      </w:pPr>
      <w:r w:rsidRPr="00031083">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F20E2E" w:rsidRPr="00031083" w:rsidRDefault="00F20E2E">
      <w:pPr>
        <w:rPr>
          <w:rFonts w:ascii="Montserrat" w:hAnsi="Montserrat"/>
          <w:sz w:val="24"/>
        </w:rPr>
      </w:pPr>
      <w:r w:rsidRPr="00031083">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031083">
        <w:rPr>
          <w:rFonts w:ascii="Montserrat" w:hAnsi="Montserrat"/>
          <w:i/>
          <w:sz w:val="24"/>
        </w:rPr>
        <w:t xml:space="preserve">Just show up. It would be better arguing with them after the fact, </w:t>
      </w:r>
      <w:r w:rsidRPr="00031083">
        <w:rPr>
          <w:rFonts w:ascii="Montserrat" w:hAnsi="Montserrat"/>
          <w:sz w:val="24"/>
        </w:rPr>
        <w:t xml:space="preserve">he had said. Just show up. Break out of the reservation, book interplanetary passage to a corporate-military belt station and </w:t>
      </w:r>
      <w:r w:rsidRPr="00031083">
        <w:rPr>
          <w:rFonts w:ascii="Montserrat" w:hAnsi="Montserrat"/>
          <w:i/>
          <w:sz w:val="24"/>
        </w:rPr>
        <w:t>pray</w:t>
      </w:r>
      <w:r w:rsidRPr="00031083">
        <w:rPr>
          <w:rFonts w:ascii="Montserrat" w:hAnsi="Montserrat"/>
          <w:sz w:val="24"/>
        </w:rPr>
        <w:t xml:space="preserve"> I don't get arrested—that's what he was really saying. Still, I had made it this far. It was up to him to clean up the mess when it was over.</w:t>
      </w:r>
    </w:p>
    <w:p w:rsidR="00F20E2E" w:rsidRPr="00031083" w:rsidRDefault="00F20E2E">
      <w:pPr>
        <w:rPr>
          <w:rFonts w:ascii="Montserrat" w:hAnsi="Montserrat"/>
          <w:sz w:val="24"/>
        </w:rPr>
      </w:pPr>
      <w:r w:rsidRPr="00031083">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F20E2E" w:rsidRPr="00031083" w:rsidRDefault="00F20E2E">
      <w:pPr>
        <w:rPr>
          <w:rFonts w:ascii="Montserrat" w:hAnsi="Montserrat"/>
          <w:sz w:val="24"/>
        </w:rPr>
      </w:pPr>
      <w:r w:rsidRPr="00031083">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F20E2E" w:rsidRPr="00031083" w:rsidRDefault="00F20E2E">
      <w:pPr>
        <w:rPr>
          <w:rFonts w:ascii="Montserrat" w:hAnsi="Montserrat"/>
          <w:sz w:val="24"/>
        </w:rPr>
      </w:pPr>
      <w:r w:rsidRPr="00031083">
        <w:rPr>
          <w:rFonts w:ascii="Montserrat" w:hAnsi="Montserrat"/>
          <w:sz w:val="24"/>
        </w:rPr>
        <w:tab/>
        <w:t>"No problem, Ms. Sinclair.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F20E2E" w:rsidRPr="00031083" w:rsidRDefault="00F20E2E">
      <w:pPr>
        <w:rPr>
          <w:rFonts w:ascii="Montserrat" w:hAnsi="Montserrat"/>
          <w:sz w:val="24"/>
        </w:rPr>
      </w:pPr>
      <w:r w:rsidRPr="00031083">
        <w:rPr>
          <w:rFonts w:ascii="Montserrat" w:hAnsi="Montserrat"/>
          <w:sz w:val="24"/>
        </w:rPr>
        <w:tab/>
        <w:t xml:space="preserve">I raised an eyebrow. I didn't have to read him mind to know that he was hoping for a reward for his special efforts on my behalf. But how should I read the subtext? </w:t>
      </w:r>
      <w:r w:rsidRPr="00031083">
        <w:rPr>
          <w:rFonts w:ascii="Montserrat" w:hAnsi="Montserrat"/>
          <w:i/>
          <w:sz w:val="24"/>
        </w:rPr>
        <w:t xml:space="preserve">Pay soon. I'll arrange cover for our activity. Don't put me off, or squeeze out of it, or I'll make you regret it. I promise you, that won't be fun. </w:t>
      </w:r>
      <w:r w:rsidRPr="00031083">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F20E2E" w:rsidRPr="00031083" w:rsidRDefault="00F20E2E">
      <w:pPr>
        <w:rPr>
          <w:rFonts w:ascii="Montserrat" w:hAnsi="Montserrat"/>
          <w:sz w:val="24"/>
        </w:rPr>
      </w:pPr>
      <w:r w:rsidRPr="00031083">
        <w:rPr>
          <w:rFonts w:ascii="Montserrat" w:hAnsi="Montserrat"/>
          <w:sz w:val="24"/>
        </w:rPr>
        <w:tab/>
        <w:t>Subtext: Don't be pushy. I'll think about it, but I want to meet you in person before I meet you anywhere in private. He nodded and smiled a half smile, "I understand. I hope to hear from you then."</w:t>
      </w:r>
    </w:p>
    <w:p w:rsidR="00F20E2E" w:rsidRPr="00031083" w:rsidRDefault="00F20E2E">
      <w:pPr>
        <w:rPr>
          <w:rFonts w:ascii="Montserrat" w:hAnsi="Montserrat"/>
          <w:sz w:val="24"/>
        </w:rPr>
      </w:pPr>
      <w:r w:rsidRPr="00031083">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F20E2E" w:rsidRPr="00031083" w:rsidRDefault="00F20E2E">
      <w:pPr>
        <w:rPr>
          <w:rFonts w:ascii="Montserrat" w:hAnsi="Montserrat"/>
          <w:sz w:val="24"/>
        </w:rPr>
      </w:pPr>
      <w:r w:rsidRPr="00031083">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F20E2E" w:rsidRPr="00031083" w:rsidRDefault="00F20E2E">
      <w:pPr>
        <w:rPr>
          <w:rFonts w:ascii="Montserrat" w:hAnsi="Montserrat"/>
          <w:sz w:val="24"/>
        </w:rPr>
      </w:pPr>
      <w:r w:rsidRPr="00031083">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my hair was red, was perhaps an understatement. By way of my mother and my alleged father, I was one quarter Japanese, a quarter Irish and half Scots. Somehow my genes had combined to produce hair the precise color of freshly spilled blood. A memorable, distinctive feature boldly advertised in the media. On average it took only a puzzled moment for people to place where they had seen it before.</w:t>
      </w:r>
    </w:p>
    <w:p w:rsidR="00F20E2E" w:rsidRPr="00031083" w:rsidRDefault="00F20E2E">
      <w:pPr>
        <w:rPr>
          <w:rFonts w:ascii="Montserrat" w:hAnsi="Montserrat"/>
          <w:sz w:val="24"/>
        </w:rPr>
      </w:pPr>
      <w:r w:rsidRPr="00031083">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F20E2E" w:rsidRPr="00031083" w:rsidRDefault="00F20E2E">
      <w:pPr>
        <w:rPr>
          <w:rFonts w:ascii="Montserrat" w:hAnsi="Montserrat"/>
          <w:sz w:val="24"/>
        </w:rPr>
      </w:pPr>
      <w:r w:rsidRPr="00031083">
        <w:rPr>
          <w:rFonts w:ascii="Montserrat" w:hAnsi="Montserrat"/>
          <w:sz w:val="24"/>
        </w:rPr>
        <w:tab/>
        <w:t>Anonymity is the most valuable possession an active psi has.</w:t>
      </w:r>
    </w:p>
    <w:p w:rsidR="00F20E2E" w:rsidRPr="00031083" w:rsidRDefault="00F20E2E">
      <w:pPr>
        <w:rPr>
          <w:rFonts w:ascii="Montserrat" w:hAnsi="Montserrat"/>
          <w:sz w:val="24"/>
        </w:rPr>
      </w:pPr>
      <w:r w:rsidRPr="00031083">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F20E2E" w:rsidRPr="00031083" w:rsidRDefault="00F20E2E">
      <w:pPr>
        <w:rPr>
          <w:rFonts w:ascii="Montserrat" w:hAnsi="Montserrat"/>
          <w:sz w:val="24"/>
        </w:rPr>
      </w:pPr>
      <w:r w:rsidRPr="00031083">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F20E2E" w:rsidRPr="00031083" w:rsidRDefault="00F20E2E">
      <w:pPr>
        <w:rPr>
          <w:rFonts w:ascii="Montserrat" w:hAnsi="Montserrat"/>
          <w:sz w:val="24"/>
        </w:rPr>
      </w:pPr>
      <w:r w:rsidRPr="00031083">
        <w:rPr>
          <w:rFonts w:ascii="Montserrat" w:hAnsi="Montserrat"/>
          <w:sz w:val="24"/>
        </w:rP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F20E2E" w:rsidRPr="00031083" w:rsidRDefault="00F20E2E">
      <w:pPr>
        <w:rPr>
          <w:rFonts w:ascii="Montserrat" w:hAnsi="Montserrat"/>
          <w:sz w:val="24"/>
        </w:rPr>
      </w:pPr>
      <w:r w:rsidRPr="00031083">
        <w:rPr>
          <w:rFonts w:ascii="Montserrat" w:hAnsi="Montserrat"/>
          <w:sz w:val="24"/>
        </w:rPr>
        <w:tab/>
        <w:t xml:space="preserve">Worst—or perhaps </w:t>
      </w:r>
      <w:r w:rsidRPr="00031083">
        <w:rPr>
          <w:rFonts w:ascii="Montserrat" w:hAnsi="Montserrat"/>
          <w:i/>
          <w:sz w:val="24"/>
        </w:rPr>
        <w:t>best</w:t>
      </w:r>
      <w:r w:rsidRPr="00031083">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F20E2E" w:rsidRPr="00031083" w:rsidRDefault="00F20E2E">
      <w:pPr>
        <w:rPr>
          <w:rFonts w:ascii="Montserrat" w:hAnsi="Montserrat"/>
          <w:sz w:val="24"/>
        </w:rPr>
      </w:pPr>
      <w:r w:rsidRPr="00031083">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My mother had been exotically beautiful, though.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At a second glance, the painful illusion shattered. </w:t>
      </w:r>
    </w:p>
    <w:p w:rsidR="00F20E2E" w:rsidRPr="00031083" w:rsidRDefault="00F20E2E">
      <w:pPr>
        <w:rPr>
          <w:rFonts w:ascii="Montserrat" w:hAnsi="Montserrat"/>
          <w:sz w:val="24"/>
        </w:rPr>
      </w:pPr>
      <w:r w:rsidRPr="00031083">
        <w:rPr>
          <w:rFonts w:ascii="Montserrat" w:hAnsi="Montserrat"/>
          <w:sz w:val="24"/>
        </w:rPr>
        <w:tab/>
        <w:t xml:space="preserve">I stared into the glass until the ache was bearable. I was a pale reflection of her, but I was developing a sense of pride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 almost resented the quirk of chance that gave me a body so easy to love, for it is not often that a mind possesses and is in possession of outward form so resonant with the inner soul. Perhaps being so ill at ease with that blessing explains why it took so long for me to allow myself to appreciate it. </w:t>
      </w:r>
    </w:p>
    <w:p w:rsidR="00F20E2E" w:rsidRPr="00031083" w:rsidRDefault="00F20E2E">
      <w:pPr>
        <w:rPr>
          <w:rFonts w:ascii="Montserrat" w:hAnsi="Montserrat"/>
          <w:sz w:val="24"/>
        </w:rPr>
      </w:pPr>
      <w:r w:rsidRPr="00031083">
        <w:rPr>
          <w:rFonts w:ascii="Montserrat" w:hAnsi="Montserrat"/>
          <w:sz w:val="24"/>
        </w:rPr>
        <w:tab/>
        <w:t xml:space="preserve">Or perhaps, I had denied myself the embrace of myself for fear of what I stood to lose should I risk life or limb. Maybe that is why most people never find the beauty in themselves; a willful ignorance of what they stand to lose. Or what they have to live for. 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F20E2E" w:rsidRPr="00031083" w:rsidRDefault="00F20E2E">
      <w:pPr>
        <w:rPr>
          <w:rFonts w:ascii="Montserrat" w:hAnsi="Montserrat"/>
          <w:sz w:val="24"/>
        </w:rPr>
      </w:pPr>
      <w:r w:rsidRPr="00031083">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F20E2E" w:rsidRPr="00031083" w:rsidRDefault="00F20E2E">
      <w:pPr>
        <w:rPr>
          <w:rFonts w:ascii="Montserrat" w:hAnsi="Montserrat"/>
          <w:sz w:val="24"/>
        </w:rPr>
      </w:pPr>
      <w:r w:rsidRPr="00031083">
        <w:rPr>
          <w:rFonts w:ascii="Montserrat" w:hAnsi="Montserrat"/>
          <w:sz w:val="24"/>
        </w:rPr>
        <w:tab/>
        <w:t xml:space="preserve">Of course while covering everything but the face—from the tips of my fingers and toes, to the top of my throat—when molded to a body's contour it </w:t>
      </w:r>
      <w:r w:rsidRPr="00031083">
        <w:rPr>
          <w:rFonts w:ascii="Montserrat" w:hAnsi="Montserrat"/>
          <w:i/>
          <w:sz w:val="24"/>
        </w:rPr>
        <w:t>hides</w:t>
      </w:r>
      <w:r w:rsidRPr="00031083">
        <w:rPr>
          <w:rFonts w:ascii="Montserrat" w:hAnsi="Montserrat"/>
          <w:sz w:val="24"/>
        </w:rPr>
        <w:t xml:space="preserve"> nothing what-so-ever. A fact not designed to comfort self-conscious males </w:t>
      </w:r>
      <w:r w:rsidRPr="00031083">
        <w:rPr>
          <w:rFonts w:ascii="Montserrat" w:hAnsi="Montserrat"/>
          <w:i/>
          <w:sz w:val="24"/>
        </w:rPr>
        <w:t xml:space="preserve">or </w:t>
      </w:r>
      <w:r w:rsidRPr="00031083">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F20E2E" w:rsidRPr="00031083" w:rsidRDefault="00F20E2E">
      <w:pPr>
        <w:rPr>
          <w:rFonts w:ascii="Montserrat" w:hAnsi="Montserrat"/>
          <w:sz w:val="24"/>
        </w:rPr>
      </w:pPr>
      <w:r w:rsidRPr="00031083">
        <w:rPr>
          <w:rFonts w:ascii="Montserrat" w:hAnsi="Montserrat"/>
          <w:sz w:val="24"/>
        </w:rPr>
        <w:tab/>
        <w:t xml:space="preserve">My body sleeve, while being useless for exposure to a vacuum, had the distinct advantages of being durable, self cleaning, and immune to bullets and knives. I am not too proud to have my life saved by my underwear. </w:t>
      </w:r>
    </w:p>
    <w:p w:rsidR="00F20E2E" w:rsidRPr="00031083" w:rsidRDefault="00F20E2E">
      <w:pPr>
        <w:rPr>
          <w:rFonts w:ascii="Montserrat" w:hAnsi="Montserrat"/>
          <w:sz w:val="24"/>
        </w:rPr>
      </w:pPr>
      <w:r w:rsidRPr="00031083">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F20E2E" w:rsidRPr="00031083" w:rsidRDefault="00F20E2E">
      <w:pPr>
        <w:rPr>
          <w:rFonts w:ascii="Montserrat" w:hAnsi="Montserrat"/>
          <w:sz w:val="24"/>
        </w:rPr>
      </w:pPr>
      <w:r w:rsidRPr="00031083">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F20E2E" w:rsidRPr="00031083" w:rsidRDefault="00F20E2E">
      <w:pPr>
        <w:rPr>
          <w:rFonts w:ascii="Montserrat" w:hAnsi="Montserrat"/>
          <w:sz w:val="24"/>
        </w:rPr>
      </w:pPr>
      <w:r w:rsidRPr="00031083">
        <w:rPr>
          <w:rFonts w:ascii="Montserrat" w:hAnsi="Montserrat"/>
          <w:sz w:val="24"/>
        </w:rPr>
        <w:tab/>
        <w:t>In spite of the urge to burn the papers, I tucked my orders into my pocket.</w:t>
      </w:r>
    </w:p>
    <w:p w:rsidR="00F20E2E" w:rsidRPr="00031083" w:rsidRDefault="00F20E2E">
      <w:pPr>
        <w:rPr>
          <w:rFonts w:ascii="Montserrat" w:hAnsi="Montserrat"/>
          <w:sz w:val="24"/>
        </w:rPr>
      </w:pPr>
      <w:r w:rsidRPr="00031083">
        <w:rPr>
          <w:rFonts w:ascii="Montserrat" w:hAnsi="Montserrat"/>
          <w:sz w:val="24"/>
        </w:rPr>
        <w:tab/>
        <w:t xml:space="preserve">Seeing the time I had to wait, I made my way up to the Observation Deck and watched for the arrival of the seed ship prototype, </w:t>
      </w:r>
      <w:r w:rsidRPr="00031083">
        <w:rPr>
          <w:rFonts w:ascii="Montserrat" w:hAnsi="Montserrat"/>
          <w:i/>
          <w:sz w:val="24"/>
        </w:rPr>
        <w:t>Gabriel.</w:t>
      </w:r>
      <w:r w:rsidRPr="00031083">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F20E2E" w:rsidRPr="00031083" w:rsidRDefault="00F20E2E">
      <w:pPr>
        <w:rPr>
          <w:rFonts w:ascii="Montserrat" w:hAnsi="Montserrat"/>
          <w:sz w:val="24"/>
        </w:rPr>
      </w:pPr>
      <w:r w:rsidRPr="00031083">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"Sinclair," he greeted me with a nod, "Nice of you to join us." Between us, it was a slap. I turned and stared at him incredulously for a moment before shaking my head and walking away.</w:t>
      </w:r>
    </w:p>
    <w:p w:rsidR="00F20E2E" w:rsidRPr="00031083" w:rsidRDefault="00F20E2E">
      <w:pPr>
        <w:rPr>
          <w:rFonts w:ascii="Montserrat" w:hAnsi="Montserrat"/>
          <w:sz w:val="24"/>
        </w:rPr>
      </w:pPr>
      <w:r w:rsidRPr="00031083">
        <w:rPr>
          <w:rFonts w:ascii="Montserrat" w:hAnsi="Montserrat"/>
          <w:sz w:val="24"/>
        </w:rPr>
        <w:tab/>
        <w:t>"What?" he called after me.</w:t>
      </w:r>
    </w:p>
    <w:p w:rsidR="00F20E2E" w:rsidRPr="00031083" w:rsidRDefault="00F20E2E">
      <w:pPr>
        <w:rPr>
          <w:rFonts w:ascii="Montserrat" w:hAnsi="Montserrat"/>
          <w:sz w:val="24"/>
        </w:rPr>
      </w:pPr>
      <w:r w:rsidRPr="00031083">
        <w:rPr>
          <w:rFonts w:ascii="Montserrat" w:hAnsi="Montserrat"/>
          <w:sz w:val="24"/>
        </w:rPr>
        <w:tab/>
        <w:t xml:space="preserve">I almost turned back to explain, when my stomach decided to remind me of its existence. </w:t>
      </w:r>
      <w:r w:rsidRPr="00031083">
        <w:rPr>
          <w:rFonts w:ascii="Montserrat" w:hAnsi="Montserrat"/>
          <w:i/>
          <w:sz w:val="24"/>
        </w:rPr>
        <w:t>Should've taken care of that,</w:t>
      </w:r>
      <w:r w:rsidRPr="00031083">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F20E2E" w:rsidRPr="00031083" w:rsidRDefault="00F20E2E">
      <w:pPr>
        <w:rPr>
          <w:rFonts w:ascii="Montserrat" w:hAnsi="Montserrat"/>
          <w:sz w:val="24"/>
        </w:rPr>
      </w:pPr>
      <w:r w:rsidRPr="00031083">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F20E2E" w:rsidRPr="00031083" w:rsidRDefault="00F20E2E">
      <w:pPr>
        <w:rPr>
          <w:rFonts w:ascii="Montserrat" w:hAnsi="Montserrat"/>
          <w:sz w:val="24"/>
        </w:rPr>
      </w:pPr>
      <w:r w:rsidRPr="00031083">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F20E2E" w:rsidRPr="00031083" w:rsidRDefault="00F20E2E">
      <w:pPr>
        <w:rPr>
          <w:rFonts w:ascii="Montserrat" w:hAnsi="Montserrat"/>
          <w:sz w:val="24"/>
        </w:rPr>
      </w:pPr>
      <w:r w:rsidRPr="00031083">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F20E2E" w:rsidRPr="00031083" w:rsidRDefault="00F20E2E">
      <w:pPr>
        <w:rPr>
          <w:rFonts w:ascii="Montserrat" w:hAnsi="Montserrat"/>
          <w:sz w:val="24"/>
        </w:rPr>
      </w:pPr>
      <w:r w:rsidRPr="00031083">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F20E2E" w:rsidRPr="00031083" w:rsidRDefault="00F20E2E">
      <w:pPr>
        <w:rPr>
          <w:rFonts w:ascii="Montserrat" w:hAnsi="Montserrat"/>
          <w:sz w:val="24"/>
        </w:rPr>
      </w:pPr>
      <w:r w:rsidRPr="00031083">
        <w:rPr>
          <w:rFonts w:ascii="Montserrat" w:hAnsi="Montserrat"/>
          <w:sz w:val="24"/>
        </w:rPr>
        <w:tab/>
        <w:t xml:space="preserve">"Sinclair,"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F20E2E" w:rsidRPr="00031083" w:rsidRDefault="00F20E2E">
      <w:pPr>
        <w:rPr>
          <w:rFonts w:ascii="Montserrat" w:hAnsi="Montserrat"/>
          <w:sz w:val="24"/>
        </w:rPr>
      </w:pPr>
      <w:r w:rsidRPr="00031083">
        <w:rPr>
          <w:rFonts w:ascii="Montserrat" w:hAnsi="Montserrat"/>
          <w:sz w:val="24"/>
        </w:rPr>
        <w:tab/>
        <w:t xml:space="preserve">I was starting to feel like a bone with two dogs. </w:t>
      </w:r>
    </w:p>
    <w:p w:rsidR="00F20E2E" w:rsidRPr="00031083" w:rsidRDefault="00F20E2E">
      <w:pPr>
        <w:rPr>
          <w:rFonts w:ascii="Montserrat" w:hAnsi="Montserrat"/>
          <w:sz w:val="24"/>
        </w:rPr>
      </w:pPr>
      <w:r w:rsidRPr="00031083">
        <w:rPr>
          <w:rFonts w:ascii="Montserrat" w:hAnsi="Montserrat"/>
          <w:sz w:val="24"/>
        </w:rPr>
        <w:tab/>
        <w:t>"Thanks," I said wryly, following her up through the ship's access. At the top of the gangway, I turned to the Chief Petty Officer, "Active Sinclair, Arden Eve, reporting. Permission to come aboard?"</w:t>
      </w:r>
    </w:p>
    <w:p w:rsidR="00F20E2E" w:rsidRPr="00031083" w:rsidRDefault="00F20E2E">
      <w:pPr>
        <w:rPr>
          <w:rFonts w:ascii="Montserrat" w:hAnsi="Montserrat"/>
          <w:sz w:val="24"/>
        </w:rPr>
      </w:pPr>
      <w:r w:rsidRPr="00031083">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F20E2E" w:rsidRPr="00031083" w:rsidRDefault="00F20E2E">
      <w:pPr>
        <w:rPr>
          <w:rFonts w:ascii="Montserrat" w:hAnsi="Montserrat"/>
          <w:sz w:val="24"/>
        </w:rPr>
      </w:pPr>
      <w:r w:rsidRPr="00031083">
        <w:rPr>
          <w:rFonts w:ascii="Montserrat" w:hAnsi="Montserrat"/>
          <w:sz w:val="24"/>
        </w:rPr>
        <w:tab/>
        <w:t>"Mind your manners Mr. Grant," she countered taking my arm guiding me past. Aside, she murmured, "Ms. Sinclair,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F20E2E" w:rsidRPr="00031083" w:rsidRDefault="00F20E2E">
      <w:pPr>
        <w:rPr>
          <w:rFonts w:ascii="Montserrat" w:hAnsi="Montserrat"/>
          <w:sz w:val="24"/>
        </w:rPr>
      </w:pPr>
      <w:r w:rsidRPr="00031083">
        <w:rPr>
          <w:rFonts w:ascii="Montserrat" w:hAnsi="Montserrat"/>
          <w:sz w:val="24"/>
        </w:rPr>
        <w:tab/>
        <w:t>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I was engaged in thought, not really looking where I was going when I bumped into a man at the next corner.</w:t>
      </w:r>
    </w:p>
    <w:p w:rsidR="00F20E2E" w:rsidRPr="00031083" w:rsidRDefault="00F20E2E">
      <w:pPr>
        <w:rPr>
          <w:rFonts w:ascii="Montserrat" w:hAnsi="Montserrat"/>
          <w:sz w:val="24"/>
        </w:rPr>
      </w:pPr>
      <w:r w:rsidRPr="00031083">
        <w:rPr>
          <w:rFonts w:ascii="Montserrat" w:hAnsi="Montserrat"/>
          <w:sz w:val="24"/>
        </w:rPr>
        <w:tab/>
        <w:t>He caught me, absorbing the impact; I ended up held in a loose embrace. His hands rested familiarly on my hips; his eyes locked warmly on my own. "Sorry, Red. Wasn't watching where I was going," he said innocently. Before I could say a word, he had disengaged and was off around the corner.</w:t>
      </w:r>
    </w:p>
    <w:p w:rsidR="00F20E2E" w:rsidRPr="00031083" w:rsidRDefault="00F20E2E">
      <w:pPr>
        <w:rPr>
          <w:rFonts w:ascii="Montserrat" w:hAnsi="Montserrat"/>
          <w:sz w:val="24"/>
        </w:rPr>
      </w:pPr>
      <w:r w:rsidRPr="00031083">
        <w:rPr>
          <w:rFonts w:ascii="Montserrat" w:hAnsi="Montserrat"/>
          <w:sz w:val="24"/>
        </w:rPr>
        <w:tab/>
        <w:t xml:space="preserve">I turned, completely off balance, to look after him but he had vanished. I shook my head, vaguely alarmed. The man had hands that knew just where to go to disarm me, and I didn't have a clue who he was. I tried to shrug it off and continued on.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 three psi, it is no more dangerous than hiking through a desert. </w:t>
      </w:r>
    </w:p>
    <w:p w:rsidR="00F20E2E" w:rsidRPr="00031083" w:rsidRDefault="00F20E2E">
      <w:pPr>
        <w:rPr>
          <w:rFonts w:ascii="Montserrat" w:hAnsi="Montserrat"/>
          <w:sz w:val="24"/>
        </w:rPr>
      </w:pPr>
      <w:r w:rsidRPr="00031083">
        <w:rPr>
          <w:rFonts w:ascii="Montserrat" w:hAnsi="Montserrat"/>
          <w:sz w:val="24"/>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rsidR="00F20E2E" w:rsidRPr="00031083" w:rsidRDefault="00F20E2E">
      <w:pPr>
        <w:rPr>
          <w:rFonts w:ascii="Montserrat" w:hAnsi="Montserrat"/>
          <w:sz w:val="24"/>
        </w:rPr>
      </w:pPr>
      <w:r w:rsidRPr="00031083">
        <w:rPr>
          <w:rFonts w:ascii="Montserrat" w:hAnsi="Montserrat"/>
          <w:sz w:val="24"/>
        </w:rPr>
        <w:tab/>
        <w:t>"So, now the military is having doubts, eh?" I asked.</w:t>
      </w:r>
    </w:p>
    <w:p w:rsidR="00F20E2E" w:rsidRPr="00031083" w:rsidRDefault="00F20E2E">
      <w:pPr>
        <w:rPr>
          <w:rFonts w:ascii="Montserrat" w:hAnsi="Montserrat"/>
          <w:sz w:val="24"/>
        </w:rPr>
      </w:pPr>
      <w:r w:rsidRPr="00031083">
        <w:rPr>
          <w:rFonts w:ascii="Montserrat" w:hAnsi="Montserrat"/>
          <w:sz w:val="24"/>
        </w:rP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p>
    <w:p w:rsidR="00F20E2E" w:rsidRPr="00031083" w:rsidRDefault="00F20E2E">
      <w:pPr>
        <w:rPr>
          <w:rFonts w:ascii="Montserrat" w:hAnsi="Montserrat"/>
          <w:sz w:val="24"/>
        </w:rPr>
      </w:pPr>
      <w:r w:rsidRPr="00031083">
        <w:rPr>
          <w:rFonts w:ascii="Montserrat" w:hAnsi="Montserrat"/>
          <w:sz w:val="24"/>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rsidR="00F20E2E" w:rsidRPr="00031083" w:rsidRDefault="00F20E2E">
      <w:pPr>
        <w:rPr>
          <w:rFonts w:ascii="Montserrat" w:hAnsi="Montserrat"/>
          <w:sz w:val="24"/>
        </w:rPr>
      </w:pPr>
      <w:r w:rsidRPr="00031083">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F20E2E" w:rsidRPr="00031083" w:rsidRDefault="00F20E2E">
      <w:pPr>
        <w:rPr>
          <w:rFonts w:ascii="Montserrat" w:hAnsi="Montserrat"/>
          <w:sz w:val="24"/>
        </w:rPr>
      </w:pPr>
      <w:r w:rsidRPr="00031083">
        <w:rPr>
          <w:rFonts w:ascii="Montserrat" w:hAnsi="Montserrat"/>
          <w:sz w:val="24"/>
        </w:rPr>
        <w:tab/>
        <w:t>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sexual intimacy. I had tried it once. It was, "...unbelievably indecent!" I finally gasped.</w:t>
      </w:r>
    </w:p>
    <w:p w:rsidR="00F20E2E" w:rsidRPr="00031083" w:rsidRDefault="00F20E2E">
      <w:pPr>
        <w:rPr>
          <w:rFonts w:ascii="Montserrat" w:hAnsi="Montserrat"/>
          <w:sz w:val="24"/>
        </w:rPr>
      </w:pPr>
      <w:r w:rsidRPr="00031083">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rsidR="00F20E2E" w:rsidRPr="00031083" w:rsidRDefault="00F20E2E">
      <w:pPr>
        <w:rPr>
          <w:rFonts w:ascii="Montserrat" w:hAnsi="Montserrat"/>
          <w:sz w:val="24"/>
        </w:rPr>
      </w:pPr>
      <w:r w:rsidRPr="00031083">
        <w:rPr>
          <w:rFonts w:ascii="Montserrat" w:hAnsi="Montserrat"/>
          <w:sz w:val="24"/>
        </w:rPr>
        <w:tab/>
        <w:t>"So what was the board's response?" I asked while he laughed softly at the expression on my face. He took a deep breath to calm himself and ran his hands through his hair. When he started chuckling again, I snarled, "Well? What did they say?"</w:t>
      </w:r>
    </w:p>
    <w:p w:rsidR="00F20E2E" w:rsidRPr="00031083" w:rsidRDefault="00F20E2E">
      <w:pPr>
        <w:rPr>
          <w:rFonts w:ascii="Montserrat" w:hAnsi="Montserrat"/>
          <w:sz w:val="24"/>
        </w:rPr>
      </w:pPr>
      <w:r w:rsidRPr="00031083">
        <w:rPr>
          <w:rFonts w:ascii="Montserrat" w:hAnsi="Montserrat"/>
          <w:sz w:val="24"/>
        </w:rPr>
        <w:tab/>
        <w:t>I didn't get an answer, as Thompson had shown up with the two other class three actives of my group.</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but you could have knocked me over with a feather as the captain named him and the young woman who had accompanied him into the captain's stateroom. Connor and I had known each other on the reservation. I guess ten years did make a difference in a man. I struggled to hear the introductions, smile and shake hands with each of them as they were introduced. "Thank you, Angel," O'Neal said, waving them in to a couple of seats. "Arden, allow me to introduce Connor Annan Lennox, one of your classmates from the Curry Reservation in Oregon, and Morgan Ellen Winter from the Essex Reservation in New York. Morgan, Connor, I'd like you to meet Arden Eve Sinclair, who I'm sure you both recognize."</w:t>
      </w:r>
    </w:p>
    <w:p w:rsidR="00F20E2E" w:rsidRPr="00031083" w:rsidRDefault="00F20E2E">
      <w:pPr>
        <w:rPr>
          <w:rFonts w:ascii="Montserrat" w:hAnsi="Montserrat"/>
          <w:sz w:val="24"/>
        </w:rPr>
      </w:pPr>
      <w:r w:rsidRPr="00031083">
        <w:rPr>
          <w:rFonts w:ascii="Montserrat" w:hAnsi="Montserrat"/>
          <w:sz w:val="24"/>
        </w:rPr>
        <w:tab/>
        <w:t>We all exchanged pleasantries, and the captain brought them up to date on the problems related to getting me united with my assigned group. Shortly he had caught up to where we had been interrupted by their arrival.</w:t>
      </w:r>
    </w:p>
    <w:p w:rsidR="00F20E2E" w:rsidRPr="00031083" w:rsidRDefault="00F20E2E">
      <w:pPr>
        <w:rPr>
          <w:rFonts w:ascii="Montserrat" w:hAnsi="Montserrat"/>
          <w:sz w:val="24"/>
        </w:rPr>
      </w:pPr>
      <w:r w:rsidRPr="00031083">
        <w:rPr>
          <w:rFonts w:ascii="Montserrat" w:hAnsi="Montserrat"/>
          <w:sz w:val="24"/>
        </w:rPr>
        <w:tab/>
        <w:t>"So, Arden's detractors had the matter brought before the Board. They proceeded to attack her qualifications, seeking grounds to disqualify her for the naval side of operation. Inevitably they pointed out that she is not a naval officer. In light of that reminder, it seems that the Board has concluded that your capabilities as ranking officers are judged to be just as valuable to the mission as your capabilities as actives. On those grounds the delegates called for the Board to dismiss your selection for the mission. Naturally," he related, "the Board admitted that it was very concerned with the problem, and thanked the delegates for pointing out their oversight..."</w:t>
      </w:r>
    </w:p>
    <w:p w:rsidR="00F20E2E" w:rsidRPr="00031083" w:rsidRDefault="00F20E2E">
      <w:pPr>
        <w:rPr>
          <w:rFonts w:ascii="Montserrat" w:hAnsi="Montserrat"/>
          <w:sz w:val="24"/>
        </w:rPr>
      </w:pPr>
      <w:r w:rsidRPr="00031083">
        <w:rPr>
          <w:rFonts w:ascii="Montserrat" w:hAnsi="Montserrat"/>
          <w:sz w:val="24"/>
        </w:rPr>
        <w:tab/>
        <w:t>"What!?" I interrupted in disbelief.</w:t>
      </w:r>
    </w:p>
    <w:p w:rsidR="00F20E2E" w:rsidRPr="00031083" w:rsidRDefault="00F20E2E">
      <w:pPr>
        <w:rPr>
          <w:rFonts w:ascii="Montserrat" w:hAnsi="Montserrat"/>
          <w:sz w:val="24"/>
        </w:rPr>
      </w:pPr>
      <w:r w:rsidRPr="00031083">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three of you. What it means is that all of you are going back to Earth after this shake down and you will be entered into the academy and other prep programs to cultivate the experience the job will call for. Sorry, Arden, my plan to short cut you into active duty was nipped in the bud. Fortunately, it also means that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F20E2E" w:rsidRPr="00031083" w:rsidRDefault="00F20E2E">
      <w:pPr>
        <w:rPr>
          <w:rFonts w:ascii="Montserrat" w:hAnsi="Montserrat"/>
          <w:sz w:val="24"/>
        </w:rPr>
      </w:pPr>
      <w:r w:rsidRPr="00031083">
        <w:rPr>
          <w:rFonts w:ascii="Montserrat" w:hAnsi="Montserrat"/>
          <w:sz w:val="24"/>
        </w:rPr>
        <w:tab/>
        <w:t>I quirked an eyebrow and frowned as he paused to regard me. I searched my memory and recalled the early drafts of the survey and exploration proposals calling specifically for the inclusion of psi-active assets. After I scanned the text in my mind and saw that it did define a very different function from what everyone currently assumed. "Of course," I whispered. "The original proposal was drafted before the disclosure and the declassification of the Sinclair-Drake Unified Field Theory, so psionics had not been considered a technical science. They didn't know the relationship between psionics and physics, so they assumed that active assets would be employed primarily for..." my voice had gotten more excited as I traced this line of thought, but I could not bring myself to utter my conclusion.</w:t>
      </w:r>
    </w:p>
    <w:p w:rsidR="00F20E2E" w:rsidRPr="00031083" w:rsidRDefault="00F20E2E">
      <w:pPr>
        <w:rPr>
          <w:rFonts w:ascii="Montserrat" w:hAnsi="Montserrat"/>
          <w:sz w:val="24"/>
        </w:rPr>
      </w:pPr>
      <w:r w:rsidRPr="00031083">
        <w:rPr>
          <w:rFonts w:ascii="Montserrat" w:hAnsi="Montserrat"/>
          <w:sz w:val="24"/>
        </w:rPr>
        <w:tab/>
        <w:t>O'Neal smiled.</w:t>
      </w:r>
    </w:p>
    <w:p w:rsidR="00F20E2E" w:rsidRPr="00031083" w:rsidRDefault="00F20E2E">
      <w:pPr>
        <w:rPr>
          <w:rFonts w:ascii="Montserrat" w:hAnsi="Montserrat"/>
          <w:sz w:val="24"/>
        </w:rPr>
      </w:pPr>
      <w:r w:rsidRPr="00031083">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Morgan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F20E2E" w:rsidRPr="00031083" w:rsidRDefault="00F20E2E">
      <w:pPr>
        <w:rPr>
          <w:rFonts w:ascii="Montserrat" w:hAnsi="Montserrat"/>
          <w:sz w:val="24"/>
        </w:rPr>
      </w:pPr>
      <w:r w:rsidRPr="00031083">
        <w:rPr>
          <w:rFonts w:ascii="Montserrat" w:hAnsi="Montserrat"/>
          <w:sz w:val="24"/>
        </w:rPr>
        <w:tab/>
        <w:t>I think I held my breath. My mother's dream, and the cause of her death.</w:t>
      </w:r>
    </w:p>
    <w:p w:rsidR="00F20E2E" w:rsidRPr="00031083" w:rsidRDefault="00F20E2E">
      <w:pPr>
        <w:rPr>
          <w:rFonts w:ascii="Montserrat" w:hAnsi="Montserrat"/>
          <w:sz w:val="24"/>
        </w:rPr>
      </w:pPr>
      <w:r w:rsidRPr="00031083">
        <w:rPr>
          <w:rFonts w:ascii="Montserrat" w:hAnsi="Montserrat"/>
          <w:sz w:val="24"/>
        </w:rPr>
        <w:tab/>
        <w:t xml:space="preserve">I don't think that thought was far from anyone's mind, with me in the room to remind them of the potential cost of this still sought after goal. O'Neal addressed that point at once, "Advanced Reconnaissance is the most vital and dangerous part of our mission. We are not alone out there, and we know absolutely nothing about the competition—except, that they want us to leave them alone." He explained what Solar Authority Intelligence had come up with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F20E2E" w:rsidRPr="00031083" w:rsidRDefault="00F20E2E">
      <w:pPr>
        <w:rPr>
          <w:rFonts w:ascii="Montserrat" w:hAnsi="Montserrat"/>
          <w:sz w:val="24"/>
        </w:rPr>
      </w:pPr>
      <w:r w:rsidRPr="00031083">
        <w:rPr>
          <w:rFonts w:ascii="Montserrat" w:hAnsi="Montserrat"/>
          <w:sz w:val="24"/>
        </w:rPr>
        <w:tab/>
        <w:t>"Our mission," he returned to the specifics of our briefing, "broadly put, is to make sure that they understand that we will not be intimidated or turned from our objectives in space. Since we can't talk to them, we have to accomplish this through our actions. So, it going get hairy out there on occasions.</w:t>
      </w:r>
    </w:p>
    <w:p w:rsidR="00F20E2E" w:rsidRPr="00031083" w:rsidRDefault="00F20E2E">
      <w:pPr>
        <w:rPr>
          <w:rFonts w:ascii="Montserrat" w:hAnsi="Montserrat"/>
          <w:sz w:val="24"/>
        </w:rPr>
      </w:pPr>
      <w:r w:rsidRPr="00031083">
        <w:rPr>
          <w:rFonts w:ascii="Montserrat" w:hAnsi="Montserrat"/>
          <w:sz w:val="24"/>
        </w:rPr>
        <w:tab/>
        <w:t>"If, when we deploy, we come across hostiles—and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F20E2E" w:rsidRPr="00031083" w:rsidRDefault="00F20E2E">
      <w:pPr>
        <w:rPr>
          <w:rFonts w:ascii="Montserrat" w:hAnsi="Montserrat"/>
          <w:sz w:val="24"/>
        </w:rPr>
      </w:pPr>
      <w:r w:rsidRPr="00031083">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ship is trimming that edge a little thin, but there aren't enough class three actives to do much better. Three hundred of you is probably more than the gene pool can on Earth can spare.</w:t>
      </w:r>
    </w:p>
    <w:p w:rsidR="00F20E2E" w:rsidRPr="00031083" w:rsidRDefault="00F20E2E">
      <w:pPr>
        <w:rPr>
          <w:rFonts w:ascii="Montserrat" w:hAnsi="Montserrat"/>
          <w:sz w:val="24"/>
        </w:rPr>
      </w:pPr>
      <w:r w:rsidRPr="00031083">
        <w:rPr>
          <w:rFonts w:ascii="Montserrat" w:hAnsi="Montserrat"/>
          <w:sz w:val="24"/>
        </w:rPr>
        <w:tab/>
        <w:t>Having covered the essentials, O'Neal dismissed us into Thompson's care to receive our briefing for this shakedown run, our postings, bunking arrangements and a lecture in ship's protocol. I guess some of what was already passing between me and Connor must have been clear enough to see, because as she dropped us off at our assigned berths, she returned to lecture mode. "One more thing, people," Thompson pronounced, "We are going to be a long way from home on this mission. Neither the Captain, nor I have any particular interest in what you do with your free time, but I remind you that where we're going is no place for unplanned pregnancies. You get a situation started, you take it to medical and get signed up for contraception. You will not like the alternative," she reminded us soberingly, making direct eye contact with Morgan and myself.</w:t>
      </w:r>
    </w:p>
    <w:p w:rsidR="00F20E2E" w:rsidRPr="00031083" w:rsidRDefault="00F20E2E">
      <w:pPr>
        <w:rPr>
          <w:rFonts w:ascii="Montserrat" w:hAnsi="Montserrat"/>
          <w:sz w:val="24"/>
        </w:rPr>
      </w:pPr>
      <w:r w:rsidRPr="00031083">
        <w:rPr>
          <w:rFonts w:ascii="Montserrat" w:hAnsi="Montserrat"/>
          <w:sz w:val="24"/>
        </w:rPr>
        <w:tab/>
        <w:t>I'm pretty sure I was blushing. Morgan and Angelica shared a smile and Connor just looked innocent.</w:t>
      </w:r>
    </w:p>
    <w:p w:rsidR="00F20E2E" w:rsidRPr="00031083" w:rsidRDefault="00F20E2E">
      <w:pPr>
        <w:rPr>
          <w:rFonts w:ascii="Montserrat" w:hAnsi="Montserrat"/>
          <w:sz w:val="24"/>
        </w:rPr>
      </w:pPr>
      <w:r w:rsidRPr="00031083">
        <w:rPr>
          <w:rFonts w:ascii="Montserrat" w:hAnsi="Montserrat"/>
          <w:sz w:val="24"/>
        </w:rPr>
        <w:br w:type="page"/>
        <w:t>CHAPTER THREE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F20E2E" w:rsidRPr="00031083" w:rsidRDefault="00F20E2E">
      <w:pPr>
        <w:rPr>
          <w:rFonts w:ascii="Montserrat" w:hAnsi="Montserrat"/>
          <w:sz w:val="24"/>
        </w:rPr>
      </w:pPr>
      <w:r w:rsidRPr="00031083">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F20E2E" w:rsidRPr="00031083" w:rsidRDefault="00F20E2E">
      <w:pPr>
        <w:rPr>
          <w:rFonts w:ascii="Montserrat" w:hAnsi="Montserrat"/>
          <w:sz w:val="24"/>
        </w:rPr>
      </w:pPr>
      <w:r w:rsidRPr="00031083">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031083">
        <w:rPr>
          <w:rFonts w:ascii="Montserrat" w:hAnsi="Montserrat"/>
          <w:i/>
          <w:sz w:val="24"/>
        </w:rPr>
        <w:t>Gabriel,</w:t>
      </w:r>
      <w:r w:rsidRPr="00031083">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F20E2E" w:rsidRPr="00031083" w:rsidRDefault="00F20E2E">
      <w:pPr>
        <w:rPr>
          <w:rFonts w:ascii="Montserrat" w:hAnsi="Montserrat"/>
          <w:sz w:val="24"/>
        </w:rPr>
      </w:pPr>
      <w:r w:rsidRPr="00031083">
        <w:rPr>
          <w:rFonts w:ascii="Montserrat" w:hAnsi="Montserrat"/>
          <w:sz w:val="24"/>
        </w:rPr>
        <w:tab/>
        <w:t>Connor, Morgan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031083">
        <w:rPr>
          <w:rFonts w:ascii="Montserrat" w:hAnsi="Montserrat"/>
          <w:i/>
          <w:sz w:val="24"/>
        </w:rPr>
        <w:t>Gabriel,</w:t>
      </w:r>
      <w:r w:rsidRPr="00031083">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F20E2E" w:rsidRPr="00031083" w:rsidRDefault="00F20E2E">
      <w:pPr>
        <w:rPr>
          <w:rFonts w:ascii="Montserrat" w:hAnsi="Montserrat"/>
          <w:sz w:val="24"/>
        </w:rPr>
      </w:pPr>
      <w:r w:rsidRPr="00031083">
        <w:rPr>
          <w:rFonts w:ascii="Montserrat" w:hAnsi="Montserrat"/>
          <w:sz w:val="24"/>
        </w:rPr>
        <w:tab/>
        <w:t xml:space="preserve">Call it animism if you will, but anything with as much processing capability as </w:t>
      </w:r>
      <w:r w:rsidRPr="00031083">
        <w:rPr>
          <w:rFonts w:ascii="Montserrat" w:hAnsi="Montserrat"/>
          <w:i/>
          <w:sz w:val="24"/>
        </w:rPr>
        <w:t>Gabriel</w:t>
      </w:r>
      <w:r w:rsidRPr="00031083">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Morgan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F20E2E" w:rsidRPr="00031083" w:rsidRDefault="00F20E2E">
      <w:pPr>
        <w:rPr>
          <w:rFonts w:ascii="Montserrat" w:hAnsi="Montserrat"/>
          <w:sz w:val="24"/>
        </w:rPr>
      </w:pPr>
      <w:r w:rsidRPr="00031083">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F20E2E" w:rsidRPr="00031083" w:rsidRDefault="00F20E2E">
      <w:pPr>
        <w:rPr>
          <w:rFonts w:ascii="Montserrat" w:hAnsi="Montserrat"/>
          <w:sz w:val="24"/>
        </w:rPr>
      </w:pPr>
      <w:r w:rsidRPr="00031083">
        <w:rPr>
          <w:rFonts w:ascii="Montserrat" w:hAnsi="Montserrat"/>
          <w:sz w:val="24"/>
        </w:rPr>
        <w:tab/>
        <w:t xml:space="preserve">In the course of mission prep and pre-launch countdown, I engaged my mind at a second magnitude, or class two threshold, allowing me a sharper grasp of the texture of </w:t>
      </w:r>
      <w:r w:rsidRPr="00031083">
        <w:rPr>
          <w:rFonts w:ascii="Montserrat" w:hAnsi="Montserrat"/>
          <w:i/>
          <w:sz w:val="24"/>
        </w:rPr>
        <w:t>Gabriel's</w:t>
      </w:r>
      <w:r w:rsidRPr="00031083">
        <w:rPr>
          <w:rFonts w:ascii="Montserrat" w:hAnsi="Montserrat"/>
          <w:sz w:val="24"/>
        </w:rPr>
        <w:t xml:space="preserve"> field architecture. Unlike the majority of the crew—for whom </w:t>
      </w:r>
      <w:r w:rsidRPr="00031083">
        <w:rPr>
          <w:rFonts w:ascii="Montserrat" w:hAnsi="Montserrat"/>
          <w:i/>
          <w:sz w:val="24"/>
        </w:rPr>
        <w:t>Gabriel's</w:t>
      </w:r>
      <w:r w:rsidRPr="00031083">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F20E2E" w:rsidRPr="00031083" w:rsidRDefault="00F20E2E">
      <w:pPr>
        <w:rPr>
          <w:rFonts w:ascii="Montserrat" w:hAnsi="Montserrat"/>
          <w:sz w:val="24"/>
        </w:rPr>
      </w:pPr>
      <w:r w:rsidRPr="00031083">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F20E2E" w:rsidRPr="00031083" w:rsidRDefault="00F20E2E">
      <w:pPr>
        <w:rPr>
          <w:rFonts w:ascii="Montserrat" w:hAnsi="Montserrat"/>
          <w:sz w:val="24"/>
        </w:rPr>
      </w:pPr>
      <w:r w:rsidRPr="00031083">
        <w:rPr>
          <w:rFonts w:ascii="Montserrat" w:hAnsi="Montserrat"/>
          <w:sz w:val="24"/>
        </w:rPr>
        <w:tab/>
        <w:t xml:space="preserve">On the morning of our departure, May 5th, I was sitting in an orchard in one of these hydroponics sections while my mind continued monitoring the field compositions of the ship. Angelica Thompson came across me and asked what I was doing. "Morning, Sir. Just keeping a read on </w:t>
      </w:r>
      <w:r w:rsidRPr="00031083">
        <w:rPr>
          <w:rFonts w:ascii="Montserrat" w:hAnsi="Montserrat"/>
          <w:i/>
          <w:sz w:val="24"/>
        </w:rPr>
        <w:t>Gabe's</w:t>
      </w:r>
      <w:r w:rsidRPr="00031083">
        <w:rPr>
          <w:rFonts w:ascii="Montserrat" w:hAnsi="Montserrat"/>
          <w:sz w:val="24"/>
        </w:rPr>
        <w:t xml:space="preserve"> mood," I smiled. </w:t>
      </w:r>
    </w:p>
    <w:p w:rsidR="00F20E2E" w:rsidRPr="00031083" w:rsidRDefault="00F20E2E">
      <w:pPr>
        <w:rPr>
          <w:rFonts w:ascii="Montserrat" w:hAnsi="Montserrat"/>
          <w:sz w:val="24"/>
        </w:rPr>
      </w:pPr>
      <w:r w:rsidRPr="00031083">
        <w:rPr>
          <w:rFonts w:ascii="Montserrat" w:hAnsi="Montserrat"/>
          <w:sz w:val="24"/>
        </w:rPr>
        <w:tab/>
        <w:t xml:space="preserve">"I'd be careful, she'll hear you," she grinned. Thompson sat down in the shade of the tree with me. She looked tired. Commander Thompson was here for the same reason I was. This atrium was only a short walk from the bridge. In the final hours of our countdown, with the stress mounting, coming here was a total mental and spiritual departure from that tension, free from any sense of displacement from one's responsibilities. </w:t>
      </w:r>
    </w:p>
    <w:p w:rsidR="00F20E2E" w:rsidRPr="00031083" w:rsidRDefault="00F20E2E">
      <w:pPr>
        <w:rPr>
          <w:rFonts w:ascii="Montserrat" w:hAnsi="Montserrat"/>
          <w:sz w:val="24"/>
        </w:rPr>
      </w:pPr>
      <w:r w:rsidRPr="00031083">
        <w:rPr>
          <w:rFonts w:ascii="Montserrat" w:hAnsi="Montserrat"/>
          <w:sz w:val="24"/>
        </w:rPr>
        <w:tab/>
        <w:t>"How did you manage to get out of there?" I asked.</w:t>
      </w:r>
    </w:p>
    <w:p w:rsidR="00F20E2E" w:rsidRPr="00031083" w:rsidRDefault="00F20E2E">
      <w:pPr>
        <w:rPr>
          <w:rFonts w:ascii="Montserrat" w:hAnsi="Montserrat"/>
          <w:sz w:val="24"/>
        </w:rPr>
      </w:pPr>
      <w:r w:rsidRPr="00031083">
        <w:rPr>
          <w:rFonts w:ascii="Montserrat" w:hAnsi="Montserrat"/>
          <w:sz w:val="24"/>
        </w:rPr>
        <w:tab/>
        <w:t xml:space="preserve">"Captain caught me slipping off track," she groaned. She passed her hands across her face, rubbing her eyes with fingers held flat over them. "Told me if I was still on the bridge the next time he looked up I could enjoy the launch sedated in my cabin. I almost wish he'd do it anyway. Even without </w:t>
      </w:r>
      <w:r w:rsidRPr="00031083">
        <w:rPr>
          <w:rFonts w:ascii="Montserrat" w:hAnsi="Montserrat"/>
          <w:i/>
          <w:sz w:val="24"/>
        </w:rPr>
        <w:t>Gabe's</w:t>
      </w:r>
      <w:r w:rsidRPr="00031083">
        <w:rPr>
          <w:rFonts w:ascii="Montserrat" w:hAnsi="Montserrat"/>
          <w:sz w:val="24"/>
        </w:rPr>
        <w:t xml:space="preserve"> sense of humor, this has been a bitch of a week." As the executive officer, Thompson had fallen under the bulk of the work of keeping the ship on schedule. </w:t>
      </w:r>
    </w:p>
    <w:p w:rsidR="00F20E2E" w:rsidRPr="00031083" w:rsidRDefault="00F20E2E">
      <w:pPr>
        <w:rPr>
          <w:rFonts w:ascii="Montserrat" w:hAnsi="Montserrat"/>
          <w:sz w:val="24"/>
        </w:rPr>
      </w:pPr>
      <w:r w:rsidRPr="00031083">
        <w:rPr>
          <w:rFonts w:ascii="Montserrat" w:hAnsi="Montserrat"/>
          <w:sz w:val="24"/>
        </w:rPr>
        <w:tab/>
        <w:t xml:space="preserve">"Rank hath it's privileges," I pointed out with cruel irony. As expected, Thompson turned to glare at me. I just smiled and patted her thigh companionably. "Hopefully this will be the last start we have to make. It really looks like </w:t>
      </w:r>
      <w:r w:rsidRPr="00031083">
        <w:rPr>
          <w:rFonts w:ascii="Montserrat" w:hAnsi="Montserrat"/>
          <w:i/>
          <w:sz w:val="24"/>
        </w:rPr>
        <w:t>Gabe's</w:t>
      </w:r>
      <w:r w:rsidRPr="00031083">
        <w:rPr>
          <w:rFonts w:ascii="Montserrat" w:hAnsi="Montserrat"/>
          <w:sz w:val="24"/>
        </w:rPr>
        <w:t xml:space="preserve"> going to behave," I offered for her assurance. then I grinned and added, "Well, if the Captain is threatening to rotate you over achievers out in favor of us bright eyed and bushy tailed second stringers, it looks like I have a chance of riding out the launch in the Disaster Seat." Even with the detailed and sweeping responsibilities assigned to us—that's Connor, Morgan and myself—the Navy had been baffled as to what position we ought to hold relative to the chain of command. Tentatively referring to our department as Assets, the Asset on duty was stationed at an observation console on the bridge. Since we embodied our department the title "Assets" was perforce applied to us, not our posted station. We had taken to calling that observation post the Disaster Seat. "Poor Connor hasn't missed a beat the past week trying to ensure that he is on the watch at zero hour, and the man is wrung out. The Captain won't have to sedate him, just wave a hand in his direction and he'll be out for the count." Connor's promotion to lieutenant commander and appointment as head of our department, had put the spice of rivalry into our relationship, while at the same time banning all the more intimate flavors.</w:t>
      </w:r>
    </w:p>
    <w:p w:rsidR="00F20E2E" w:rsidRPr="00031083" w:rsidRDefault="00F20E2E">
      <w:pPr>
        <w:rPr>
          <w:rFonts w:ascii="Montserrat" w:hAnsi="Montserrat"/>
          <w:sz w:val="24"/>
        </w:rPr>
      </w:pPr>
      <w:r w:rsidRPr="00031083">
        <w:rPr>
          <w:rFonts w:ascii="Montserrat" w:hAnsi="Montserrat"/>
          <w:sz w:val="24"/>
        </w:rPr>
        <w:tab/>
        <w:t>"Nasty. You evil little girl. Do you ever show the guy any mercy?" Thompson teased.</w:t>
      </w:r>
    </w:p>
    <w:p w:rsidR="00F20E2E" w:rsidRPr="00031083" w:rsidRDefault="00F20E2E">
      <w:pPr>
        <w:rPr>
          <w:rFonts w:ascii="Montserrat" w:hAnsi="Montserrat"/>
          <w:sz w:val="24"/>
        </w:rPr>
      </w:pPr>
      <w:r w:rsidRPr="00031083">
        <w:rPr>
          <w:rFonts w:ascii="Montserrat" w:hAnsi="Montserrat"/>
          <w:sz w:val="24"/>
        </w:rPr>
        <w:tab/>
        <w:t>"Nope, the man's too fond of competing," I responded in a matter-of-fact tone. A momentary silence passed. Seeing that I had the XO on hand, and considering that over the past few years we had become friends, I decided to tap her for some information which Connor had neglected to leak in my direction. "What's the Admiral's ruling on departure? What did they decide in the conference?"</w:t>
      </w:r>
    </w:p>
    <w:p w:rsidR="00F20E2E" w:rsidRPr="00031083" w:rsidRDefault="00F20E2E">
      <w:pPr>
        <w:rPr>
          <w:rFonts w:ascii="Montserrat" w:hAnsi="Montserrat"/>
          <w:sz w:val="24"/>
        </w:rPr>
      </w:pPr>
      <w:r w:rsidRPr="00031083">
        <w:rPr>
          <w:rFonts w:ascii="Montserrat" w:hAnsi="Montserrat"/>
          <w:sz w:val="24"/>
        </w:rPr>
        <w:tab/>
        <w:t xml:space="preserve">"We're going to proceed," she responded, as if by rote, "by sail, out past the ort cloud before our first coordinated dive. Our task group is going to remain concentrated until we reach our assigned sector. We'll take that leg of the journey in a series of shallow dives. A deeper dive could eliminate the need for multiple dives, but at a much greater risk, so that plan was shelved. When we reach the scatter point, we'll break up into our five squadrons and proceed with advance reconnaissance. Our squadron units will continue to support each other until targets have been selected for direct probing. At each step the process gets longer and more isolated." </w:t>
      </w:r>
    </w:p>
    <w:p w:rsidR="00F20E2E" w:rsidRPr="00031083" w:rsidRDefault="00F20E2E">
      <w:pPr>
        <w:rPr>
          <w:rFonts w:ascii="Montserrat" w:hAnsi="Montserrat"/>
          <w:sz w:val="24"/>
        </w:rPr>
      </w:pPr>
      <w:r w:rsidRPr="00031083">
        <w:rPr>
          <w:rFonts w:ascii="Montserrat" w:hAnsi="Montserrat"/>
          <w:sz w:val="24"/>
        </w:rPr>
        <w:tab/>
        <w:t>"Today's agenda is limited to system departure then?" I asked, pleased to hear that the wiser heads had carried the planning session. "As I understand it, even a shallow dive will take a side-real week, barring an emergency abort," I amended with crossed fingers.</w:t>
      </w:r>
    </w:p>
    <w:p w:rsidR="00F20E2E" w:rsidRPr="00031083" w:rsidRDefault="00F20E2E">
      <w:pPr>
        <w:rPr>
          <w:rFonts w:ascii="Montserrat" w:hAnsi="Montserrat"/>
          <w:sz w:val="24"/>
        </w:rPr>
      </w:pPr>
      <w:r w:rsidRPr="00031083">
        <w:rPr>
          <w:rFonts w:ascii="Montserrat" w:hAnsi="Montserrat"/>
          <w:sz w:val="24"/>
        </w:rPr>
        <w:tab/>
        <w:t>"You should know better than I," she pointed out.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"I can't figure it. All I know is that in a dive, we gain time, and under sail we lose time subjectively speaking, and in reference to an outside observer."</w:t>
      </w:r>
    </w:p>
    <w:p w:rsidR="00F20E2E" w:rsidRPr="00031083" w:rsidRDefault="00F20E2E">
      <w:pPr>
        <w:rPr>
          <w:rFonts w:ascii="Montserrat" w:hAnsi="Montserrat"/>
          <w:sz w:val="24"/>
        </w:rPr>
      </w:pPr>
      <w:r w:rsidRPr="00031083">
        <w:rPr>
          <w:rFonts w:ascii="Montserrat" w:hAnsi="Montserrat"/>
          <w:sz w:val="24"/>
        </w:rPr>
        <w:tab/>
        <w:t xml:space="preserve">Which was true, but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rsidR="00F20E2E" w:rsidRPr="00031083" w:rsidRDefault="00F20E2E">
      <w:pPr>
        <w:rPr>
          <w:rFonts w:ascii="Montserrat" w:hAnsi="Montserrat"/>
          <w:sz w:val="24"/>
        </w:rPr>
      </w:pPr>
      <w:r w:rsidRPr="00031083">
        <w:rPr>
          <w:rFonts w:ascii="Montserrat" w:hAnsi="Montserrat"/>
          <w:sz w:val="24"/>
        </w:rP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 and the cost in emotional fatigue is devastating. Psychic fatigue is far more dangerous to an active in the face of an emergency than physical fatigue. Oh, of course, there is a point where physical fatigue induces psychic fatigue, but a few hours of sleep is much safer to risk than what Connor was doing.</w:t>
      </w:r>
    </w:p>
    <w:p w:rsidR="00F20E2E" w:rsidRPr="00031083" w:rsidRDefault="00F20E2E">
      <w:pPr>
        <w:rPr>
          <w:rFonts w:ascii="Montserrat" w:hAnsi="Montserrat"/>
          <w:sz w:val="24"/>
        </w:rPr>
      </w:pPr>
      <w:r w:rsidRPr="00031083">
        <w:rPr>
          <w:rFonts w:ascii="Montserrat" w:hAnsi="Montserrat"/>
          <w:sz w:val="24"/>
        </w:rPr>
        <w:tab/>
        <w:t>Not that I needed to tell him. He knew what I was thinking the minute I looked at him, and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 but he had been holding down double and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 and he expected to hold out through the launch window, Afternoon watch, his next turn up in rotation.</w:t>
      </w:r>
    </w:p>
    <w:p w:rsidR="00F20E2E" w:rsidRPr="00031083" w:rsidRDefault="00F20E2E">
      <w:pPr>
        <w:rPr>
          <w:rFonts w:ascii="Montserrat" w:hAnsi="Montserrat"/>
          <w:sz w:val="24"/>
        </w:rPr>
      </w:pPr>
      <w:r w:rsidRPr="00031083">
        <w:rPr>
          <w:rFonts w:ascii="Montserrat" w:hAnsi="Montserrat"/>
          <w:sz w:val="24"/>
        </w:rPr>
        <w:tab/>
        <w:t xml:space="preserve">Hell, I was good from Morning watch through First dog 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 after I had seen her chased out of the atrium in the forward hydroponics section, Angelica Thompson turned up on the bridge, looking refreshed. </w:t>
      </w:r>
    </w:p>
    <w:p w:rsidR="00F20E2E" w:rsidRPr="00031083" w:rsidRDefault="00F20E2E">
      <w:pPr>
        <w:rPr>
          <w:rFonts w:ascii="Montserrat" w:hAnsi="Montserrat"/>
          <w:sz w:val="24"/>
        </w:rPr>
      </w:pPr>
      <w:r w:rsidRPr="00031083">
        <w:rPr>
          <w:rFonts w:ascii="Montserrat" w:hAnsi="Montserrat"/>
          <w:sz w:val="24"/>
        </w:rPr>
        <w:tab/>
        <w:t>"Looking better, XO," the captain greeted looking up from Navigation. He gestured in the direction of the Department Heads and instructed, "Catch up with the program and advise me when you are back on top of things."</w:t>
      </w:r>
    </w:p>
    <w:p w:rsidR="00F20E2E" w:rsidRPr="00031083" w:rsidRDefault="00F20E2E">
      <w:pPr>
        <w:rPr>
          <w:rFonts w:ascii="Montserrat" w:hAnsi="Montserrat"/>
          <w:sz w:val="24"/>
        </w:rPr>
      </w:pPr>
      <w:r w:rsidRPr="00031083">
        <w:rPr>
          <w:rFonts w:ascii="Montserrat" w:hAnsi="Montserrat"/>
          <w:sz w:val="24"/>
        </w:rPr>
        <w:tab/>
        <w:t>"Aye, Captain. Parker, Cross, if you would please," she beckoned to the Heads of Engineering and Tactical to follow her over to where the Operations officer was huddled up with the Officer of the Deck. It being the tail of the watch, both Morgan and Connor turned up. At a glance from the captain, I turned over the watch to Connor, after accepting Morgan's report on her survey of the field relays. As Morgan and I turned to quit the bridge, the captain signaled us over to him.</w:t>
      </w:r>
    </w:p>
    <w:p w:rsidR="00F20E2E" w:rsidRPr="00031083" w:rsidRDefault="00F20E2E">
      <w:pPr>
        <w:rPr>
          <w:rFonts w:ascii="Montserrat" w:hAnsi="Montserrat"/>
          <w:sz w:val="24"/>
        </w:rPr>
      </w:pPr>
      <w:r w:rsidRPr="00031083">
        <w:rPr>
          <w:rFonts w:ascii="Montserrat" w:hAnsi="Montserrat"/>
          <w:sz w:val="24"/>
        </w:rPr>
        <w:tab/>
        <w:t xml:space="preserve">"Morgan, Arden, hang around. Lennox is holding down the Disaster Seat for launch, but I want both or you on the bridge as we set sail. We'll settle down and go back to your watch schedules once we're over the hump, but I plan to keep Assets busy baby-sitting this bad girl across the threshold," he detailed. </w:t>
      </w:r>
    </w:p>
    <w:p w:rsidR="00F20E2E" w:rsidRPr="00031083" w:rsidRDefault="00F20E2E">
      <w:pPr>
        <w:rPr>
          <w:rFonts w:ascii="Montserrat" w:hAnsi="Montserrat"/>
          <w:sz w:val="24"/>
        </w:rPr>
      </w:pPr>
      <w:r w:rsidRPr="00031083">
        <w:rPr>
          <w:rFonts w:ascii="Montserrat" w:hAnsi="Montserrat"/>
          <w:sz w:val="24"/>
        </w:rPr>
        <w:tab/>
        <w:t xml:space="preserve">"Aye, aye, Captain," we piped in unison, and then found a bulkhead to press against. Given the relative sizes of the ship and its crew, </w:t>
      </w:r>
      <w:r w:rsidRPr="00031083">
        <w:rPr>
          <w:rFonts w:ascii="Montserrat" w:hAnsi="Montserrat"/>
          <w:i/>
          <w:sz w:val="24"/>
        </w:rPr>
        <w:t>Gabriel</w:t>
      </w:r>
      <w:r w:rsidRPr="00031083">
        <w:rPr>
          <w:rFonts w:ascii="Montserrat" w:hAnsi="Montserrat"/>
          <w:sz w:val="24"/>
        </w:rPr>
        <w:t xml:space="preserve"> and her sisters had lavish spaces appointed to all necessary compartments. There was room about the bridge for double watch, as long as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rsidR="00F20E2E" w:rsidRPr="00031083" w:rsidRDefault="00F20E2E">
      <w:pPr>
        <w:rPr>
          <w:rFonts w:ascii="Montserrat" w:hAnsi="Montserrat"/>
          <w:sz w:val="24"/>
        </w:rPr>
      </w:pPr>
      <w:r w:rsidRPr="00031083">
        <w:rPr>
          <w:rFonts w:ascii="Montserrat" w:hAnsi="Montserrat"/>
          <w:sz w:val="24"/>
        </w:rPr>
        <w:tab/>
        <w:t>"Final check, green across the board. All systems nominal and ready to go, sir."</w:t>
      </w:r>
    </w:p>
    <w:p w:rsidR="00F20E2E" w:rsidRPr="00031083" w:rsidRDefault="00F20E2E">
      <w:pPr>
        <w:rPr>
          <w:rFonts w:ascii="Montserrat" w:hAnsi="Montserrat"/>
          <w:sz w:val="24"/>
        </w:rPr>
      </w:pPr>
      <w:r w:rsidRPr="00031083">
        <w:rPr>
          <w:rFonts w:ascii="Montserrat" w:hAnsi="Montserrat"/>
          <w:sz w:val="24"/>
        </w:rPr>
        <w:tab/>
        <w:t>"Thank you XO," he settled in at the Con. Turning to address the communications officer, he set the ball in motion, "Com, all hands, secure ship. Notify Command/Mission Control, status nominal, all check for go; awaiting clearance to undock and assemble at Point Exodus. Request status all ships Task Group Three. Helm, ready for undock and maneuvering course to formation on my order."</w:t>
      </w:r>
    </w:p>
    <w:p w:rsidR="00F20E2E" w:rsidRPr="00031083" w:rsidRDefault="00F20E2E">
      <w:pPr>
        <w:rPr>
          <w:rFonts w:ascii="Montserrat" w:hAnsi="Montserrat"/>
          <w:sz w:val="24"/>
        </w:rPr>
      </w:pPr>
      <w:r w:rsidRPr="00031083">
        <w:rPr>
          <w:rFonts w:ascii="Montserrat" w:hAnsi="Montserrat"/>
          <w:sz w:val="24"/>
        </w:rPr>
        <w:tab/>
        <w:t>"Here we go," I murmured to Morgan. Throughout the bridge, people were stowing away all miscellaneous materials and settling down for launch. Throughout the ship men and women were securing for undock as well, reporting in by section to the Officer of the Deck. By the time Angelica could announce that the ship was secure for departure, the station had replied.</w:t>
      </w:r>
    </w:p>
    <w:p w:rsidR="00F20E2E" w:rsidRPr="00031083" w:rsidRDefault="00F20E2E">
      <w:pPr>
        <w:rPr>
          <w:rFonts w:ascii="Montserrat" w:hAnsi="Montserrat"/>
          <w:sz w:val="24"/>
        </w:rPr>
      </w:pPr>
      <w:r w:rsidRPr="00031083">
        <w:rPr>
          <w:rFonts w:ascii="Montserrat" w:hAnsi="Montserrat"/>
          <w:sz w:val="24"/>
        </w:rPr>
        <w:tab/>
        <w:t>"Captain. Com. Reply from C/MC. Clear for undock, proceed to parking station Point Exodus to await formation. Endit."</w:t>
      </w:r>
    </w:p>
    <w:p w:rsidR="00F20E2E" w:rsidRPr="00031083" w:rsidRDefault="00F20E2E">
      <w:pPr>
        <w:rPr>
          <w:rFonts w:ascii="Montserrat" w:hAnsi="Montserrat"/>
          <w:sz w:val="24"/>
        </w:rPr>
      </w:pPr>
      <w:r w:rsidRPr="00031083">
        <w:rPr>
          <w:rFonts w:ascii="Montserrat" w:hAnsi="Montserrat"/>
          <w:sz w:val="24"/>
        </w:rPr>
        <w:tab/>
        <w:t xml:space="preserve">O'Neal nodded to Lieutenant Kimberly Newman at communications and turned to address Ensign Logan Emerson, "Helm, the order is given." Emerson confirmed the order and shortly we were underway on maneuvering thrusters. </w:t>
      </w:r>
      <w:r w:rsidRPr="00031083">
        <w:rPr>
          <w:rFonts w:ascii="Montserrat" w:hAnsi="Montserrat"/>
          <w:i/>
          <w:sz w:val="24"/>
        </w:rPr>
        <w:t>Gabriel</w:t>
      </w:r>
      <w:r w:rsidRPr="00031083">
        <w:rPr>
          <w:rFonts w:ascii="Montserrat" w:hAnsi="Montserrat"/>
          <w:sz w:val="24"/>
        </w:rPr>
        <w:t xml:space="preserve"> went into a stately roll on three axes once clear of the station and lined up on course. On the main holographic display, other ships could be seen peeling away from Luna V to join the group holding station at Point Exodus. </w:t>
      </w:r>
    </w:p>
    <w:p w:rsidR="00F20E2E" w:rsidRPr="00031083" w:rsidRDefault="00F20E2E">
      <w:pPr>
        <w:rPr>
          <w:rFonts w:ascii="Montserrat" w:hAnsi="Montserrat"/>
          <w:sz w:val="24"/>
        </w:rPr>
      </w:pPr>
      <w:r w:rsidRPr="00031083">
        <w:rPr>
          <w:rFonts w:ascii="Montserrat" w:hAnsi="Montserrat"/>
          <w:sz w:val="24"/>
        </w:rPr>
        <w:tab/>
        <w:t xml:space="preserve">As we approached, the captain asked Newman to hail Admiral Niven's flagship. A few minutes later, Newman announced, "Captain. Com. Message from Admiral Niven. All ships, Task Group Three, assemble in formation. Open command channels and await further instructions. Endit." O'Neal opened a channel through his Com section, and spoke quietly over the link with the Admiral. He signaled for the tactical plot, and the image sprang up overhead. </w:t>
      </w:r>
    </w:p>
    <w:p w:rsidR="00F20E2E" w:rsidRPr="00031083" w:rsidRDefault="00F20E2E">
      <w:pPr>
        <w:rPr>
          <w:rFonts w:ascii="Montserrat" w:hAnsi="Montserrat"/>
          <w:sz w:val="24"/>
        </w:rPr>
      </w:pPr>
      <w:r w:rsidRPr="00031083">
        <w:rPr>
          <w:rFonts w:ascii="Montserrat" w:hAnsi="Montserrat"/>
          <w:sz w:val="24"/>
        </w:rPr>
        <w:tab/>
        <w:t>"Helm, form up. Nav, ready to receive course profile from the flag."</w:t>
      </w:r>
    </w:p>
    <w:p w:rsidR="00F20E2E" w:rsidRPr="00031083" w:rsidRDefault="00F20E2E">
      <w:pPr>
        <w:rPr>
          <w:rFonts w:ascii="Montserrat" w:hAnsi="Montserrat"/>
          <w:sz w:val="24"/>
        </w:rPr>
      </w:pPr>
      <w:r w:rsidRPr="00031083">
        <w:rPr>
          <w:rFonts w:ascii="Montserrat" w:hAnsi="Montserrat"/>
          <w:sz w:val="24"/>
        </w:rPr>
        <w:tab/>
        <w:t>"Aye, Captain," Emerson and Lieutenant Clark acknowledged in stereo.</w:t>
      </w:r>
    </w:p>
    <w:p w:rsidR="00F20E2E" w:rsidRPr="00031083" w:rsidRDefault="00F20E2E">
      <w:pPr>
        <w:rPr>
          <w:rFonts w:ascii="Montserrat" w:hAnsi="Montserrat"/>
          <w:sz w:val="24"/>
        </w:rPr>
      </w:pPr>
      <w:r w:rsidRPr="00031083">
        <w:rPr>
          <w:rFonts w:ascii="Montserrat" w:hAnsi="Montserrat"/>
          <w:sz w:val="24"/>
        </w:rPr>
        <w:tab/>
        <w:t>In a lull, O'Neal leaned over in our direction and said, "I hope you all found time to make your goodbyes. It's going to be quite a while before we'll be back this way, if we ever get back this way at all."</w:t>
      </w:r>
    </w:p>
    <w:p w:rsidR="00F20E2E" w:rsidRPr="00031083" w:rsidRDefault="00F20E2E">
      <w:pPr>
        <w:rPr>
          <w:rFonts w:ascii="Montserrat" w:hAnsi="Montserrat"/>
          <w:sz w:val="24"/>
        </w:rPr>
      </w:pPr>
      <w:r w:rsidRPr="00031083">
        <w:rPr>
          <w:rFonts w:ascii="Montserrat" w:hAnsi="Montserrat"/>
          <w:sz w:val="24"/>
        </w:rPr>
        <w:tab/>
        <w:t>"Alan, don't you think you might have said something before we quit dock?" I chided.</w:t>
      </w:r>
    </w:p>
    <w:p w:rsidR="00F20E2E" w:rsidRPr="00031083" w:rsidRDefault="00F20E2E">
      <w:pPr>
        <w:rPr>
          <w:rFonts w:ascii="Montserrat" w:hAnsi="Montserrat"/>
          <w:sz w:val="24"/>
        </w:rPr>
      </w:pPr>
      <w:r w:rsidRPr="00031083">
        <w:rPr>
          <w:rFonts w:ascii="Montserrat" w:hAnsi="Montserrat"/>
          <w:sz w:val="24"/>
        </w:rPr>
        <w:tab/>
        <w:t>"Not at all," he rebuffed. "I never encourage last minute doubts. Much easier to wait until there's no point crying about it. Get yourselves comfortable. We have a few hours under sail before we rig for our first dive." Which was good advice. The admiral had called for a slow transition to Tach two—two times the speed of light—for system departure. A number of physicists had lost their shorts betting against the development of faster than light flight. In spite of the fact that the evidence pointed to a wave-speed-in-media problem, an aversion to the idea of an etheric medium persisted in clouding the issue. Other blind spots contributed to the conflict of FTL development. All of the sacred opinions had been challenged by the Sinclair-Drake Unified Field Models, and later the Unified Theory.</w:t>
      </w:r>
    </w:p>
    <w:p w:rsidR="00F20E2E" w:rsidRPr="00031083" w:rsidRDefault="00F20E2E">
      <w:pPr>
        <w:rPr>
          <w:rFonts w:ascii="Montserrat" w:hAnsi="Montserrat"/>
          <w:sz w:val="24"/>
        </w:rPr>
      </w:pPr>
      <w:r w:rsidRPr="00031083">
        <w:rPr>
          <w:rFonts w:ascii="Montserrat" w:hAnsi="Montserrat"/>
          <w:sz w:val="24"/>
        </w:rPr>
        <w:tab/>
        <w:t>Did I say it was a simple solution? That's right, it's not. I would love to explain, but that involves an explanation of discrete media, dimensional expression, and field geometry. Simple version then: Picture a water-bug in a pond, the old classic description of wave speed. As the speed of the water-skipper approaches the wave speed of the water, the disturbance caused by the water-skippers efforts build up in a standing wave in his path canceling out the little creature's forward momentum. Same case can apply to a man in a row boat, except in that case it is feasible to overcome the standing wave. The solution in that example, is much the same as the solution to the sound barrier problem which faced human beings in the twentieth century. Cut the wave. In a contiguous medium, an object in motion sets up a disturbance; ergo it is an emitter. Initially it sets up a wavefront one dimension less complex than itself, however in acceleration, it pursues its bow wave, inducing a higher frequency through compression. As a standing wave, this bow wave warps into the dimension of the emitter creating a virtually solid obstacle to the moving body. Also, the more compressed this standing wave becomes the more energy it absorbs from the emitter in motion. In other words it pays more for the privilege of going closer to the wave-speed-constant for that medium.</w:t>
      </w:r>
    </w:p>
    <w:p w:rsidR="00F20E2E" w:rsidRPr="00031083" w:rsidRDefault="00F20E2E">
      <w:pPr>
        <w:rPr>
          <w:rFonts w:ascii="Montserrat" w:hAnsi="Montserrat"/>
          <w:sz w:val="24"/>
        </w:rPr>
      </w:pPr>
      <w:r w:rsidRPr="00031083">
        <w:rPr>
          <w:rFonts w:ascii="Montserrat" w:hAnsi="Montserrat"/>
          <w:sz w:val="24"/>
        </w:rPr>
        <w:tab/>
        <w:t xml:space="preserve">Are you asleep yet? No? You must be a closet physicist then—immune to a good lullaby. I don't know why I try to explain these things, I am a psionicist not a physicist; my mind is ideal for manipulating the universe, but merely adequate at talking about it. What I was getting at is that the solution to most wave barrier problems is a geometrical solution. A moving body can be designed to be less of an emitter and more of a knife. </w:t>
      </w:r>
    </w:p>
    <w:p w:rsidR="00F20E2E" w:rsidRPr="00031083" w:rsidRDefault="00F20E2E">
      <w:pPr>
        <w:rPr>
          <w:rFonts w:ascii="Montserrat" w:hAnsi="Montserrat"/>
          <w:sz w:val="24"/>
        </w:rPr>
      </w:pPr>
      <w:r w:rsidRPr="00031083">
        <w:rPr>
          <w:rFonts w:ascii="Montserrat" w:hAnsi="Montserrat"/>
          <w:sz w:val="24"/>
        </w:rPr>
        <w:tab/>
        <w:t>At about the point that the standing wave cresting our ships was registering on sensors as a blue corona, we activated our wedges. A field wedge, which cut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what I call ghost light, but what it most resembles is the static one sees with one's eyes closed—except brightly vivid and psychedelic. Special systems have been developed to phase plot ambient light and assemble a representational picture of the universe to a ship underway.</w:t>
      </w:r>
    </w:p>
    <w:p w:rsidR="00F20E2E" w:rsidRPr="00031083" w:rsidRDefault="00F20E2E">
      <w:pPr>
        <w:rPr>
          <w:rFonts w:ascii="Montserrat" w:hAnsi="Montserrat"/>
          <w:sz w:val="24"/>
        </w:rPr>
      </w:pPr>
      <w:r w:rsidRPr="00031083">
        <w:rPr>
          <w:rFonts w:ascii="Montserrat" w:hAnsi="Montserrat"/>
          <w:sz w:val="24"/>
        </w:rPr>
        <w:tab/>
        <w:t>Either way, it is a sight to see, and as usual, I lost track of time.</w:t>
      </w:r>
    </w:p>
    <w:p w:rsidR="00F20E2E" w:rsidRPr="00031083" w:rsidRDefault="00F20E2E">
      <w:pPr>
        <w:rPr>
          <w:rFonts w:ascii="Montserrat" w:hAnsi="Montserrat"/>
          <w:sz w:val="24"/>
        </w:rPr>
      </w:pPr>
      <w:r w:rsidRPr="00031083">
        <w:rPr>
          <w:rFonts w:ascii="Montserrat" w:hAnsi="Montserrat"/>
          <w:sz w:val="24"/>
        </w:rPr>
        <w:tab/>
        <w:t>"Captain, coming up on the ort cloud," I looked around and noticed Angelica at the Con. I did not see the captain, but a second later I heard his voice over the private link between the Con and his ready room. "Thank you Angelica. I'm on my way."</w:t>
      </w:r>
    </w:p>
    <w:p w:rsidR="00F20E2E" w:rsidRPr="00031083" w:rsidRDefault="00F20E2E">
      <w:pPr>
        <w:rPr>
          <w:rFonts w:ascii="Montserrat" w:hAnsi="Montserrat"/>
          <w:sz w:val="24"/>
        </w:rPr>
      </w:pPr>
      <w:r w:rsidRPr="00031083">
        <w:rPr>
          <w:rFonts w:ascii="Montserrat" w:hAnsi="Montserrat"/>
          <w:sz w:val="24"/>
        </w:rPr>
        <w:tab/>
        <w:t>As O'Neal appeared on the bridge, he inquired, "Com. Any word from Niven yet?</w:t>
      </w:r>
    </w:p>
    <w:p w:rsidR="00F20E2E" w:rsidRPr="00031083" w:rsidRDefault="00F20E2E">
      <w:pPr>
        <w:rPr>
          <w:rFonts w:ascii="Montserrat" w:hAnsi="Montserrat"/>
          <w:sz w:val="24"/>
        </w:rPr>
      </w:pPr>
      <w:r w:rsidRPr="00031083">
        <w:rPr>
          <w:rFonts w:ascii="Montserrat" w:hAnsi="Montserrat"/>
          <w:sz w:val="24"/>
        </w:rPr>
        <w:tab/>
        <w:t xml:space="preserve">"Negative, sir." O'Neal nodded and went to his place on the Con, but did not relieve Angelica, letting her boss the dive as the signal came over from the </w:t>
      </w:r>
      <w:r w:rsidRPr="00031083">
        <w:rPr>
          <w:rFonts w:ascii="Montserrat" w:hAnsi="Montserrat"/>
          <w:i/>
          <w:sz w:val="24"/>
        </w:rPr>
        <w:t>Azreal.</w:t>
      </w:r>
      <w:r w:rsidRPr="00031083">
        <w:rPr>
          <w:rFonts w:ascii="Montserrat" w:hAnsi="Montserrat"/>
          <w:sz w:val="24"/>
        </w:rPr>
        <w:t xml:space="preserve"> We took the flag ship's calculations for the dive and set up the Interface Communications Net.</w:t>
      </w:r>
    </w:p>
    <w:p w:rsidR="00F20E2E" w:rsidRPr="00031083" w:rsidRDefault="00F20E2E">
      <w:pPr>
        <w:rPr>
          <w:rFonts w:ascii="Montserrat" w:hAnsi="Montserrat"/>
          <w:sz w:val="24"/>
        </w:rPr>
      </w:pPr>
      <w:r w:rsidRPr="00031083">
        <w:rPr>
          <w:rFonts w:ascii="Montserrat" w:hAnsi="Montserrat"/>
          <w:sz w:val="24"/>
        </w:rPr>
        <w:tab/>
        <w:t>"Navigator," Angelica had the reins firmly in her grasp, "set coordinates for dive. Engineering, secure sails, ready for translation." She listened to the confirmation of her orders and she watched the clock. "All hands prepare for dive. Translation in five minutes," she announced as she started the countdown clock.</w:t>
      </w:r>
    </w:p>
    <w:p w:rsidR="00F20E2E" w:rsidRPr="00031083" w:rsidRDefault="00F20E2E">
      <w:pPr>
        <w:rPr>
          <w:rFonts w:ascii="Montserrat" w:hAnsi="Montserrat"/>
          <w:sz w:val="24"/>
        </w:rPr>
      </w:pPr>
      <w:r w:rsidRPr="00031083">
        <w:rPr>
          <w:rFonts w:ascii="Montserrat" w:hAnsi="Montserrat"/>
          <w:sz w:val="24"/>
        </w:rPr>
        <w:tab/>
        <w:t>"Ship secure for dive, sir," reported the Officer of the Deck.</w:t>
      </w:r>
    </w:p>
    <w:p w:rsidR="00F20E2E" w:rsidRPr="00031083" w:rsidRDefault="00F20E2E">
      <w:pPr>
        <w:rPr>
          <w:rFonts w:ascii="Montserrat" w:hAnsi="Montserrat"/>
          <w:sz w:val="24"/>
        </w:rPr>
      </w:pPr>
      <w:r w:rsidRPr="00031083">
        <w:rPr>
          <w:rFonts w:ascii="Montserrat" w:hAnsi="Montserrat"/>
          <w:sz w:val="24"/>
        </w:rPr>
        <w:tab/>
        <w:t>"Assets, confirm ready for dive?" she quirked an eyebrow at Connor.</w:t>
      </w:r>
    </w:p>
    <w:p w:rsidR="00F20E2E" w:rsidRPr="00031083" w:rsidRDefault="00F20E2E">
      <w:pPr>
        <w:rPr>
          <w:rFonts w:ascii="Montserrat" w:hAnsi="Montserrat"/>
          <w:sz w:val="24"/>
        </w:rPr>
      </w:pPr>
      <w:r w:rsidRPr="00031083">
        <w:rPr>
          <w:rFonts w:ascii="Montserrat" w:hAnsi="Montserrat"/>
          <w:sz w:val="24"/>
        </w:rPr>
        <w:tab/>
        <w:t>"Sir, field is intact and translation interface is nominal," he answered without hesitating.</w:t>
      </w:r>
    </w:p>
    <w:p w:rsidR="00F20E2E" w:rsidRPr="00031083" w:rsidRDefault="00F20E2E">
      <w:pPr>
        <w:rPr>
          <w:rFonts w:ascii="Montserrat" w:hAnsi="Montserrat"/>
          <w:sz w:val="24"/>
        </w:rPr>
      </w:pPr>
      <w:r w:rsidRPr="00031083">
        <w:rPr>
          <w:rFonts w:ascii="Montserrat" w:hAnsi="Montserrat"/>
          <w:sz w:val="24"/>
        </w:rPr>
        <w:tab/>
        <w:t>"Lieutenant?" she looked to me for confirmation.</w:t>
      </w:r>
    </w:p>
    <w:p w:rsidR="00F20E2E" w:rsidRPr="00031083" w:rsidRDefault="00F20E2E">
      <w:pPr>
        <w:rPr>
          <w:rFonts w:ascii="Montserrat" w:hAnsi="Montserrat"/>
          <w:sz w:val="24"/>
        </w:rPr>
      </w:pPr>
      <w:r w:rsidRPr="00031083">
        <w:rPr>
          <w:rFonts w:ascii="Montserrat" w:hAnsi="Montserrat"/>
          <w:sz w:val="24"/>
        </w:rPr>
        <w:tab/>
        <w:t xml:space="preserve">"I concur, sir," I stated. In the excitement of system departure, I had keyed up to a class three threshold. In that state I was aware of every field and particle on the ship. I was ready to pop that ship into the interface on my own. </w:t>
      </w:r>
    </w:p>
    <w:p w:rsidR="00F20E2E" w:rsidRPr="00031083" w:rsidRDefault="00F20E2E">
      <w:pPr>
        <w:rPr>
          <w:rFonts w:ascii="Montserrat" w:hAnsi="Montserrat"/>
          <w:sz w:val="24"/>
        </w:rPr>
      </w:pPr>
      <w:r w:rsidRPr="00031083">
        <w:rPr>
          <w:rFonts w:ascii="Montserrat" w:hAnsi="Montserrat"/>
          <w:sz w:val="24"/>
        </w:rPr>
        <w:tab/>
        <w:t>"Com, send confirmation to the Admiral. Helm, begin translation on the Admiral's mark."</w:t>
      </w:r>
    </w:p>
    <w:p w:rsidR="00F20E2E" w:rsidRPr="00031083" w:rsidRDefault="00F20E2E">
      <w:pPr>
        <w:rPr>
          <w:rFonts w:ascii="Montserrat" w:hAnsi="Montserrat"/>
          <w:sz w:val="24"/>
        </w:rPr>
      </w:pPr>
      <w:r w:rsidRPr="00031083">
        <w:rPr>
          <w:rFonts w:ascii="Montserrat" w:hAnsi="Montserrat"/>
          <w:sz w:val="24"/>
        </w:rP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 and our controlled environment is read off into prepared, isolated media, and then the original patterns are wiped. The process is instantaneous, so far as objects in translation are concerned, but an active is frighteningly aware of it.</w:t>
      </w:r>
    </w:p>
    <w:p w:rsidR="00F20E2E" w:rsidRPr="00031083" w:rsidRDefault="00F20E2E">
      <w:pPr>
        <w:rPr>
          <w:rFonts w:ascii="Montserrat" w:hAnsi="Montserrat"/>
          <w:sz w:val="24"/>
        </w:rPr>
      </w:pPr>
      <w:r w:rsidRPr="00031083">
        <w:rPr>
          <w:rFonts w:ascii="Montserrat" w:hAnsi="Montserrat"/>
          <w:sz w:val="24"/>
        </w:rPr>
        <w:tab/>
        <w:t>As I was heaving a deep sigh, with the last disassociation from the surface universe, Angelica was receiving reports from the crew. O'Neal was calmly observing us actives, because he was aware of how different the experience was for us. Connor did not look too good, having tapped his reserves too much over the week past. His attention turned from us as Angelica straightened up from a brief conference with the helmsman.</w:t>
      </w:r>
    </w:p>
    <w:p w:rsidR="00F20E2E" w:rsidRPr="00031083" w:rsidRDefault="00F20E2E">
      <w:pPr>
        <w:rPr>
          <w:rFonts w:ascii="Montserrat" w:hAnsi="Montserrat"/>
          <w:sz w:val="24"/>
        </w:rPr>
      </w:pPr>
      <w:r w:rsidRPr="00031083">
        <w:rPr>
          <w:rFonts w:ascii="Montserrat" w:hAnsi="Montserrat"/>
          <w:sz w:val="24"/>
        </w:rPr>
        <w:tab/>
        <w:t>"Captain, we are clear of the surface," Angelica reported. With an eye on Helm controls, she elaborated. "Riding at interface depth on ten degrees chord. Continuity stopped at seventeen-hundred-oh-seven hours twenty-nine seconds. Subjective time fifty-three seconds mark." The dive process was a complex mathematical dance. Technically, a ship did not leave its point of departure in real space until a split second after it arrived at its point of destination.</w:t>
      </w:r>
    </w:p>
    <w:p w:rsidR="00F20E2E" w:rsidRPr="00031083" w:rsidRDefault="00F20E2E">
      <w:pPr>
        <w:rPr>
          <w:rFonts w:ascii="Montserrat" w:hAnsi="Montserrat"/>
          <w:sz w:val="24"/>
        </w:rPr>
      </w:pPr>
      <w:r w:rsidRPr="00031083">
        <w:rPr>
          <w:rFonts w:ascii="Montserrat" w:hAnsi="Montserrat"/>
          <w:sz w:val="24"/>
        </w:rPr>
        <w:tab/>
        <w:t xml:space="preserve">Subjectively, however, when the drive is activated, and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probability set of possible here-and-nows elsewhere in the continuum thought of as normal space takes a continuity-irrelevant processing time for the drive core, the artifact intelligence that controls the translation. Life aboard ship goes on while the ship contemplates its point of insertion. </w:t>
      </w:r>
    </w:p>
    <w:p w:rsidR="00F20E2E" w:rsidRPr="00031083" w:rsidRDefault="00F20E2E">
      <w:pPr>
        <w:rPr>
          <w:rFonts w:ascii="Montserrat" w:hAnsi="Montserrat"/>
          <w:sz w:val="24"/>
        </w:rPr>
      </w:pPr>
      <w:r w:rsidRPr="00031083">
        <w:rPr>
          <w:rFonts w:ascii="Montserrat" w:hAnsi="Montserrat"/>
          <w:sz w:val="24"/>
        </w:rPr>
        <w:tab/>
        <w:t>Psionic actives refer to this temporal effect as "panic time",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 but translation is a more accurate way to describe the process. Of course, explaining what an interface drive does to its passengers tends to make passengers leery of space travel, and uncertain of their reality.</w:t>
      </w:r>
    </w:p>
    <w:p w:rsidR="00F20E2E" w:rsidRPr="00031083" w:rsidRDefault="00F20E2E">
      <w:pPr>
        <w:rPr>
          <w:rFonts w:ascii="Montserrat" w:hAnsi="Montserrat"/>
          <w:sz w:val="24"/>
        </w:rPr>
      </w:pPr>
      <w:r w:rsidRPr="00031083">
        <w:rPr>
          <w:rFonts w:ascii="Montserrat" w:hAnsi="Montserrat"/>
          <w:sz w:val="24"/>
        </w:rPr>
        <w:tab/>
        <w:t xml:space="preserve">But that's not the only disturbing aspect of translation. </w:t>
      </w:r>
    </w:p>
    <w:p w:rsidR="00F20E2E" w:rsidRPr="00031083" w:rsidRDefault="00F20E2E">
      <w:pPr>
        <w:rPr>
          <w:rFonts w:ascii="Montserrat" w:hAnsi="Montserrat"/>
          <w:sz w:val="24"/>
        </w:rPr>
      </w:pPr>
      <w:r w:rsidRPr="00031083">
        <w:rPr>
          <w:rFonts w:ascii="Montserrat" w:hAnsi="Montserrat"/>
          <w:sz w:val="24"/>
        </w:rPr>
        <w:tab/>
        <w:t xml:space="preserve">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 but to a psi-active like me it had an obvious significance. The deeper the dive, the greater drain on your resources at the point where you try to regain the surface. At which point you are taxed with a proportionately increased demand on your attention for precision in the effort to come up on the mark. </w:t>
      </w:r>
    </w:p>
    <w:p w:rsidR="00F20E2E" w:rsidRPr="00031083" w:rsidRDefault="00F20E2E">
      <w:pPr>
        <w:rPr>
          <w:rFonts w:ascii="Montserrat" w:hAnsi="Montserrat"/>
          <w:sz w:val="24"/>
        </w:rPr>
      </w:pPr>
      <w:r w:rsidRPr="00031083">
        <w:rPr>
          <w:rFonts w:ascii="Montserrat" w:hAnsi="Montserrat"/>
          <w:sz w:val="24"/>
        </w:rPr>
        <w:tab/>
        <w:t xml:space="preserve">Of course, this was a shallow dive—or at least that was the intent—if </w:t>
      </w:r>
      <w:r w:rsidRPr="00031083">
        <w:rPr>
          <w:rFonts w:ascii="Montserrat" w:hAnsi="Montserrat"/>
          <w:i/>
          <w:sz w:val="24"/>
        </w:rPr>
        <w:t>Gabriel</w:t>
      </w:r>
      <w:r w:rsidRPr="00031083">
        <w:rPr>
          <w:rFonts w:ascii="Montserrat" w:hAnsi="Montserrat"/>
          <w:sz w:val="24"/>
        </w:rPr>
        <w:t xml:space="preserve"> behaved. The thought must have been on O'Neal's mind because he addressed it without and propting by any of us in Assets.</w:t>
      </w:r>
    </w:p>
    <w:p w:rsidR="00F20E2E" w:rsidRPr="00031083" w:rsidRDefault="00F20E2E">
      <w:pPr>
        <w:rPr>
          <w:rFonts w:ascii="Montserrat" w:hAnsi="Montserrat"/>
          <w:sz w:val="24"/>
        </w:rPr>
      </w:pPr>
      <w:r w:rsidRPr="00031083">
        <w:rPr>
          <w:rFonts w:ascii="Montserrat" w:hAnsi="Montserrat"/>
          <w:sz w:val="24"/>
        </w:rPr>
        <w:tab/>
        <w:t>"Check bearing and confirm insertion coordinates at the surface on this chord," he ordered the man at navigation. "Project subjective time in interface and report to the XO. Angelica, you still have the Con. I will be in my ready-room with Winter and Sinclair." Angelica nodded and moved to take the Captain's chair as O'Neal slipped away with Morgan and I in tow.</w:t>
      </w:r>
    </w:p>
    <w:p w:rsidR="00F20E2E" w:rsidRPr="00031083" w:rsidRDefault="00F20E2E">
      <w:pPr>
        <w:rPr>
          <w:rFonts w:ascii="Montserrat" w:hAnsi="Montserrat"/>
          <w:sz w:val="24"/>
        </w:rPr>
      </w:pPr>
      <w:r w:rsidRPr="00031083">
        <w:rPr>
          <w:rFonts w:ascii="Montserrat" w:hAnsi="Montserrat"/>
          <w:sz w:val="24"/>
        </w:rPr>
        <w:br w:type="page"/>
        <w:t>CHAPTER FOUR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 could not sleep. I tossed and twisted in the grip of my nest. My body was suspended in a bed of sculpted force, a shaped free fall. A more complex design, actually, than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 and it had taken me months to teach myself not to fight against that kind of passive influence.</w:t>
      </w:r>
    </w:p>
    <w:p w:rsidR="00F20E2E" w:rsidRPr="00031083" w:rsidRDefault="00F20E2E">
      <w:pPr>
        <w:rPr>
          <w:rFonts w:ascii="Montserrat" w:hAnsi="Montserrat"/>
          <w:sz w:val="24"/>
        </w:rPr>
      </w:pPr>
      <w:r w:rsidRPr="00031083">
        <w:rPr>
          <w:rFonts w:ascii="Montserrat" w:hAnsi="Montserrat"/>
          <w:sz w:val="24"/>
        </w:rPr>
        <w:tab/>
        <w:t xml:space="preserve">During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compartment door, and created a spacious common area for Morgan, Connor and I. If we weren't actives, and if we three weren't the sum total of our department, Connor would be shacked up with another lieutenant commander in a double, while Morgan and I would have two lieutenants in here with us. </w:t>
      </w:r>
    </w:p>
    <w:p w:rsidR="00F20E2E" w:rsidRPr="00031083" w:rsidRDefault="00F20E2E">
      <w:pPr>
        <w:rPr>
          <w:rFonts w:ascii="Montserrat" w:hAnsi="Montserrat"/>
          <w:sz w:val="24"/>
        </w:rPr>
      </w:pPr>
      <w:r w:rsidRPr="00031083">
        <w:rPr>
          <w:rFonts w:ascii="Montserrat" w:hAnsi="Montserrat"/>
          <w:sz w:val="24"/>
        </w:rPr>
        <w:tab/>
        <w:t xml:space="preserve">Originally our extra nest had been occupied by Sam Malthus. Formerly an assistant director for the Interface Systems Project, he joined Martin Cannon Craig on the Psi Control Project. At about the time our Asset group was transferred full time to </w:t>
      </w:r>
      <w:r w:rsidRPr="00031083">
        <w:rPr>
          <w:rFonts w:ascii="Montserrat" w:hAnsi="Montserrat"/>
          <w:i/>
          <w:sz w:val="24"/>
        </w:rPr>
        <w:t>Gabriel</w:t>
      </w:r>
      <w:r w:rsidRPr="00031083">
        <w:rPr>
          <w:rFonts w:ascii="Montserrat" w:hAnsi="Montserrat"/>
          <w:sz w:val="24"/>
        </w:rPr>
        <w:t xml:space="preserve">, he had been assigned to us as our control officer. He had been rushed through the academy after us and hopped up to lieutenant commander in charge of Assets. As a class three latent, with mind control training, he was theoretically immune to subversion and coercion. Unfortunately he was an asshole, and he wasn't immune to extreme fluctuations in temperature. </w:t>
      </w:r>
    </w:p>
    <w:p w:rsidR="00F20E2E" w:rsidRPr="00031083" w:rsidRDefault="00F20E2E">
      <w:pPr>
        <w:rPr>
          <w:rFonts w:ascii="Montserrat" w:hAnsi="Montserrat"/>
          <w:sz w:val="24"/>
        </w:rPr>
      </w:pPr>
      <w:r w:rsidRPr="00031083">
        <w:rPr>
          <w:rFonts w:ascii="Montserrat" w:hAnsi="Montserrat"/>
          <w:sz w:val="24"/>
        </w:rPr>
        <w:tab/>
        <w:t>My present discomfort was karmic payback for the way I had driven Malthus out.</w:t>
      </w:r>
    </w:p>
    <w:p w:rsidR="00F20E2E" w:rsidRPr="00031083" w:rsidRDefault="00F20E2E">
      <w:pPr>
        <w:rPr>
          <w:rFonts w:ascii="Montserrat" w:hAnsi="Montserrat"/>
          <w:sz w:val="24"/>
        </w:rPr>
      </w:pPr>
      <w:r w:rsidRPr="00031083">
        <w:rPr>
          <w:rFonts w:ascii="Montserrat" w:hAnsi="Montserrat"/>
          <w:sz w:val="24"/>
        </w:rPr>
        <w:tab/>
        <w:t xml:space="preserve">Normally field architecture did not bother me much, but as </w:t>
      </w:r>
      <w:r w:rsidRPr="00031083">
        <w:rPr>
          <w:rFonts w:ascii="Montserrat" w:hAnsi="Montserrat"/>
          <w:i/>
          <w:sz w:val="24"/>
        </w:rPr>
        <w:t>Gabriel</w:t>
      </w:r>
      <w:r w:rsidRPr="00031083">
        <w:rPr>
          <w:rFonts w:ascii="Montserrat" w:hAnsi="Montserrat"/>
          <w:sz w:val="24"/>
        </w:rPr>
        <w:t xml:space="preserve"> dove through hyperspace my awareness was enhanced a thousand-fold. To my unblinking inner eye appeared a vast and timeless ocean of potential space. I was keenly aware of the shallow depth at which the twenty ships of Exodus Task Group Three rode. I could feel the shallow regions which mass-points projected into the interface, the beaches of stars and planets. There was a current, a constant twisting sensation as the natural universe spun around the axis of our formation. My mind, stretched tight over the infinite depth of the interface, was trying to orient constantly with the correlatives of normal space within which I instinctively needed a foothold.</w:t>
      </w:r>
    </w:p>
    <w:p w:rsidR="00F20E2E" w:rsidRPr="00031083" w:rsidRDefault="00F20E2E">
      <w:pPr>
        <w:rPr>
          <w:rFonts w:ascii="Montserrat" w:hAnsi="Montserrat"/>
          <w:sz w:val="24"/>
        </w:rPr>
      </w:pPr>
      <w:r w:rsidRPr="00031083">
        <w:rPr>
          <w:rFonts w:ascii="Montserrat" w:hAnsi="Montserrat"/>
          <w:sz w:val="24"/>
        </w:rPr>
        <w:tab/>
        <w:t xml:space="preserve">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were other dangers however. The techniques and the technology had all advanced tremendously from the first exploration diver </w:t>
      </w:r>
      <w:r w:rsidRPr="00031083">
        <w:rPr>
          <w:rFonts w:ascii="Montserrat" w:hAnsi="Montserrat"/>
          <w:i/>
          <w:sz w:val="24"/>
        </w:rPr>
        <w:t>Adventure</w:t>
      </w:r>
      <w:r w:rsidRPr="00031083">
        <w:rPr>
          <w:rFonts w:ascii="Montserrat" w:hAnsi="Montserrat"/>
          <w:sz w:val="24"/>
        </w:rPr>
        <w:t>, but they still needed an active sitting as a backup to the artifact intelligence executing the dive. Unfortunately, the subjective time in a dive meant that inevitably I had to sleep during translation to be able to function shift on top of shift.</w:t>
      </w:r>
    </w:p>
    <w:p w:rsidR="00F20E2E" w:rsidRPr="00031083" w:rsidRDefault="00F20E2E">
      <w:pPr>
        <w:rPr>
          <w:rFonts w:ascii="Montserrat" w:hAnsi="Montserrat"/>
          <w:sz w:val="24"/>
        </w:rPr>
      </w:pPr>
      <w:r w:rsidRPr="00031083">
        <w:rPr>
          <w:rFonts w:ascii="Montserrat" w:hAnsi="Montserrat"/>
          <w:sz w:val="24"/>
        </w:rPr>
        <w:tab/>
        <w:t xml:space="preserve">Unfortunately, I had discovered I could not sleep during translation. Trying to do so only made my mental absorption with the interface sharper. I could take sleepers to reduce or block my sensitivity, but only at the cost of negating my function as a back-up. I could meditate to extend the time I could endure before sleepers would become necessary, and there was no reason why I couldn't turn over my responsibilities to Connor and Morgan for long enough to recover my faculties. If I didn't hate the sleepers with a passion. </w:t>
      </w:r>
    </w:p>
    <w:p w:rsidR="00F20E2E" w:rsidRPr="00031083" w:rsidRDefault="00F20E2E">
      <w:pPr>
        <w:rPr>
          <w:rFonts w:ascii="Montserrat" w:hAnsi="Montserrat"/>
          <w:sz w:val="24"/>
        </w:rPr>
      </w:pPr>
      <w:r w:rsidRPr="00031083">
        <w:rPr>
          <w:rFonts w:ascii="Montserrat" w:hAnsi="Montserrat"/>
          <w:sz w:val="24"/>
        </w:rPr>
        <w:tab/>
        <w:t>But I was reaching my limit.</w:t>
      </w:r>
    </w:p>
    <w:p w:rsidR="00F20E2E" w:rsidRPr="00031083" w:rsidRDefault="00F20E2E">
      <w:pPr>
        <w:rPr>
          <w:rFonts w:ascii="Montserrat" w:hAnsi="Montserrat"/>
          <w:sz w:val="24"/>
        </w:rPr>
      </w:pPr>
      <w:r w:rsidRPr="00031083">
        <w:rPr>
          <w:rFonts w:ascii="Montserrat" w:hAnsi="Montserrat"/>
          <w:sz w:val="24"/>
        </w:rPr>
        <w:tab/>
        <w:t>Opening my eyes, I sighed and wiped a hand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As a whole, the ship was as alive as any member of her crew and complement. An artifact life form.</w:t>
      </w:r>
    </w:p>
    <w:p w:rsidR="00F20E2E" w:rsidRPr="00031083" w:rsidRDefault="00F20E2E">
      <w:pPr>
        <w:rPr>
          <w:rFonts w:ascii="Montserrat" w:hAnsi="Montserrat"/>
          <w:sz w:val="24"/>
        </w:rPr>
      </w:pPr>
      <w:r w:rsidRPr="00031083">
        <w:rPr>
          <w:rFonts w:ascii="Montserrat" w:hAnsi="Montserrat"/>
          <w:sz w:val="24"/>
        </w:rPr>
        <w:tab/>
        <w:t xml:space="preserve">I caught my attention wandering and bit my lip. </w:t>
      </w:r>
    </w:p>
    <w:p w:rsidR="00F20E2E" w:rsidRPr="00031083" w:rsidRDefault="00F20E2E">
      <w:pPr>
        <w:rPr>
          <w:rFonts w:ascii="Montserrat" w:hAnsi="Montserrat"/>
          <w:sz w:val="24"/>
        </w:rPr>
      </w:pPr>
      <w:r w:rsidRPr="00031083">
        <w:rPr>
          <w:rFonts w:ascii="Montserrat" w:hAnsi="Montserrat"/>
          <w:sz w:val="24"/>
        </w:rPr>
        <w:tab/>
        <w:t>The display in my nest showed that my shift was still a few hours away. I groaned, and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attack when a rogue active attempted to steal the cutter she had been piloting. I don't know all of the details, but apparently he was a class three fugitive from a European reservation, trying to get away from Earth. In his attempt to mind control Morgan, he jump-started her mind to his level. My own abilities were awakened by an experience quite similar. While my mother was behind the assault in my case, the result was much the same.</w:t>
      </w:r>
    </w:p>
    <w:p w:rsidR="00F20E2E" w:rsidRPr="00031083" w:rsidRDefault="00F20E2E">
      <w:pPr>
        <w:rPr>
          <w:rFonts w:ascii="Montserrat" w:hAnsi="Montserrat"/>
          <w:sz w:val="24"/>
        </w:rPr>
      </w:pPr>
      <w:r w:rsidRPr="00031083">
        <w:rPr>
          <w:rFonts w:ascii="Montserrat" w:hAnsi="Montserrat"/>
          <w:sz w:val="24"/>
        </w:rPr>
        <w:tab/>
        <w:t xml:space="preserve">The potential had been there in both of our cases, and </w:t>
      </w:r>
      <w:r w:rsidRPr="00031083">
        <w:rPr>
          <w:rFonts w:ascii="Montserrat" w:hAnsi="Montserrat"/>
          <w:i/>
          <w:sz w:val="24"/>
        </w:rPr>
        <w:t xml:space="preserve">is </w:t>
      </w:r>
      <w:r w:rsidRPr="00031083">
        <w:rPr>
          <w:rFonts w:ascii="Montserrat" w:hAnsi="Montserrat"/>
          <w:sz w:val="24"/>
        </w:rPr>
        <w:t>to a greater or lesser degree in everyone. It just needs a trigger sometimes. A powerful enough psi can do that. If he or she didn't manage to twist your brain into pate first. It is the worst way to come into your power. It makes you hyper-wired and hair triggered. Makes you fight the sleepers and the dampers, or even the force architecture of artifacts and the other field technologies. It also makes you one of the best.</w:t>
      </w:r>
    </w:p>
    <w:p w:rsidR="00F20E2E" w:rsidRPr="00031083" w:rsidRDefault="00F20E2E">
      <w:pPr>
        <w:rPr>
          <w:rFonts w:ascii="Montserrat" w:hAnsi="Montserrat"/>
          <w:sz w:val="24"/>
        </w:rPr>
      </w:pPr>
      <w:r w:rsidRPr="00031083">
        <w:rPr>
          <w:rFonts w:ascii="Montserrat" w:hAnsi="Montserrat"/>
          <w:sz w:val="24"/>
        </w:rPr>
        <w:tab/>
        <w:t>I gazed into the eyes of my friend and immediately felt the deadening pall on Morgan's mind. Her thoughts were sluggish, weighed with sleep and haunted by the traces of hyper-dreams seeping around the edges of the drug's influence. "You're going to be a little numb for another day at least, Morgan," I assessed.</w:t>
      </w:r>
    </w:p>
    <w:p w:rsidR="00F20E2E" w:rsidRPr="00031083" w:rsidRDefault="00F20E2E">
      <w:pPr>
        <w:rPr>
          <w:rFonts w:ascii="Montserrat" w:hAnsi="Montserrat"/>
          <w:sz w:val="24"/>
        </w:rPr>
      </w:pPr>
      <w:r w:rsidRPr="00031083">
        <w:rPr>
          <w:rFonts w:ascii="Montserrat" w:hAnsi="Montserrat"/>
          <w:sz w:val="24"/>
        </w:rPr>
        <w:tab/>
        <w:t>"I can flush it out of my system quicker if I have to," Morgan replied.</w:t>
      </w:r>
    </w:p>
    <w:p w:rsidR="00F20E2E" w:rsidRPr="00031083" w:rsidRDefault="00F20E2E">
      <w:pPr>
        <w:rPr>
          <w:rFonts w:ascii="Montserrat" w:hAnsi="Montserrat"/>
          <w:sz w:val="24"/>
        </w:rPr>
      </w:pPr>
      <w:r w:rsidRPr="00031083">
        <w:rPr>
          <w:rFonts w:ascii="Montserrat" w:hAnsi="Montserrat"/>
          <w:sz w:val="24"/>
        </w:rPr>
        <w:tab/>
        <w:t xml:space="preserve">"If you have to," I grinned, "but don't take anything today. If you take another dose you </w:t>
      </w:r>
      <w:r w:rsidRPr="00031083">
        <w:rPr>
          <w:rFonts w:ascii="Montserrat" w:hAnsi="Montserrat"/>
          <w:i/>
          <w:sz w:val="24"/>
        </w:rPr>
        <w:t xml:space="preserve">won't </w:t>
      </w:r>
      <w:r w:rsidRPr="00031083">
        <w:rPr>
          <w:rFonts w:ascii="Montserrat" w:hAnsi="Montserrat"/>
          <w:sz w:val="24"/>
        </w:rPr>
        <w:t xml:space="preserve">be able to and I might not be able to stretch it for the two shifts I had planned." </w:t>
      </w:r>
    </w:p>
    <w:p w:rsidR="00F20E2E" w:rsidRPr="00031083" w:rsidRDefault="00F20E2E">
      <w:pPr>
        <w:rPr>
          <w:rFonts w:ascii="Montserrat" w:hAnsi="Montserrat"/>
          <w:sz w:val="24"/>
        </w:rPr>
      </w:pPr>
      <w:r w:rsidRPr="00031083">
        <w:rPr>
          <w:rFonts w:ascii="Montserrat" w:hAnsi="Montserrat"/>
          <w:sz w:val="24"/>
        </w:rPr>
        <w:tab/>
        <w:t>"Do you want me ready on stand-by?" Morgan asked.</w:t>
      </w:r>
    </w:p>
    <w:p w:rsidR="00F20E2E" w:rsidRPr="00031083" w:rsidRDefault="00F20E2E">
      <w:pPr>
        <w:rPr>
          <w:rFonts w:ascii="Montserrat" w:hAnsi="Montserrat"/>
          <w:sz w:val="24"/>
        </w:rPr>
      </w:pPr>
      <w:r w:rsidRPr="00031083">
        <w:rPr>
          <w:rFonts w:ascii="Montserrat" w:hAnsi="Montserrat"/>
          <w:sz w:val="24"/>
        </w:rPr>
        <w:tab/>
        <w:t>"No, I can still hack my last shift," I answered, as she struggled to slip out of the force cocoon, "Besides, Connor likes doing the overtime. Go back to sleep for now. I'll be fine. Rest while you can." Morgan frowned, but relaxed back into drugged sleep. I smiled at my friend. Morgan was sharp as a razor, and there wasn't a better all-around pilot in the entire navy. Her grasp of the interface was far keener than mine, but I had a few decades worth of experience on her. Morgan was the junior member of the team and I felt some guilt knowing that Morgan was down on sleepers more often due to my stubborn avoidance of them. Of course, Connor was senior to me, and I was his relief. Unlike Morgan and I, he did not have any trouble sleeping in the interface, and managed to get in enough sleep between long watches. I tried hard not to hold it against him, and most of the time I succeeded.</w:t>
      </w:r>
    </w:p>
    <w:p w:rsidR="00F20E2E" w:rsidRPr="00031083" w:rsidRDefault="00F20E2E">
      <w:pPr>
        <w:rPr>
          <w:rFonts w:ascii="Montserrat" w:hAnsi="Montserrat"/>
          <w:sz w:val="24"/>
        </w:rPr>
      </w:pPr>
      <w:r w:rsidRPr="00031083">
        <w:rPr>
          <w:rFonts w:ascii="Montserrat" w:hAnsi="Montserrat"/>
          <w:sz w:val="24"/>
        </w:rPr>
        <w:tab/>
        <w:t xml:space="preserve">Awake in spite of myself, I wandered into the shower compartment and skinned out of my uniform. In spite of the efficiency of the material, it was a good idea to recondition it from time to time. A special solution would give it enriched raw materials to repair molecular damage, and leach out any trace elements it could not metabolize. So the sheathe went into the purge bath while I stepped into a shower. A sheathe will keep you clean, but it can wear on you and it is no substitute for bathing. As I relaxed in a blanket of steam, my thought wandered to Chief Petty Officer Grant. </w:t>
      </w:r>
    </w:p>
    <w:p w:rsidR="00F20E2E" w:rsidRPr="00031083" w:rsidRDefault="00F20E2E">
      <w:pPr>
        <w:rPr>
          <w:rFonts w:ascii="Montserrat" w:hAnsi="Montserrat"/>
          <w:sz w:val="24"/>
        </w:rPr>
      </w:pPr>
      <w:r w:rsidRPr="00031083">
        <w:rPr>
          <w:rFonts w:ascii="Montserrat" w:hAnsi="Montserrat"/>
          <w:sz w:val="24"/>
        </w:rPr>
        <w:tab/>
        <w:t xml:space="preserve">It had taken me a while to corner him during that first shake down mission, but when I finally did confront him he was quite forward with an explanation of his reaction to me. Grant had been a yard dog at the station that the </w:t>
      </w:r>
      <w:r w:rsidRPr="00031083">
        <w:rPr>
          <w:rFonts w:ascii="Montserrat" w:hAnsi="Montserrat"/>
          <w:i/>
          <w:sz w:val="24"/>
        </w:rPr>
        <w:t>Adventure</w:t>
      </w:r>
      <w:r w:rsidRPr="00031083">
        <w:rPr>
          <w:rFonts w:ascii="Montserrat" w:hAnsi="Montserrat"/>
          <w:sz w:val="24"/>
        </w:rPr>
        <w:t xml:space="preserve"> had operated out of. He had become acquainted with my mother during her assignment aboard that explorer. I guess that he was about in his late twenties, or early thirties then, and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On learning the story, he enlisted in the system defense forces of the Solar Authority which proceeded the formation of the Astronautical Navy of the Solar Authority. When he saw me the first time, I was about six years older than my last publicity pictures, and a dead ringer for my mom. He surprised me though, when I confronted him, because the thing that had bothered him the most was that I resembled my mother in all the subtle ways as well. Idiom, gesture, carriage, manners; so much so that he really did feel himself in the presence of a ghost.</w:t>
      </w:r>
    </w:p>
    <w:p w:rsidR="00F20E2E" w:rsidRPr="00031083" w:rsidRDefault="00F20E2E">
      <w:pPr>
        <w:rPr>
          <w:rFonts w:ascii="Montserrat" w:hAnsi="Montserrat"/>
          <w:sz w:val="24"/>
        </w:rPr>
      </w:pPr>
      <w:r w:rsidRPr="00031083">
        <w:rPr>
          <w:rFonts w:ascii="Montserrat" w:hAnsi="Montserrat"/>
          <w:sz w:val="24"/>
        </w:rPr>
        <w:tab/>
        <w:t>I had explained the nature of our close rapport, to account for the similarity. I also explained how my mom had been my only family and he had adopted me on the spot and told me to regard him as my dear old Uncle Jocko. I was delighted, he is an ornery, salty, sensible man. Jocko, perhaps twenty years older than me, makes a great surrogate father. Still, every time he compares me to my mother it sends a chill through me and sets me off to dwelling on aspects of our relationship I still don't understand.</w:t>
      </w:r>
    </w:p>
    <w:p w:rsidR="00F20E2E" w:rsidRPr="00031083" w:rsidRDefault="00F20E2E">
      <w:pPr>
        <w:rPr>
          <w:rFonts w:ascii="Montserrat" w:hAnsi="Montserrat"/>
          <w:sz w:val="24"/>
        </w:rPr>
      </w:pPr>
      <w:r w:rsidRPr="00031083">
        <w:rPr>
          <w:rFonts w:ascii="Montserrat" w:hAnsi="Montserrat"/>
          <w:sz w:val="24"/>
        </w:rPr>
        <w:tab/>
        <w:t>I was lost in thought when it hit me.</w:t>
      </w:r>
    </w:p>
    <w:p w:rsidR="00F20E2E" w:rsidRPr="00031083" w:rsidRDefault="00F20E2E">
      <w:pPr>
        <w:rPr>
          <w:rFonts w:ascii="Montserrat" w:hAnsi="Montserrat"/>
          <w:sz w:val="24"/>
        </w:rPr>
      </w:pPr>
      <w:r w:rsidRPr="00031083">
        <w:rPr>
          <w:rFonts w:ascii="Montserrat" w:hAnsi="Montserrat"/>
          <w:sz w:val="24"/>
        </w:rPr>
        <w:tab/>
        <w:t>I gasped and braced myself against the wall, because the first thing I thought was that the internal gravity field had collapsed. Then I realized that the sense of falling away that had torn through my mind was more remote, external. I screamed, "Morgan!" as the alarm klaxons started. I darted out of the shower into the common area as Morgan was wriggling out of her nest. She looked panicked and confused—at my actions I realized. I grabbed her and mumbled in warning, "gotta purge your system," as I invaded her biosphere. The principle psionic abilities are psychokinesis and extra sensory perception. Will and attention. Intent and intuition. Training psionic potential is in part the diffraction of a white light into spectra. One of the six primary colors then, is what we call biokinesis, the manipulation of life (complex bio-electro-chemestry). You could compare what I did at that moment to picking up a book, skimming through the text and ripping out the one or two pages that didn't belong there.</w:t>
      </w:r>
    </w:p>
    <w:p w:rsidR="00F20E2E" w:rsidRPr="00031083" w:rsidRDefault="00F20E2E">
      <w:pPr>
        <w:rPr>
          <w:rFonts w:ascii="Montserrat" w:hAnsi="Montserrat"/>
          <w:sz w:val="24"/>
        </w:rPr>
      </w:pPr>
      <w:r w:rsidRPr="00031083">
        <w:rPr>
          <w:rFonts w:ascii="Montserrat" w:hAnsi="Montserrat"/>
          <w:sz w:val="24"/>
        </w:rPr>
        <w:tab/>
        <w:t>Morgan staggered, barely braced by my warning as the weight of the interface crashed into her mind. And at once she understood. "Oh my God! We're off the chord! We're cut off from our reference line. How deep are we?" she cried, grasping my arms in a crushing grip.</w:t>
      </w:r>
    </w:p>
    <w:p w:rsidR="00F20E2E" w:rsidRPr="00031083" w:rsidRDefault="00F20E2E">
      <w:pPr>
        <w:rPr>
          <w:rFonts w:ascii="Montserrat" w:hAnsi="Montserrat"/>
          <w:sz w:val="24"/>
        </w:rPr>
      </w:pPr>
      <w:r w:rsidRPr="00031083">
        <w:rPr>
          <w:rFonts w:ascii="Montserrat" w:hAnsi="Montserrat"/>
          <w:sz w:val="24"/>
        </w:rPr>
        <w:tab/>
        <w:t>"Without that reference line, we have essentially dropped to infinite depth," I said. Before either of us could utter another word, the Captain's voice blasted over the com on general address. We were being summoned to the bridge. Immediately. We were out the door at a dead run, neither of us noticing my state of undress. Minutes later we stumbled onto the bridge. The captain took one look at me and dispatched someone to collect my uniform and bring it to me. Then he dragged Morgan and I over to the Disaster Seat. Connor was sitting there, face blanched and locked stiff in his seat. I reached out and discovered his attention was very far away and straining.</w:t>
      </w:r>
    </w:p>
    <w:p w:rsidR="00F20E2E" w:rsidRPr="00031083" w:rsidRDefault="00F20E2E">
      <w:pPr>
        <w:rPr>
          <w:rFonts w:ascii="Montserrat" w:hAnsi="Montserrat"/>
          <w:sz w:val="24"/>
        </w:rPr>
      </w:pPr>
      <w:r w:rsidRPr="00031083">
        <w:rPr>
          <w:rFonts w:ascii="Montserrat" w:hAnsi="Montserrat"/>
          <w:sz w:val="24"/>
        </w:rPr>
        <w:tab/>
        <w:t>O'Neal must have guessed I was reading him and pulled me back a step. "Don't break his concentration, right now he s the only link we have with the Task Group," he explained. "I don't know why yet, but the Interface Com Net has crashed," he added as he saw me about to speak. I shook my head and interrupted before he could go on.</w:t>
      </w:r>
    </w:p>
    <w:p w:rsidR="00F20E2E" w:rsidRPr="00031083" w:rsidRDefault="00F20E2E">
      <w:pPr>
        <w:rPr>
          <w:rFonts w:ascii="Montserrat" w:hAnsi="Montserrat"/>
          <w:sz w:val="24"/>
        </w:rPr>
      </w:pPr>
      <w:r w:rsidRPr="00031083">
        <w:rPr>
          <w:rFonts w:ascii="Montserrat" w:hAnsi="Montserrat"/>
          <w:sz w:val="24"/>
        </w:rPr>
        <w:tab/>
        <w:t>"Captain, that's not the biggest problem," I declared. O'Neal gave me a stern look. "I'm not sure if Connor would have noticed it, he's not hypersensitive to the Interface. Captain we've dropped off the chord. When we went out of phase with the Task Group that must have cut the Com Net.</w:t>
      </w:r>
    </w:p>
    <w:p w:rsidR="00F20E2E" w:rsidRPr="00031083" w:rsidRDefault="00F20E2E">
      <w:pPr>
        <w:rPr>
          <w:rFonts w:ascii="Montserrat" w:hAnsi="Montserrat"/>
          <w:sz w:val="24"/>
        </w:rPr>
      </w:pPr>
      <w:r w:rsidRPr="00031083">
        <w:rPr>
          <w:rFonts w:ascii="Montserrat" w:hAnsi="Montserrat"/>
          <w:sz w:val="24"/>
        </w:rPr>
        <w:tab/>
        <w:t xml:space="preserve">Connor interrupted the captain, still in his trance, to announce, "Sir, Hawkins on </w:t>
      </w:r>
      <w:r w:rsidRPr="00031083">
        <w:rPr>
          <w:rFonts w:ascii="Montserrat" w:hAnsi="Montserrat"/>
          <w:i/>
          <w:sz w:val="24"/>
        </w:rPr>
        <w:t>Azael</w:t>
      </w:r>
      <w:r w:rsidRPr="00031083">
        <w:rPr>
          <w:rFonts w:ascii="Montserrat" w:hAnsi="Montserrat"/>
          <w:sz w:val="24"/>
        </w:rPr>
        <w:t xml:space="preserve"> reports that they've lost the net as well. I agree with Arden, sir, we've lost the chord somehow. Anything to relay?"</w:t>
      </w:r>
    </w:p>
    <w:p w:rsidR="00F20E2E" w:rsidRPr="00031083" w:rsidRDefault="00F20E2E">
      <w:pPr>
        <w:rPr>
          <w:rFonts w:ascii="Montserrat" w:hAnsi="Montserrat"/>
          <w:sz w:val="24"/>
        </w:rPr>
      </w:pPr>
      <w:r w:rsidRPr="00031083">
        <w:rPr>
          <w:rFonts w:ascii="Montserrat" w:hAnsi="Montserrat"/>
          <w:sz w:val="24"/>
        </w:rPr>
        <w:tab/>
        <w:t>O'Neal didn't pause. "Affirmative, relay back our situation and advise strongly making telepathic links ship to ship throughout the Task Group, we'll do the same. If we can regain contact with anybody still on the chord we might be able to correct this situation," he turned to Morgan and me. "This might feel like a mistake to you, but we need answers before we can act. Get in touch with as many other ships as you can."</w:t>
      </w:r>
    </w:p>
    <w:p w:rsidR="00F20E2E" w:rsidRPr="00031083" w:rsidRDefault="00F20E2E">
      <w:pPr>
        <w:rPr>
          <w:rFonts w:ascii="Montserrat" w:hAnsi="Montserrat"/>
          <w:sz w:val="24"/>
        </w:rPr>
      </w:pPr>
      <w:r w:rsidRPr="00031083">
        <w:rPr>
          <w:rFonts w:ascii="Montserrat" w:hAnsi="Montserrat"/>
          <w:sz w:val="24"/>
        </w:rPr>
        <w:tab/>
        <w:t xml:space="preserve">"Aye, Captain," we snapped, stealing a couple of chairs. Spurred by a renewed sense of "panic time"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all of the others so that we would have the best chance possible—know each other well enough—to find each other at a time like this. Group by group we drew together in concert until we had a total net that would support itself, a world-mind of sixty people. A waking dream. All three of us noticeably relaxed then, and opened our eyes to report to the captain. </w:t>
      </w:r>
    </w:p>
    <w:p w:rsidR="00F20E2E" w:rsidRPr="00031083" w:rsidRDefault="00F20E2E">
      <w:pPr>
        <w:rPr>
          <w:rFonts w:ascii="Montserrat" w:hAnsi="Montserrat"/>
          <w:sz w:val="24"/>
        </w:rPr>
      </w:pPr>
      <w:r w:rsidRPr="00031083">
        <w:rPr>
          <w:rFonts w:ascii="Montserrat" w:hAnsi="Montserrat"/>
          <w:sz w:val="24"/>
        </w:rPr>
        <w:tab/>
        <w:t>First the good news. All ships accounted for. The bad news was that all of the ships had lost the chord at the same time. A consensus of preliminary assessments pointed to a chain translation error. At the beginning of this dive, the coordinated dive program transmitted to all the ships had probably contained a fault. Corrupted data had instructed all of the ships to cut the chord. Without reference points, any dive is an infinite dive, because any group of coordinates is as good as another—the classic definition of a four dimensional geometry, the universe is an object who's center is everywhere and who's circumference is nowhere; all points are in direct contact. At the moment we were literally halfway to anywhere, right in the middle of nowhere.</w:t>
      </w:r>
    </w:p>
    <w:p w:rsidR="00F20E2E" w:rsidRPr="00031083" w:rsidRDefault="00F20E2E">
      <w:pPr>
        <w:rPr>
          <w:rFonts w:ascii="Montserrat" w:hAnsi="Montserrat"/>
          <w:sz w:val="24"/>
        </w:rPr>
      </w:pPr>
      <w:r w:rsidRPr="00031083">
        <w:rPr>
          <w:rFonts w:ascii="Montserrat" w:hAnsi="Montserrat"/>
          <w:sz w:val="24"/>
        </w:rPr>
        <w:tab/>
        <w:t xml:space="preserve">O'Neal turned to me, "Arden, you are the closest thing we have to an expert in this matter. What is your analysis?" I opened my mouth to object. I didn't see that I knew anything more about this situation than anybody else. Then I realized it wasn't true. Any active has something to say about the mechanics of translation. Not every active participated in translating that understanding into comprehensive physics. I shut my mouth and considered the problem. There is nothing as stupid as a computer, because it will literally do anything you tell it to. An active has a sense of self preservation. Since I was involved in teaching a computer how to translate, I had spent more time than any other active—besides my mother—thinking about what could go wrong in translation, how and why. </w:t>
      </w:r>
    </w:p>
    <w:p w:rsidR="00F20E2E" w:rsidRPr="00031083" w:rsidRDefault="00F20E2E">
      <w:pPr>
        <w:rPr>
          <w:rFonts w:ascii="Montserrat" w:hAnsi="Montserrat"/>
          <w:sz w:val="24"/>
        </w:rPr>
      </w:pPr>
      <w:r w:rsidRPr="00031083">
        <w:rPr>
          <w:rFonts w:ascii="Montserrat" w:hAnsi="Montserrat"/>
          <w:sz w:val="24"/>
        </w:rPr>
        <w:tab/>
        <w:t>"We're not hopelessly lost," I assured him, realizing it myself as I told him. "Since we are still experiencing subjective time, the ship is still plotting a chord," I explained. I closed my eyes and analyzed the twisting flow of the interface around us. I could pick up the other ships, each just slightly out of phase, but I could not establish an inertial track with the surface.</w:t>
      </w:r>
    </w:p>
    <w:p w:rsidR="00F20E2E" w:rsidRPr="00031083" w:rsidRDefault="00F20E2E">
      <w:pPr>
        <w:rPr>
          <w:rFonts w:ascii="Montserrat" w:hAnsi="Montserrat"/>
          <w:sz w:val="24"/>
        </w:rPr>
      </w:pPr>
      <w:r w:rsidRPr="00031083">
        <w:rPr>
          <w:rFonts w:ascii="Montserrat" w:hAnsi="Montserrat"/>
          <w:sz w:val="24"/>
        </w:rPr>
        <w:tab/>
        <w:t>"What does subjective time have to do with it?" O'Neal broke into my thoughts.</w:t>
      </w:r>
    </w:p>
    <w:p w:rsidR="00F20E2E" w:rsidRPr="00031083" w:rsidRDefault="00F20E2E">
      <w:pPr>
        <w:rPr>
          <w:rFonts w:ascii="Montserrat" w:hAnsi="Montserrat"/>
          <w:sz w:val="24"/>
        </w:rPr>
      </w:pPr>
      <w:r w:rsidRPr="00031083">
        <w:rPr>
          <w:rFonts w:ascii="Montserrat" w:hAnsi="Montserrat"/>
          <w:sz w:val="24"/>
        </w:rPr>
        <w:tab/>
        <w:t xml:space="preserve">"Time is not a factor in point to point translation," I answered, still trying to figure out what sort of curve the Interface Drive was calculating. "If we hadn't designed the system to check itself, we wouldn't have subjective time. A static translation is instantaneous, but a dynamic translation makes contact with the surface all along our track. Alpha and Omega translations are read-write operations, while the chord translations are read-only translations. Here and now, we are existing in the system's processing loop. I'm not sure you can call this a literal state of existence, because theoretically, we are inhabiting an artificial mental construct," I explained remotely while continuing my scan. </w:t>
      </w:r>
    </w:p>
    <w:p w:rsidR="00F20E2E" w:rsidRPr="00031083" w:rsidRDefault="00F20E2E">
      <w:pPr>
        <w:rPr>
          <w:rFonts w:ascii="Montserrat" w:hAnsi="Montserrat"/>
          <w:sz w:val="24"/>
        </w:rPr>
      </w:pPr>
      <w:r w:rsidRPr="00031083">
        <w:rPr>
          <w:rFonts w:ascii="Montserrat" w:hAnsi="Montserrat"/>
          <w:sz w:val="24"/>
        </w:rPr>
        <w:tab/>
        <w:t xml:space="preserve">"So far," I amended, "all we have to worry about is the fact that we have lost our inertial plot. We don't know where we are, we just know that we are not where the ship thinks we are. Chances are </w:t>
      </w:r>
      <w:r w:rsidRPr="00031083">
        <w:rPr>
          <w:rFonts w:ascii="Montserrat" w:hAnsi="Montserrat"/>
          <w:i/>
          <w:sz w:val="24"/>
        </w:rPr>
        <w:t>Gabriel</w:t>
      </w:r>
      <w:r w:rsidRPr="00031083">
        <w:rPr>
          <w:rFonts w:ascii="Montserrat" w:hAnsi="Montserrat"/>
          <w:sz w:val="24"/>
        </w:rPr>
        <w:t xml:space="preserve"> could reach the end of the program and surface at whatever point falls on the mark. We might be light years off course, but at least we would have emerged on the surface. Alternatively, we could go on forever, live out our lives in these little pocket realities and never reintegrate with the surface. As far as the rest of the universe is concerned, we dissolved and didn't resolve again.</w:t>
      </w:r>
    </w:p>
    <w:p w:rsidR="00F20E2E" w:rsidRPr="00031083" w:rsidRDefault="00F20E2E">
      <w:pPr>
        <w:rPr>
          <w:rFonts w:ascii="Montserrat" w:hAnsi="Montserrat"/>
          <w:sz w:val="24"/>
        </w:rPr>
      </w:pPr>
      <w:r w:rsidRPr="00031083">
        <w:rPr>
          <w:rFonts w:ascii="Montserrat" w:hAnsi="Montserrat"/>
          <w:sz w:val="24"/>
        </w:rPr>
        <w:tab/>
        <w:t>"Are you actually saying that the ship creates an artificial reality?," interrupted Angelica Thompson. O'Neal stared at her and then at me and raised his eyebrow.</w:t>
      </w:r>
    </w:p>
    <w:p w:rsidR="00F20E2E" w:rsidRPr="00031083" w:rsidRDefault="00F20E2E">
      <w:pPr>
        <w:rPr>
          <w:rFonts w:ascii="Montserrat" w:hAnsi="Montserrat"/>
          <w:sz w:val="24"/>
        </w:rPr>
      </w:pPr>
      <w:r w:rsidRPr="00031083">
        <w:rPr>
          <w:rFonts w:ascii="Montserrat" w:hAnsi="Montserrat"/>
          <w:sz w:val="24"/>
        </w:rPr>
        <w:tab/>
        <w:t xml:space="preserve">"Well, yes and no. It is a pocket reality. We experience it as reality because it provides structured space and time for us to interact in, it is not, however, a part of our native continuity. It is sort of like a waking dream," I elaborated. </w:t>
      </w:r>
    </w:p>
    <w:p w:rsidR="00F20E2E" w:rsidRPr="00031083" w:rsidRDefault="00F20E2E">
      <w:pPr>
        <w:rPr>
          <w:rFonts w:ascii="Montserrat" w:hAnsi="Montserrat"/>
          <w:sz w:val="24"/>
        </w:rPr>
      </w:pPr>
      <w:r w:rsidRPr="00031083">
        <w:rPr>
          <w:rFonts w:ascii="Montserrat" w:hAnsi="Montserrat"/>
          <w:sz w:val="24"/>
        </w:rPr>
        <w:tab/>
        <w:t>"Or a nightmare," O'Neal mused. "If we ever get out of this you are going to have to explain this all to me again very carefully. But for now let's work on getting out of this. Can you determine what chord we've shifted to?"</w:t>
      </w:r>
    </w:p>
    <w:p w:rsidR="00F20E2E" w:rsidRPr="00031083" w:rsidRDefault="00F20E2E">
      <w:pPr>
        <w:rPr>
          <w:rFonts w:ascii="Montserrat" w:hAnsi="Montserrat"/>
          <w:sz w:val="24"/>
        </w:rPr>
      </w:pPr>
      <w:r w:rsidRPr="00031083">
        <w:rPr>
          <w:rFonts w:ascii="Montserrat" w:hAnsi="Montserrat"/>
          <w:sz w:val="24"/>
        </w:rPr>
        <w:tab/>
        <w:t>I shrugged. I was still looking but I couldn't compensate for our displacement. "No, we're not on a chord exactly. Perhaps we are on a curving reference scheme. Whatever the case may be, it is still trying to get somewhere. It is still thinking about where to go. There is probably some kind of feed-back loop in the calculations which produces a sliding reference. That would account for why I can't achieve my own surface reference. If I knew how we were deviating I might be able to adjust my own calculations."</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My conversation with Captain O'Neal reverberated through the world-mind of our telepathic net. Some captains had to go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compared, with data from their inertial logs. By the time I stepped back onto the bridge, the captain was making a situation report to the Admiral. Analysis of the logs and current calculations on the drive status repeating display confirmed my suspicions. We were locked into an uncontrolled dive. </w:t>
      </w:r>
    </w:p>
    <w:p w:rsidR="00F20E2E" w:rsidRPr="00031083" w:rsidRDefault="00F20E2E">
      <w:pPr>
        <w:rPr>
          <w:rFonts w:ascii="Montserrat" w:hAnsi="Montserrat"/>
          <w:sz w:val="24"/>
        </w:rPr>
      </w:pPr>
      <w:r w:rsidRPr="00031083">
        <w:rPr>
          <w:rFonts w:ascii="Montserrat" w:hAnsi="Montserrat"/>
          <w:sz w:val="24"/>
        </w:rPr>
        <w:tab/>
        <w:t>With great effort, over the next several hours we managed to isolate the corrupted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 which presented no close surface references.</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No one mentioned sabotage, but it ground at the surface of people's thoughts that a navigational data packet should not have corrupted a resident program in each ship's computers. Not by accident. But,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rsidR="00F20E2E" w:rsidRPr="00031083" w:rsidRDefault="00F20E2E">
      <w:pPr>
        <w:rPr>
          <w:rFonts w:ascii="Montserrat" w:hAnsi="Montserrat"/>
          <w:sz w:val="24"/>
        </w:rPr>
      </w:pPr>
      <w:r w:rsidRPr="00031083">
        <w:rPr>
          <w:rFonts w:ascii="Montserrat" w:hAnsi="Montserrat"/>
          <w:sz w:val="24"/>
        </w:rPr>
        <w:tab/>
        <w:t xml:space="preserve">Our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at the moment the computer was running our reality along with those programs. Perhaps with careful psychic surgery, the corrupted programming could be burnt out of the loop, but that would eliminate all automatic error checking, requiring manual error correction and constant supervision. This suggestion at least had more merit, despite having come from </w:t>
      </w:r>
      <w:r w:rsidRPr="00031083">
        <w:rPr>
          <w:rFonts w:ascii="Montserrat" w:hAnsi="Montserrat"/>
          <w:i/>
          <w:sz w:val="24"/>
        </w:rPr>
        <w:t>Azreal's</w:t>
      </w:r>
      <w:r w:rsidRPr="00031083">
        <w:rPr>
          <w:rFonts w:ascii="Montserrat" w:hAnsi="Montserrat"/>
          <w:sz w:val="24"/>
        </w:rPr>
        <w:t xml:space="preserve"> staff asset control officer, Commander Craig. As the former Director of the Interface Systems Project, he knew more about these drives than I did.</w:t>
      </w:r>
    </w:p>
    <w:p w:rsidR="00F20E2E" w:rsidRPr="00031083" w:rsidRDefault="00F20E2E">
      <w:pPr>
        <w:rPr>
          <w:rFonts w:ascii="Montserrat" w:hAnsi="Montserrat"/>
          <w:sz w:val="24"/>
        </w:rPr>
      </w:pPr>
      <w:r w:rsidRPr="00031083">
        <w:rPr>
          <w:rFonts w:ascii="Montserrat" w:hAnsi="Montserrat"/>
          <w:sz w:val="24"/>
        </w:rPr>
        <w:tab/>
        <w:t>In the meantime, while these decisions were being considered, we were still tumbling through the interface, and the clock was still running. I had burnt out about six hours into the emergency, and the captain ordered me to take the sleepers from my control officer. Things were looking so bad that I didn't even complain. I was wrecked.</w:t>
      </w:r>
    </w:p>
    <w:p w:rsidR="00F20E2E" w:rsidRPr="00031083" w:rsidRDefault="00F20E2E">
      <w:pPr>
        <w:rPr>
          <w:rFonts w:ascii="Montserrat" w:hAnsi="Montserrat"/>
          <w:sz w:val="24"/>
        </w:rPr>
      </w:pPr>
      <w:r w:rsidRPr="00031083">
        <w:rPr>
          <w:rFonts w:ascii="Montserrat" w:hAnsi="Montserrat"/>
          <w:sz w:val="24"/>
        </w:rPr>
        <w:tab/>
        <w:t>Morgan and Connor held down the fort for the next forty hours. Connor, unaffected by the interface, was our backbone for the next several weeks, since his endurance made it possible for either myself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tumbling in the first week. We calculated a new chord and found ourselves unspeakably deep in the hyperspace matrix.</w:t>
      </w:r>
    </w:p>
    <w:p w:rsidR="00F20E2E" w:rsidRPr="00031083" w:rsidRDefault="00F20E2E">
      <w:pPr>
        <w:rPr>
          <w:rFonts w:ascii="Montserrat" w:hAnsi="Montserrat"/>
          <w:sz w:val="24"/>
        </w:rPr>
      </w:pPr>
      <w:r w:rsidRPr="00031083">
        <w:rPr>
          <w:rFonts w:ascii="Montserrat" w:hAnsi="Montserrat"/>
          <w:sz w:val="24"/>
        </w:rPr>
        <w:tab/>
        <w:t>On the tenth day of our emergency, I spoke to Connor aside. "We can't keep this up forever, Cal," I hissed from the console where I was entering chord corrections. He looked at me and frowned. "Don't look at me like that. I know you've plotted out this chord as well as I have. We started from a ten degree chord—a shallow dive inside the curve—and look where we are now. This chord has been opening up in spite of our manual corrections."</w:t>
      </w:r>
    </w:p>
    <w:p w:rsidR="00F20E2E" w:rsidRPr="00031083" w:rsidRDefault="00F20E2E">
      <w:pPr>
        <w:rPr>
          <w:rFonts w:ascii="Montserrat" w:hAnsi="Montserrat"/>
          <w:sz w:val="24"/>
        </w:rPr>
      </w:pPr>
      <w:r w:rsidRPr="00031083">
        <w:rPr>
          <w:rFonts w:ascii="Montserrat" w:hAnsi="Montserrat"/>
          <w:sz w:val="24"/>
        </w:rPr>
        <w:tab/>
        <w:t xml:space="preserve">"Yes, I know. We've opened up to about an eighty degree chord. Ten more degrees and we will be headed at right angles away from our surface reference," he observed. We were talking about the angle of interface, the calculation of corresponding points in a field—a four dimensional geometry. A shallow angle of interface has a higher positive correspondence with surface continuity. A deeper, yet still acute angle of interface has a lower surface correspondence. A right angle of interface has no surface correspondence,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 and close in discontinuity. </w:t>
      </w:r>
    </w:p>
    <w:p w:rsidR="00F20E2E" w:rsidRPr="00031083" w:rsidRDefault="00F20E2E">
      <w:pPr>
        <w:rPr>
          <w:rFonts w:ascii="Montserrat" w:hAnsi="Montserrat"/>
          <w:sz w:val="24"/>
        </w:rPr>
      </w:pPr>
      <w:r w:rsidRPr="00031083">
        <w:rPr>
          <w:rFonts w:ascii="Montserrat" w:hAnsi="Montserrat"/>
          <w:sz w:val="24"/>
        </w:rPr>
        <w:tab/>
        <w:t>In other words, an obtuse angle of interface makes it easier to move from this galaxy to the next than it would be to move from one side of a room to the other. We discussed this, and he told me that I was not the first active to mention it to him.</w:t>
      </w:r>
    </w:p>
    <w:p w:rsidR="00F20E2E" w:rsidRPr="00031083" w:rsidRDefault="00F20E2E">
      <w:pPr>
        <w:rPr>
          <w:rFonts w:ascii="Montserrat" w:hAnsi="Montserrat"/>
          <w:sz w:val="24"/>
        </w:rPr>
      </w:pPr>
      <w:r w:rsidRPr="00031083">
        <w:rPr>
          <w:rFonts w:ascii="Montserrat" w:hAnsi="Montserrat"/>
          <w:sz w:val="24"/>
        </w:rPr>
        <w:tab/>
        <w:t>"The problem is," he concluded to me, "the only way we can think of to prevent further displacement would involve overriding the drive sequence, plotting a new surface reference and forcing convergence with the surface."</w:t>
      </w:r>
    </w:p>
    <w:p w:rsidR="00F20E2E" w:rsidRPr="00031083" w:rsidRDefault="00F20E2E">
      <w:pPr>
        <w:rPr>
          <w:rFonts w:ascii="Montserrat" w:hAnsi="Montserrat"/>
          <w:sz w:val="24"/>
        </w:rPr>
      </w:pPr>
      <w:r w:rsidRPr="00031083">
        <w:rPr>
          <w:rFonts w:ascii="Montserrat" w:hAnsi="Montserrat"/>
          <w:sz w:val="24"/>
        </w:rPr>
        <w:tab/>
        <w:t>"Yes exactly!" I exclaimed, "That is what we need to do. Why hasn't anyone mentioned this to the Captain?" I demanded.</w:t>
      </w:r>
    </w:p>
    <w:p w:rsidR="00F20E2E" w:rsidRPr="00031083" w:rsidRDefault="00F20E2E">
      <w:pPr>
        <w:rPr>
          <w:rFonts w:ascii="Montserrat" w:hAnsi="Montserrat"/>
          <w:sz w:val="24"/>
        </w:rPr>
      </w:pPr>
      <w:r w:rsidRPr="00031083">
        <w:rPr>
          <w:rFonts w:ascii="Montserrat" w:hAnsi="Montserrat"/>
          <w:sz w:val="24"/>
        </w:rPr>
        <w:tab/>
        <w:t>"Oh, it has been mentioned to the Captain, and the Admiral," he declared almost painfully, "but at the time we also had to point out that, since we dare not cut out the Interface Drive, everything we do is going to be resisted by the drive. I mean we almost literally have to get out and push the ships out of the interface while they are geared and driving in opposition to us. The effort will either kill us or cripple the ships," he pointed out.</w:t>
      </w:r>
    </w:p>
    <w:p w:rsidR="00F20E2E" w:rsidRPr="00031083" w:rsidRDefault="00F20E2E">
      <w:pPr>
        <w:rPr>
          <w:rFonts w:ascii="Montserrat" w:hAnsi="Montserrat"/>
          <w:sz w:val="24"/>
        </w:rPr>
      </w:pPr>
      <w:r w:rsidRPr="00031083">
        <w:rPr>
          <w:rFonts w:ascii="Montserrat" w:hAnsi="Montserrat"/>
          <w:sz w:val="24"/>
        </w:rPr>
        <w:tab/>
        <w:t>"Yes. I know," I said in a small voice. "I don't think we have an option though."</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I added my endorsement to the opinion of the other actives who felt that direct action was called for and who were willing to accept the risk. Ten and a half thousand lives were riding on this issue, not counting the twenty million embryos in our care. Our best estimates of what we could do and what the consequences of our actions might be were given to Admiral Niven, and discussed </w:t>
      </w:r>
      <w:r w:rsidRPr="00031083">
        <w:rPr>
          <w:rFonts w:ascii="Montserrat" w:hAnsi="Montserrat"/>
          <w:i/>
          <w:sz w:val="24"/>
        </w:rPr>
        <w:t xml:space="preserve">in camera, </w:t>
      </w:r>
      <w:r w:rsidRPr="00031083">
        <w:rPr>
          <w:rFonts w:ascii="Montserrat" w:hAnsi="Montserrat"/>
          <w:sz w:val="24"/>
        </w:rPr>
        <w:t>amongst himself and the captains. Aside from the actives necessary for that communication, the meeting was private. The rest of us, military and civilian alike, held our breaths and hoped for the best.</w:t>
      </w:r>
    </w:p>
    <w:p w:rsidR="00F20E2E" w:rsidRPr="00031083" w:rsidRDefault="00F20E2E">
      <w:pPr>
        <w:rPr>
          <w:rFonts w:ascii="Montserrat" w:hAnsi="Montserrat"/>
          <w:sz w:val="24"/>
        </w:rPr>
      </w:pPr>
      <w:r w:rsidRPr="00031083">
        <w:rPr>
          <w:rFonts w:ascii="Montserrat" w:hAnsi="Montserrat"/>
          <w:sz w:val="24"/>
        </w:rPr>
        <w:tab/>
        <w:t xml:space="preserve">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supposed to do. They regard those of us who know how and why a machine is supposed to work almost as priests and prophets, and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rsidR="00F20E2E" w:rsidRPr="00031083" w:rsidRDefault="00F20E2E">
      <w:pPr>
        <w:rPr>
          <w:rFonts w:ascii="Montserrat" w:hAnsi="Montserrat"/>
          <w:sz w:val="24"/>
        </w:rPr>
      </w:pPr>
      <w:r w:rsidRPr="00031083">
        <w:rPr>
          <w:rFonts w:ascii="Montserrat" w:hAnsi="Montserrat"/>
          <w:sz w:val="24"/>
        </w:rPr>
        <w:tab/>
        <w:t>I don't mean to sound biased, but superstition and ignorance have been linked together since the dawn of thought. Even educated men and women can be ignorant. I'm sure that the ability to place faith in an observed, but incomprehensible truth is a powerful survival trait. I only meant to point out that being between large groups of people and unrecognized danger is a distinct and disconcerting experience. Especially when people's thoughts are audible to you.</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When the order came I needed all the faith I could drum up so that I could invest it in myself, my two friends, and the other asset teams.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ten degree chord relative to the surface. There would be poor odds of achieving a position proximate to either our initial point of dissolution or our intended point of resolution. We would be ecstatic to consider the maneuver successful if we came up within our own galaxy, as all of our calculations were based on a jury rigged corrected displacement plot. </w:t>
      </w:r>
    </w:p>
    <w:p w:rsidR="00F20E2E" w:rsidRPr="00031083" w:rsidRDefault="00F20E2E">
      <w:pPr>
        <w:rPr>
          <w:rFonts w:ascii="Montserrat" w:hAnsi="Montserrat"/>
          <w:sz w:val="24"/>
        </w:rPr>
      </w:pPr>
      <w:r w:rsidRPr="00031083">
        <w:rPr>
          <w:rFonts w:ascii="Montserrat" w:hAnsi="Montserrat"/>
          <w:sz w:val="24"/>
        </w:rPr>
        <w:tab/>
        <w:t>As a child I loved to watch action and adventure flicks. Null program. In reality—in space or hyperspace—the last thing you wanted to do in an emergency was rush or guess. If you didn't happen to be dead, you took your time, checked your calculations and acted with precise care. You made fewer mistakes that way, and wasted less time. In those moments you performed like a machine, with metronomic precision. The only thing you had time for was doing your job. If you didn't know your job...? Well, death is every man's privilege. At least you have the satisfaction of going out learning something new.</w:t>
      </w:r>
    </w:p>
    <w:p w:rsidR="00F20E2E" w:rsidRPr="00031083" w:rsidRDefault="00F20E2E">
      <w:pPr>
        <w:rPr>
          <w:rFonts w:ascii="Montserrat" w:hAnsi="Montserrat"/>
          <w:sz w:val="24"/>
        </w:rPr>
      </w:pPr>
      <w:r w:rsidRPr="00031083">
        <w:rPr>
          <w:rFonts w:ascii="Montserrat" w:hAnsi="Montserrat"/>
          <w:sz w:val="24"/>
        </w:rPr>
        <w:tab/>
        <w:t>Still, in such an emergency situation, what you feel exceeds the rush of the most exciting thriller you've ever imagined. It's like having to do calculus in the dark, during a thunderstorm, while somebody who doesn't like you holds a gun to your head. You expect to die at any moment, for any reason, but after a while the only thing you can think of is whether or not you will be there to see how the equation works out. You don't rip through the equation, because you really don't know how much time you've got, but you want to have the right answer if you happen to make it to the end, because you certainly don't want to start the experiment over.</w:t>
      </w:r>
    </w:p>
    <w:p w:rsidR="00F20E2E" w:rsidRPr="00031083" w:rsidRDefault="00F20E2E">
      <w:pPr>
        <w:rPr>
          <w:rFonts w:ascii="Montserrat" w:hAnsi="Montserrat"/>
          <w:sz w:val="24"/>
        </w:rPr>
      </w:pPr>
      <w:r w:rsidRPr="00031083">
        <w:rPr>
          <w:rFonts w:ascii="Montserrat" w:hAnsi="Montserrat"/>
          <w:sz w:val="24"/>
        </w:rPr>
        <w:tab/>
        <w:t xml:space="preserve">As Connor had predicted, we spent most of our energy fighting the drive. Between us, Morgan and I continued to rotate on light sleepers. On a morning, seven weeks into the struggle we had our first casualty. I was shaking myself out of a haze when Morgan came in to break the news to me. </w:t>
      </w:r>
    </w:p>
    <w:p w:rsidR="00F20E2E" w:rsidRPr="00031083" w:rsidRDefault="00F20E2E">
      <w:pPr>
        <w:rPr>
          <w:rFonts w:ascii="Montserrat" w:hAnsi="Montserrat"/>
          <w:sz w:val="24"/>
        </w:rPr>
      </w:pPr>
      <w:r w:rsidRPr="00031083">
        <w:rPr>
          <w:rFonts w:ascii="Montserrat" w:hAnsi="Montserrat"/>
          <w:sz w:val="24"/>
        </w:rPr>
        <w:tab/>
        <w:t xml:space="preserve">"Arden," she began with tears brimming, "It's Leslie. She's had a stroke. That leaves just Roberto and Tiffany on the </w:t>
      </w:r>
      <w:r w:rsidRPr="00031083">
        <w:rPr>
          <w:rFonts w:ascii="Montserrat" w:hAnsi="Montserrat"/>
          <w:i/>
          <w:sz w:val="24"/>
        </w:rPr>
        <w:t>Hanael.</w:t>
      </w:r>
      <w:r w:rsidRPr="00031083">
        <w:rPr>
          <w:rFonts w:ascii="Montserrat" w:hAnsi="Montserrat"/>
          <w:sz w:val="24"/>
        </w:rPr>
        <w:t xml:space="preserve"> Roberto was on sleepers, so Tiffany is struggling to keep in the link while riding the drive complex." We wrapped each other in our arms and cried for our friend.</w:t>
      </w:r>
    </w:p>
    <w:p w:rsidR="00F20E2E" w:rsidRPr="00031083" w:rsidRDefault="00F20E2E">
      <w:pPr>
        <w:rPr>
          <w:rFonts w:ascii="Montserrat" w:hAnsi="Montserrat"/>
          <w:sz w:val="24"/>
        </w:rPr>
      </w:pPr>
      <w:r w:rsidRPr="00031083">
        <w:rPr>
          <w:rFonts w:ascii="Montserrat" w:hAnsi="Montserrat"/>
          <w:sz w:val="24"/>
        </w:rPr>
        <w:tab/>
        <w:t>"Is she still alive?" I asked, choking on the question.</w:t>
      </w:r>
    </w:p>
    <w:p w:rsidR="00F20E2E" w:rsidRPr="00031083" w:rsidRDefault="00F20E2E">
      <w:pPr>
        <w:rPr>
          <w:rFonts w:ascii="Montserrat" w:hAnsi="Montserrat"/>
          <w:sz w:val="24"/>
        </w:rPr>
      </w:pPr>
      <w:r w:rsidRPr="00031083">
        <w:rPr>
          <w:rFonts w:ascii="Montserrat" w:hAnsi="Montserrat"/>
          <w:sz w:val="24"/>
        </w:rPr>
        <w:tab/>
        <w:t>"I don't know," she sobbed, "Tiffany hasn't had a moment to spare for her since she took over. We all felt Leslie's blow out on the net. It didn't look good." We held each other for a few more seconds, but I had to go; the longer I delayed joining Connor, the greater the chance that a similar calamity could happen here. Morgan understood, and urged me on, while she dealt with her grief alone for a while, before submitting to her sleeper.</w:t>
      </w:r>
    </w:p>
    <w:p w:rsidR="00F20E2E" w:rsidRPr="00031083" w:rsidRDefault="00F20E2E">
      <w:pPr>
        <w:rPr>
          <w:rFonts w:ascii="Montserrat" w:hAnsi="Montserrat"/>
          <w:sz w:val="24"/>
        </w:rPr>
      </w:pPr>
      <w:r w:rsidRPr="00031083">
        <w:rPr>
          <w:rFonts w:ascii="Montserrat" w:hAnsi="Montserrat"/>
          <w:sz w:val="24"/>
        </w:rPr>
        <w:tab/>
        <w:t xml:space="preserve">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its designs, the only way to ensure that the ship reached the surface where we wanted was to deliberately interfere with those fields. We slipped into the array, and used our abilities to bend and twist the field output until it agreed with our calculated corrections. Part of the job was worked in tandem across the thought net, running the calculations and coordinating the dive. </w:t>
      </w:r>
    </w:p>
    <w:p w:rsidR="00F20E2E" w:rsidRPr="00031083" w:rsidRDefault="00F20E2E">
      <w:pPr>
        <w:rPr>
          <w:rFonts w:ascii="Montserrat" w:hAnsi="Montserrat"/>
          <w:sz w:val="24"/>
        </w:rPr>
      </w:pPr>
      <w:r w:rsidRPr="00031083">
        <w:rPr>
          <w:rFonts w:ascii="Montserrat" w:hAnsi="Montserrat"/>
          <w:sz w:val="24"/>
        </w:rPr>
        <w:tab/>
        <w:t>"Hey, my favorite girl," Connor greeted me. He was sweating under the strain, but still managed to offer me a grin and a wink. "I hope you are feeling frisky, because our friend here wants to wrestle with you."</w:t>
      </w:r>
    </w:p>
    <w:p w:rsidR="00F20E2E" w:rsidRPr="00031083" w:rsidRDefault="00F20E2E">
      <w:pPr>
        <w:rPr>
          <w:rFonts w:ascii="Montserrat" w:hAnsi="Montserrat"/>
          <w:sz w:val="24"/>
        </w:rPr>
      </w:pPr>
      <w:r w:rsidRPr="00031083">
        <w:rPr>
          <w:rFonts w:ascii="Montserrat" w:hAnsi="Montserrat"/>
          <w:sz w:val="24"/>
        </w:rPr>
        <w:tab/>
        <w:t>I smiled, still blowing the cobwebs out of my skull, and retorted, "Oh, are you getting tired? Awwww.... Just goes to show you, a man just can't take the pain. No endurance."</w:t>
      </w:r>
    </w:p>
    <w:p w:rsidR="00F20E2E" w:rsidRPr="00031083" w:rsidRDefault="00F20E2E">
      <w:pPr>
        <w:rPr>
          <w:rFonts w:ascii="Montserrat" w:hAnsi="Montserrat"/>
          <w:sz w:val="24"/>
        </w:rPr>
      </w:pPr>
      <w:r w:rsidRPr="00031083">
        <w:rPr>
          <w:rFonts w:ascii="Montserrat" w:hAnsi="Montserrat"/>
          <w:sz w:val="24"/>
        </w:rPr>
        <w:tab/>
        <w:t xml:space="preserve">He chuckled, and returned his attention to the task at hand. No doubt I would have to be ready to relieve him soon. I was not about to let the darned fool give himself a stroke. With the others in the net, I lent Tiffany as much support as I could spare to make up for her deficit. Connor did the same while I sweated the override an hour later. More calculus in the dark. Tiffany barely held out until she could be relieved by Roberto, and by that time we had had another casualty. The long hours were telling on us all, and Anna blew taking over for her partner. We almost lost the </w:t>
      </w:r>
      <w:r w:rsidRPr="00031083">
        <w:rPr>
          <w:rFonts w:ascii="Montserrat" w:hAnsi="Montserrat"/>
          <w:i/>
          <w:sz w:val="24"/>
        </w:rPr>
        <w:t>Serael,</w:t>
      </w:r>
      <w:r w:rsidRPr="00031083">
        <w:rPr>
          <w:rFonts w:ascii="Montserrat" w:hAnsi="Montserrat"/>
          <w:sz w:val="24"/>
        </w:rPr>
        <w:t xml:space="preserve"> right then. Somehow Kristen managed to shoulder her burden again, while checking Anna's condition. Catatonia. Morgan had to come on early to spell Connor who had overextended himself covering us while the drugs left us incapacitated. Any one of us could go next, and I knew I was at my limit.</w:t>
      </w:r>
    </w:p>
    <w:p w:rsidR="00F20E2E" w:rsidRPr="00031083" w:rsidRDefault="00F20E2E">
      <w:pPr>
        <w:rPr>
          <w:rFonts w:ascii="Montserrat" w:hAnsi="Montserrat"/>
          <w:sz w:val="24"/>
        </w:rPr>
      </w:pPr>
      <w:r w:rsidRPr="00031083">
        <w:rPr>
          <w:rFonts w:ascii="Montserrat" w:hAnsi="Montserrat"/>
          <w:sz w:val="24"/>
        </w:rPr>
        <w:br w:type="page"/>
        <w:t>CHAPTER FIVE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By that evening, we had reached our goal. We were in sight of a solid surface fix. All that remained was to make a forced insertion. I was afraid that it would take all three of us together to shove </w:t>
      </w:r>
      <w:r w:rsidRPr="00031083">
        <w:rPr>
          <w:rFonts w:ascii="Montserrat" w:hAnsi="Montserrat"/>
          <w:i/>
          <w:sz w:val="24"/>
        </w:rPr>
        <w:t>Gabriel</w:t>
      </w:r>
      <w:r w:rsidRPr="00031083">
        <w:rPr>
          <w:rFonts w:ascii="Montserrat" w:hAnsi="Montserrat"/>
          <w:sz w:val="24"/>
        </w:rPr>
        <w:t xml:space="preserve"> across the threshold, and I tried not to think of what that meant for </w:t>
      </w:r>
      <w:r w:rsidRPr="00031083">
        <w:rPr>
          <w:rFonts w:ascii="Montserrat" w:hAnsi="Montserrat"/>
          <w:i/>
          <w:sz w:val="24"/>
        </w:rPr>
        <w:t>Hanael</w:t>
      </w:r>
      <w:r w:rsidRPr="00031083">
        <w:rPr>
          <w:rFonts w:ascii="Montserrat" w:hAnsi="Montserrat"/>
          <w:sz w:val="24"/>
        </w:rPr>
        <w:t xml:space="preserve"> and </w:t>
      </w:r>
      <w:r w:rsidRPr="00031083">
        <w:rPr>
          <w:rFonts w:ascii="Montserrat" w:hAnsi="Montserrat"/>
          <w:i/>
          <w:sz w:val="24"/>
        </w:rPr>
        <w:t>Serael</w:t>
      </w:r>
      <w:r w:rsidRPr="00031083">
        <w:rPr>
          <w:rFonts w:ascii="Montserrat" w:hAnsi="Montserrat"/>
          <w:sz w:val="24"/>
        </w:rPr>
        <w:t xml:space="preserve">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 but words like that are hollow. I suppose you have to be active to really understand—otherwise it is almost impossible; you have to explain the relationship between brain and mind, and the consequences implicit in that bond. </w:t>
      </w:r>
    </w:p>
    <w:p w:rsidR="00F20E2E" w:rsidRPr="00031083" w:rsidRDefault="00F20E2E">
      <w:pPr>
        <w:rPr>
          <w:rFonts w:ascii="Montserrat" w:hAnsi="Montserrat"/>
          <w:sz w:val="24"/>
        </w:rPr>
      </w:pPr>
      <w:r w:rsidRPr="00031083">
        <w:rPr>
          <w:rFonts w:ascii="Montserrat" w:hAnsi="Montserrat"/>
          <w:sz w:val="24"/>
        </w:rPr>
        <w:tab/>
        <w:t xml:space="preserve">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 and utterly wrong. Likewise, those who believe that all of existence is a solipsistic event in the mind are equally tapping the mark—and aiming way off target. </w:t>
      </w:r>
    </w:p>
    <w:p w:rsidR="00F20E2E" w:rsidRPr="00031083" w:rsidRDefault="00F20E2E">
      <w:pPr>
        <w:rPr>
          <w:rFonts w:ascii="Montserrat" w:hAnsi="Montserrat"/>
          <w:sz w:val="24"/>
        </w:rPr>
      </w:pPr>
      <w:r w:rsidRPr="00031083">
        <w:rPr>
          <w:rFonts w:ascii="Montserrat" w:hAnsi="Montserrat"/>
          <w:sz w:val="24"/>
        </w:rPr>
        <w:tab/>
        <w:t>Physics, the mechanics of space-time, almost perfectly describes the validity of the first argument. The brain, the acme of evolution, is a subtle field generator that generates a quantum level tesserect. A trap of mirrors. What enters that trap is exposed to the most frightening thing imaginable—a reflection of itself. It admits a piece of an absolute, raw field of awareness and forces it into self awareness. Point Paradox. Through positive and negative feedback, the mote of self awareness generates and refines a broader field of awareness we know as mind.</w:t>
      </w:r>
    </w:p>
    <w:p w:rsidR="00F20E2E" w:rsidRPr="00031083" w:rsidRDefault="00F20E2E">
      <w:pPr>
        <w:rPr>
          <w:rFonts w:ascii="Montserrat" w:hAnsi="Montserrat"/>
          <w:sz w:val="24"/>
        </w:rPr>
      </w:pPr>
      <w:r w:rsidRPr="00031083">
        <w:rPr>
          <w:rFonts w:ascii="Montserrat" w:hAnsi="Montserrat"/>
          <w:sz w:val="24"/>
        </w:rP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 but still nothing more than an equation to be solved. A program running in oblivion.</w:t>
      </w:r>
    </w:p>
    <w:p w:rsidR="00F20E2E" w:rsidRPr="00031083" w:rsidRDefault="00F20E2E">
      <w:pPr>
        <w:rPr>
          <w:rFonts w:ascii="Montserrat" w:hAnsi="Montserrat"/>
          <w:sz w:val="24"/>
        </w:rPr>
      </w:pPr>
      <w:r w:rsidRPr="00031083">
        <w:rPr>
          <w:rFonts w:ascii="Montserrat" w:hAnsi="Montserrat"/>
          <w:sz w:val="24"/>
        </w:rPr>
        <w:tab/>
        <w:t>Both those positions were argued by Sinclair and Drake back in 1997, and I doubt I am smart enough to add anything new to their conclusions—they being the mother and father of the science of Psionics. (Yes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rsidR="00F20E2E" w:rsidRPr="00031083" w:rsidRDefault="00F20E2E">
      <w:pPr>
        <w:rPr>
          <w:rFonts w:ascii="Montserrat" w:hAnsi="Montserrat"/>
          <w:sz w:val="24"/>
        </w:rPr>
      </w:pPr>
      <w:r w:rsidRPr="00031083">
        <w:rPr>
          <w:rFonts w:ascii="Montserrat" w:hAnsi="Montserrat"/>
          <w:sz w:val="24"/>
        </w:rPr>
        <w:tab/>
        <w:t>I was so uptight I did not even notice my relief come up.</w:t>
      </w:r>
    </w:p>
    <w:p w:rsidR="00F20E2E" w:rsidRPr="00031083" w:rsidRDefault="00F20E2E">
      <w:pPr>
        <w:rPr>
          <w:rFonts w:ascii="Montserrat" w:hAnsi="Montserrat"/>
          <w:sz w:val="24"/>
        </w:rPr>
      </w:pPr>
      <w:r w:rsidRPr="00031083">
        <w:rPr>
          <w:rFonts w:ascii="Montserrat" w:hAnsi="Montserrat"/>
          <w:sz w:val="24"/>
        </w:rPr>
        <w:tab/>
        <w:t>"OK, I've got it Arden," Morgan said, as she took over the struggle. I released my hold on the interface and collapsed back into someone's arms.</w:t>
      </w:r>
    </w:p>
    <w:p w:rsidR="00F20E2E" w:rsidRPr="00031083" w:rsidRDefault="00F20E2E">
      <w:pPr>
        <w:rPr>
          <w:rFonts w:ascii="Montserrat" w:hAnsi="Montserrat"/>
          <w:sz w:val="24"/>
        </w:rPr>
      </w:pPr>
      <w:r w:rsidRPr="00031083">
        <w:rPr>
          <w:rFonts w:ascii="Montserrat" w:hAnsi="Montserrat"/>
          <w:sz w:val="24"/>
        </w:rPr>
        <w:tab/>
        <w:t>"Are you OK?" he asked. It was "Uncle" Jocko. I nodded feebly, and accepted his offer of a water flask and drank deeply. "That's a girl," he cooed, stroking my hair back from my face. I had not even noticed that it had come out of its customary braid. I remained limp in his arms for a few minutes before asking him when he had showed up. "Oh, I've been here for a while. Had to make sure you didn't over do it. You mom would never forgive me if I let you kill yourself," he grinned. I sighed a chuckle, reaching up to pat him on the cheek. We were a-tumble on the deck. I looked around and saw Connor enter Engineering. He asked how I was holding up and I confessed that I was wrung out. He tried to hide his fear and apprehension.</w:t>
      </w:r>
    </w:p>
    <w:p w:rsidR="00F20E2E" w:rsidRPr="00031083" w:rsidRDefault="00F20E2E">
      <w:pPr>
        <w:rPr>
          <w:rFonts w:ascii="Montserrat" w:hAnsi="Montserrat"/>
          <w:sz w:val="24"/>
        </w:rPr>
      </w:pPr>
      <w:r w:rsidRPr="00031083">
        <w:rPr>
          <w:rFonts w:ascii="Montserrat" w:hAnsi="Montserrat"/>
          <w:sz w:val="24"/>
        </w:rPr>
        <w:tab/>
        <w:t>"Don't worry, Cal," I said, picking up the surge of worry in spite of his studied calm. "I can stretch it for the translation. Just give me a few minutes rest and I'll get back to work."</w:t>
      </w:r>
    </w:p>
    <w:p w:rsidR="00F20E2E" w:rsidRPr="00031083" w:rsidRDefault="00F20E2E">
      <w:pPr>
        <w:rPr>
          <w:rFonts w:ascii="Montserrat" w:hAnsi="Montserrat"/>
          <w:sz w:val="24"/>
        </w:rPr>
      </w:pPr>
      <w:r w:rsidRPr="00031083">
        <w:rPr>
          <w:rFonts w:ascii="Montserrat" w:hAnsi="Montserrat"/>
          <w:sz w:val="24"/>
        </w:rPr>
        <w:tab/>
        <w:t>"Don't push too hard Arden, we'll do fine, Morgan and I, you just relax," he ordered sternly. I just wrinkled my nose up. He knew as well as I did that forcing the translation would kill just one person, fighting against the drive. Two actives might accomplish it, but it would be an order of magnitude harder than just twisting the angle of interface. He turned to back up Morgan, while Jocko and I crawled back to our feet and wandered aside to collapse again at a work station. I really looked at him then. His salt and pepper hair was slicked back with sweat, his jaw was shadowed by a day's growth of his beard. I could see it in his eyes that Jocko was bone tired. His legs cramped as he sat down, which gave me an idea of both how long he had hovered near me and how long I had been glued to the interface. That shook me. I looked around and noticed for the first time how hard this emergency was on the rest of the crew. They weren't just lounging about. Technicians must surely have been running a higher maintenance work load, as our steering efforts constantly threatened to overload systems throughout the ship. Subsystems were no doubt crashing as the main computer appropriated processing time on secondary and tertiary systems. All of the plotting these past seven weeks had had to be done manually on slate-terminals, and officers had been combating a rising sense of panic as the sense of danger seeped into people's skulls.</w:t>
      </w:r>
    </w:p>
    <w:p w:rsidR="00F20E2E" w:rsidRPr="00031083" w:rsidRDefault="00F20E2E">
      <w:pPr>
        <w:rPr>
          <w:rFonts w:ascii="Montserrat" w:hAnsi="Montserrat"/>
          <w:sz w:val="24"/>
        </w:rPr>
      </w:pPr>
      <w:r w:rsidRPr="00031083">
        <w:rPr>
          <w:rFonts w:ascii="Montserrat" w:hAnsi="Montserrat"/>
          <w:sz w:val="24"/>
        </w:rPr>
        <w:tab/>
        <w:t>I thought of my earlier estimate based on individual, ignorant reactions.</w:t>
      </w:r>
    </w:p>
    <w:p w:rsidR="00F20E2E" w:rsidRPr="00031083" w:rsidRDefault="00F20E2E">
      <w:pPr>
        <w:rPr>
          <w:rFonts w:ascii="Montserrat" w:hAnsi="Montserrat"/>
          <w:sz w:val="24"/>
        </w:rPr>
      </w:pPr>
      <w:r w:rsidRPr="00031083">
        <w:rPr>
          <w:rFonts w:ascii="Montserrat" w:hAnsi="Montserrat"/>
          <w:sz w:val="24"/>
        </w:rP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 but there was still discipline.</w:t>
      </w:r>
    </w:p>
    <w:p w:rsidR="00F20E2E" w:rsidRPr="00031083" w:rsidRDefault="00F20E2E">
      <w:pPr>
        <w:rPr>
          <w:rFonts w:ascii="Montserrat" w:hAnsi="Montserrat"/>
          <w:sz w:val="24"/>
        </w:rPr>
      </w:pPr>
      <w:r w:rsidRPr="00031083">
        <w:rPr>
          <w:rFonts w:ascii="Montserrat" w:hAnsi="Montserrat"/>
          <w:sz w:val="24"/>
        </w:rPr>
        <w:tab/>
        <w:t xml:space="preserve">Too soon, Connor was signaling me to form up as we approached our mark. The ships of Task Group Three were forming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w:t>
      </w:r>
      <w:r w:rsidRPr="00031083">
        <w:rPr>
          <w:rFonts w:ascii="Montserrat" w:hAnsi="Montserrat"/>
          <w:i/>
          <w:sz w:val="24"/>
        </w:rPr>
        <w:t>Serael</w:t>
      </w:r>
      <w:r w:rsidRPr="00031083">
        <w:rPr>
          <w:rFonts w:ascii="Montserrat" w:hAnsi="Montserrat"/>
          <w:sz w:val="24"/>
        </w:rPr>
        <w:t xml:space="preserve"> and </w:t>
      </w:r>
      <w:r w:rsidRPr="00031083">
        <w:rPr>
          <w:rFonts w:ascii="Montserrat" w:hAnsi="Montserrat"/>
          <w:i/>
          <w:sz w:val="24"/>
        </w:rPr>
        <w:t>Hanael</w:t>
      </w:r>
      <w:r w:rsidRPr="00031083">
        <w:rPr>
          <w:rFonts w:ascii="Montserrat" w:hAnsi="Montserrat"/>
          <w:sz w:val="24"/>
        </w:rPr>
        <w:t>. There was no helping it, though. I just gritted my teeth and phased into concert with Connor and Morgan.</w:t>
      </w:r>
    </w:p>
    <w:p w:rsidR="00F20E2E" w:rsidRPr="00031083" w:rsidRDefault="00F20E2E">
      <w:pPr>
        <w:rPr>
          <w:rFonts w:ascii="Montserrat" w:hAnsi="Montserrat"/>
          <w:sz w:val="24"/>
        </w:rPr>
      </w:pPr>
      <w:r w:rsidRPr="00031083">
        <w:rPr>
          <w:rFonts w:ascii="Montserrat" w:hAnsi="Montserrat"/>
          <w:sz w:val="24"/>
        </w:rPr>
        <w:tab/>
        <w:t>In my mind, naked to the interface, the shallows and beaches of surface space were again visible. We were sliding along the edge of one of these shores, counting on it to help us breach the surface, and depending on that shadow as a guarantee that we were not about to surface blind into the heart of some stellar inferno. Morgan was calling the drill, since she was even more sensitive than me to the interface. We passed our last message over the thought net and then cut contact. Connor and I double teamed the drive array, forcing the angle of insertion to zero. An eternal fifteen minutes. I could almost taste the tender tissue of my brain searing from the power coursing through the lens of my mind.</w:t>
      </w:r>
    </w:p>
    <w:p w:rsidR="00F20E2E" w:rsidRPr="00031083" w:rsidRDefault="00F20E2E">
      <w:pPr>
        <w:rPr>
          <w:rFonts w:ascii="Montserrat" w:hAnsi="Montserrat"/>
          <w:sz w:val="24"/>
        </w:rPr>
      </w:pPr>
      <w:r w:rsidRPr="00031083">
        <w:rPr>
          <w:rFonts w:ascii="Montserrat" w:hAnsi="Montserrat"/>
          <w:sz w:val="24"/>
        </w:rPr>
        <w:tab/>
        <w:t>Pain exploded in my head. For a moment I was sure I had blown my mind to bits.</w:t>
      </w:r>
    </w:p>
    <w:p w:rsidR="00F20E2E" w:rsidRPr="00031083" w:rsidRDefault="00F20E2E">
      <w:pPr>
        <w:rPr>
          <w:rFonts w:ascii="Montserrat" w:hAnsi="Montserrat"/>
          <w:sz w:val="24"/>
        </w:rPr>
      </w:pPr>
      <w:r w:rsidRPr="00031083">
        <w:rPr>
          <w:rFonts w:ascii="Montserrat" w:hAnsi="Montserrat"/>
          <w:sz w:val="24"/>
        </w:rPr>
        <w:tab/>
        <w:t>It happened too quick,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men. Serpent, dinosaur, bird, cat, horse, wolf, fish, man, woman; all these things and yet none. All possible suggestion without commitment to anything. And as my eyes met this strange apparition, I fell head first into twisting oblivion. I seemed to fall for eternity until I slammed bodily to the deck in the core annex.</w:t>
      </w:r>
    </w:p>
    <w:p w:rsidR="00F20E2E" w:rsidRPr="00031083" w:rsidRDefault="00F20E2E">
      <w:pPr>
        <w:rPr>
          <w:rFonts w:ascii="Montserrat" w:hAnsi="Montserrat"/>
          <w:sz w:val="24"/>
        </w:rPr>
      </w:pPr>
      <w:r w:rsidRPr="00031083">
        <w:rPr>
          <w:rFonts w:ascii="Montserrat" w:hAnsi="Montserrat"/>
          <w:sz w:val="24"/>
        </w:rPr>
        <w:tab/>
        <w:t xml:space="preserve">I heard Connor bark out, "Now!" and felt, with an echo of that strange clarity, the universe roll, whole and unblemished into the grip of my outstretched mind. This sensation was accompanied by an immediate sensation of falling as Morgan split the core, severing the focus of the interface drive. The drive field, and all the subordinate systems that comprised the ship's invisible field architecture were snuffed at once. I had never experienced anything like it. A ship's drive, once activated is meant to remain active for the life of the ship. It is only cut to disassemble the key stone of the field systems, the artifact mind. Reactivating it would be a bitch, and not a living soul could be within a thousand yards of the ship, save the one active employed to prep the fugues, close the trap and light the mirror of the new ship mind. </w:t>
      </w:r>
    </w:p>
    <w:p w:rsidR="00F20E2E" w:rsidRPr="00031083" w:rsidRDefault="00F20E2E">
      <w:pPr>
        <w:rPr>
          <w:rFonts w:ascii="Montserrat" w:hAnsi="Montserrat"/>
          <w:sz w:val="24"/>
        </w:rPr>
      </w:pPr>
      <w:r w:rsidRPr="00031083">
        <w:rPr>
          <w:rFonts w:ascii="Montserrat" w:hAnsi="Montserrat"/>
          <w:sz w:val="24"/>
        </w:rPr>
        <w:tab/>
        <w:t>Gabriel was dead.</w:t>
      </w:r>
    </w:p>
    <w:p w:rsidR="00F20E2E" w:rsidRPr="00031083" w:rsidRDefault="00F20E2E">
      <w:pPr>
        <w:rPr>
          <w:rFonts w:ascii="Montserrat" w:hAnsi="Montserrat"/>
          <w:sz w:val="24"/>
        </w:rPr>
      </w:pPr>
      <w:r w:rsidRPr="00031083">
        <w:rPr>
          <w:rFonts w:ascii="Montserrat" w:hAnsi="Montserrat"/>
          <w:sz w:val="24"/>
        </w:rPr>
        <w:tab/>
        <w:t>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 and peripheral systems. Her announcement was picked up by an open mike and the captain returned his congratulations. The sounds of celebration echoed in the background from the bridge, but that could not penetrate the solemn atmosphere pervading Engineering. The engineering technicians, ratings and officers shared instead a sense of mourning with the three of us.</w:t>
      </w:r>
    </w:p>
    <w:p w:rsidR="00F20E2E" w:rsidRPr="00031083" w:rsidRDefault="00F20E2E">
      <w:pPr>
        <w:rPr>
          <w:rFonts w:ascii="Montserrat" w:hAnsi="Montserrat"/>
          <w:sz w:val="24"/>
        </w:rPr>
      </w:pPr>
      <w:r w:rsidRPr="00031083">
        <w:rPr>
          <w:rFonts w:ascii="Montserrat" w:hAnsi="Montserrat"/>
          <w:sz w:val="24"/>
        </w:rPr>
        <w:tab/>
        <w:t xml:space="preserve">Jocko was stunned at our attitude, and when he questioned me about my long face, I told him, as best I could, that we had killed our ship to save ourselves. The engineers knew it, they worked too close to Gabriel not to feel it. </w:t>
      </w:r>
      <w:r w:rsidRPr="00031083">
        <w:rPr>
          <w:rFonts w:ascii="Montserrat" w:hAnsi="Montserrat"/>
          <w:i/>
          <w:sz w:val="24"/>
        </w:rPr>
        <w:t>Gabriel,</w:t>
      </w:r>
      <w:r w:rsidRPr="00031083">
        <w:rPr>
          <w:rFonts w:ascii="Montserrat" w:hAnsi="Montserrat"/>
          <w:sz w:val="24"/>
        </w:rPr>
        <w:t xml:space="preserve"> was still intact, not too much worse for wear, but Gabriel, that unique awareness that had endured seven transformations and which had balked at the company of Task Groups One and Two—what had held us in our beds and ordered our little universe during jumps—was no more. </w:t>
      </w:r>
    </w:p>
    <w:p w:rsidR="00F20E2E" w:rsidRPr="00031083" w:rsidRDefault="00F20E2E">
      <w:pPr>
        <w:rPr>
          <w:rFonts w:ascii="Montserrat" w:hAnsi="Montserrat"/>
          <w:sz w:val="24"/>
        </w:rPr>
      </w:pPr>
      <w:r w:rsidRPr="00031083">
        <w:rPr>
          <w:rFonts w:ascii="Montserrat" w:hAnsi="Montserrat"/>
          <w:sz w:val="24"/>
        </w:rPr>
        <w:tab/>
        <w:t>"You are talking about that machine as if it had been alive," he grumbled.</w:t>
      </w:r>
    </w:p>
    <w:p w:rsidR="00F20E2E" w:rsidRPr="00031083" w:rsidRDefault="00F20E2E">
      <w:pPr>
        <w:rPr>
          <w:rFonts w:ascii="Montserrat" w:hAnsi="Montserrat"/>
          <w:sz w:val="24"/>
        </w:rPr>
      </w:pPr>
      <w:r w:rsidRPr="00031083">
        <w:rPr>
          <w:rFonts w:ascii="Montserrat" w:hAnsi="Montserrat"/>
          <w:sz w:val="24"/>
        </w:rPr>
        <w:tab/>
        <w:t>"Uncle Jocko, I don't know if Gabriel was alive as we understand it," I sighed. "All I know is that by my understanding of Drake's paradigm, Gabriel was self aware. She was bright, stubborn, and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 still trying to do it all the way to the end."</w:t>
      </w:r>
    </w:p>
    <w:p w:rsidR="00F20E2E" w:rsidRPr="00031083" w:rsidRDefault="00F20E2E">
      <w:pPr>
        <w:rPr>
          <w:rFonts w:ascii="Montserrat" w:hAnsi="Montserrat"/>
          <w:sz w:val="24"/>
        </w:rPr>
      </w:pPr>
      <w:r w:rsidRPr="00031083">
        <w:rPr>
          <w:rFonts w:ascii="Montserrat" w:hAnsi="Montserrat"/>
          <w:sz w:val="24"/>
        </w:rPr>
        <w:tab/>
        <w:t>I realized that I was crying, and when I looked at Morgan I saw that she was crying too. I didn't want to ask her, but I knew that peeling apart Gabriel's brain had to have been very hard on her. I got up, moving by force of will, and went over to her, pulling her into my arms so she would know that I didn't think she was a murderer. Connor caught us both up and led us out of Engineering, with Jocko in tail. I allowed him to drag us along in the zero gee. Without Gabriel's invisible body around us I felt lost, and I doubt I could have made it back to my compartment alone.</w:t>
      </w:r>
    </w:p>
    <w:p w:rsidR="00F20E2E" w:rsidRPr="00031083" w:rsidRDefault="00F20E2E">
      <w:pPr>
        <w:rPr>
          <w:rFonts w:ascii="Montserrat" w:hAnsi="Montserrat"/>
          <w:sz w:val="24"/>
        </w:rPr>
      </w:pPr>
      <w:r w:rsidRPr="00031083">
        <w:rPr>
          <w:rFonts w:ascii="Montserrat" w:hAnsi="Montserrat"/>
          <w:sz w:val="24"/>
        </w:rPr>
        <w:tab/>
        <w:t xml:space="preserve">Connor stopped me as tried to crawl into my nest. I was not tracking very well, and the world was a blur to my eyes. I realized, belatedly, as he carefully peeled me out of my uniform, that Jocko was no longer around. Nor was Morgan. When I was naked, Connor carefully tucked me inside my sleeper. As I drifted into the cushions on its inner curve, I was again struck with the absence of Gabriel's subtle blessings. My cell was no longer a nest. I could not have stayed in there if Connor had not snaked in then, skinned out of his own uniform. He took me then, gently, lovingly, for the first time in over a year. I had never need his touch so much. </w:t>
      </w:r>
    </w:p>
    <w:p w:rsidR="00F20E2E" w:rsidRPr="00031083" w:rsidRDefault="00F20E2E">
      <w:pPr>
        <w:rPr>
          <w:rFonts w:ascii="Montserrat" w:hAnsi="Montserrat"/>
          <w:sz w:val="24"/>
        </w:rPr>
      </w:pPr>
      <w:r w:rsidRPr="00031083">
        <w:rPr>
          <w:rFonts w:ascii="Montserrat" w:hAnsi="Montserrat"/>
          <w:sz w:val="24"/>
        </w:rPr>
        <w:tab/>
        <w:t>In the close confines of the ovoid cell, it was feasible to couple. We didn't have to help it much with our minds. The close space suited us for gentle loving—and a fevered passion unleashed as we gave into the full reaction of our ordeal. That warm, wet balm soothed the sharp edges of grief, and shock. A vital antidote for having hung too far out over the threshold of death.</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"Tell me what happened,"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 and at the critical moment I had torn through that wall. Whatever I had awakened to, I had not been able to engage it, and I had plummeted back into a sleep I had once considered my highest state of consciousness. </w:t>
      </w:r>
    </w:p>
    <w:p w:rsidR="00F20E2E" w:rsidRPr="00031083" w:rsidRDefault="00F20E2E">
      <w:pPr>
        <w:rPr>
          <w:rFonts w:ascii="Montserrat" w:hAnsi="Montserrat"/>
          <w:sz w:val="24"/>
        </w:rPr>
      </w:pPr>
      <w:r w:rsidRPr="00031083">
        <w:rPr>
          <w:rFonts w:ascii="Montserrat" w:hAnsi="Montserrat"/>
          <w:sz w:val="24"/>
        </w:rPr>
        <w:tab/>
        <w:t>His fingers traced along my spine as he waited to see if I would answer him. He did not press. Having asked the question, he felt no need to repeat it or pursue it. It was enough to him that I know that he was interested. Or maybe he was just telling me that he had noticed and inviting me to explain what I had experienced. Or maybe it was something else. An invitation to ask a question which, perhaps unprovoked, I might not have thought of asking.</w:t>
      </w:r>
    </w:p>
    <w:p w:rsidR="00F20E2E" w:rsidRPr="00031083" w:rsidRDefault="00F20E2E">
      <w:pPr>
        <w:rPr>
          <w:rFonts w:ascii="Montserrat" w:hAnsi="Montserrat"/>
          <w:sz w:val="24"/>
        </w:rPr>
      </w:pPr>
      <w:r w:rsidRPr="00031083">
        <w:rPr>
          <w:rFonts w:ascii="Montserrat" w:hAnsi="Montserrat"/>
          <w:sz w:val="24"/>
        </w:rPr>
        <w:tab/>
        <w:t>I pulled back and looked into his eyes.</w:t>
      </w:r>
    </w:p>
    <w:p w:rsidR="00F20E2E" w:rsidRPr="00031083" w:rsidRDefault="00F20E2E">
      <w:pPr>
        <w:rPr>
          <w:rFonts w:ascii="Montserrat" w:hAnsi="Montserrat"/>
          <w:sz w:val="24"/>
        </w:rPr>
      </w:pPr>
      <w:r w:rsidRPr="00031083">
        <w:rPr>
          <w:rFonts w:ascii="Montserrat" w:hAnsi="Montserrat"/>
          <w:sz w:val="24"/>
        </w:rPr>
        <w:tab/>
        <w:t xml:space="preserve">"Tell me, Cal, what </w:t>
      </w:r>
      <w:r w:rsidRPr="00031083">
        <w:rPr>
          <w:rFonts w:ascii="Montserrat" w:hAnsi="Montserrat"/>
          <w:i/>
          <w:sz w:val="24"/>
        </w:rPr>
        <w:t>did</w:t>
      </w:r>
      <w:r w:rsidRPr="00031083">
        <w:rPr>
          <w:rFonts w:ascii="Montserrat" w:hAnsi="Montserrat"/>
          <w:sz w:val="24"/>
        </w:rPr>
        <w:t xml:space="preserve"> happen?" I asked. He kissed me lightly, without averting his eyes. He has this trick for it. He maintains eye contact, but his focus is deep within your soul, he does not cross his eyes. He pushes you back within yourself until you can meet his gaze comfortably. "What did you see? What did you notice as I collapsed?" I elaborated.</w:t>
      </w:r>
    </w:p>
    <w:p w:rsidR="00F20E2E" w:rsidRPr="00031083" w:rsidRDefault="00F20E2E">
      <w:pPr>
        <w:rPr>
          <w:rFonts w:ascii="Montserrat" w:hAnsi="Montserrat"/>
          <w:sz w:val="24"/>
        </w:rPr>
      </w:pPr>
      <w:r w:rsidRPr="00031083">
        <w:rPr>
          <w:rFonts w:ascii="Montserrat" w:hAnsi="Montserrat"/>
          <w:sz w:val="24"/>
        </w:rPr>
        <w:tab/>
        <w:t>"What do I say?" he murmured, peering through me. "It was all so sudden. One moment we were pushing to the limit. I was frantic with trying to figure out how to balance on insertion, and stabilize our position at zero long enough to get our alignment square with the surface, and nearly panicked at the thought of performing a forced translation while holding the alignment." He shivered and went on, "It seemed hopeless. I was certain we were going to kill at least one of us, when all of a sudden we snap into perfect alignment and translate. You are blacking out and crumpling to the deck, and the only thing I can think of is to signal shut down to Morgan.</w:t>
      </w:r>
    </w:p>
    <w:p w:rsidR="00F20E2E" w:rsidRPr="00031083" w:rsidRDefault="00F20E2E">
      <w:pPr>
        <w:rPr>
          <w:rFonts w:ascii="Montserrat" w:hAnsi="Montserrat"/>
          <w:sz w:val="24"/>
        </w:rPr>
      </w:pPr>
      <w:r w:rsidRPr="00031083">
        <w:rPr>
          <w:rFonts w:ascii="Montserrat" w:hAnsi="Montserrat"/>
          <w:sz w:val="24"/>
        </w:rPr>
        <w:tab/>
        <w:t>"For all I knew at that instant, you had died," he confessed, hugging me tight to his chest and rubbing my back tenderly. I felt him pulling slowly out of me, at length, to hover on the threshold of our contact. Slow gliding strokes, until he was seated deep, as if testing the boundaries of a reality he had cause to doubt. His need now was for assurance that could not be put into words, as certainly as I had needed his help to ground myself in reality. I took him into my mind to comfort his fears, as I kissed his body in the ancient way.</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Connor had not known that he loved me until that moment, when he confronted the thought of losing me. In that moment, his perception of reality had been changed. It had complicated things for both of us. I took refuge from that problem in thinking about what had happened to me in that moment of crisis. I played with the idea that what I had experienced was a momentary fourth order of magnitude of awareness. I indulged in the troubling uncertainty of this question, because I was wary of examining whether I loved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rsidR="00F20E2E" w:rsidRPr="00031083" w:rsidRDefault="00F20E2E">
      <w:pPr>
        <w:rPr>
          <w:rFonts w:ascii="Montserrat" w:hAnsi="Montserrat"/>
          <w:sz w:val="24"/>
        </w:rPr>
      </w:pPr>
      <w:r w:rsidRPr="00031083">
        <w:rPr>
          <w:rFonts w:ascii="Montserrat" w:hAnsi="Montserrat"/>
          <w:sz w:val="24"/>
        </w:rPr>
        <w:tab/>
        <w:t>Part of me could not bear to have that happen to me again.</w:t>
      </w:r>
    </w:p>
    <w:p w:rsidR="00F20E2E" w:rsidRPr="00031083" w:rsidRDefault="00F20E2E">
      <w:pPr>
        <w:rPr>
          <w:rFonts w:ascii="Montserrat" w:hAnsi="Montserrat"/>
          <w:sz w:val="24"/>
        </w:rPr>
      </w:pPr>
      <w:r w:rsidRPr="00031083">
        <w:rPr>
          <w:rFonts w:ascii="Montserrat" w:hAnsi="Montserrat"/>
          <w:sz w:val="24"/>
        </w:rPr>
        <w:tab/>
        <w:t>Instead of confronting my fears and doubts, I turned to worrying about Morgan, who had suffered as much or more than I had in the loss of my mother. She had used her mind to destroy another mind, and its artificial nature could do nothing to change the effect that must have had on her. I felt guilty over having taken comfort in Connor's arms by shutting her out. Connor would have nothing of it, and verbally slapped me for feeling that way.</w:t>
      </w:r>
    </w:p>
    <w:p w:rsidR="00F20E2E" w:rsidRPr="00031083" w:rsidRDefault="00F20E2E">
      <w:pPr>
        <w:rPr>
          <w:rFonts w:ascii="Montserrat" w:hAnsi="Montserrat"/>
          <w:sz w:val="24"/>
        </w:rPr>
      </w:pPr>
      <w:r w:rsidRPr="00031083">
        <w:rPr>
          <w:rFonts w:ascii="Montserrat" w:hAnsi="Montserrat"/>
          <w:sz w:val="24"/>
        </w:rPr>
        <w:tab/>
        <w:t>"Woman, do not dare to suggest that again," he commanded fiercely. "Morgan was not only welcome to share her grief and take comfort with us, she was invited to do so. I understand that you were in no mind to have thought of it at the time, but Morgan certainly knew what we needed as well as what she needed for herself." Connor was washing me with a damp towel, as the shower had become useless and dangerous in free fall. He lashed me with the corner as I opened my mouth, and plowed on. "Morgan told me to take care of you, and not to worry. She is not ready to cry on anyone's shoulder yet, and one of us had to remain on duty. There is a lot of work yet to be done," he reminded me.</w:t>
      </w:r>
    </w:p>
    <w:p w:rsidR="00F20E2E" w:rsidRPr="00031083" w:rsidRDefault="00F20E2E">
      <w:pPr>
        <w:rPr>
          <w:rFonts w:ascii="Montserrat" w:hAnsi="Montserrat"/>
          <w:sz w:val="24"/>
        </w:rPr>
      </w:pPr>
      <w:r w:rsidRPr="00031083">
        <w:rPr>
          <w:rFonts w:ascii="Montserrat" w:hAnsi="Montserrat"/>
          <w:sz w:val="24"/>
        </w:rPr>
        <w:tab/>
        <w:t>I blushed and resisted the urge to apologize. To do so would only have annoyed him with me more. Besides apologizing would have served only to satisfy myself, where as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 and that Connor and I had spent most of the night salving our nerves. The rest of the crew was busy with damage control and system checks. In particular, Engineering was up to its neck in bad news. Connor and I were called into the conference room to listen in on the engineering report. During the past eight hours, technicians had gone over the entire translation array and assessed the status of each unit.</w:t>
      </w:r>
    </w:p>
    <w:p w:rsidR="00F20E2E" w:rsidRPr="00031083" w:rsidRDefault="00F20E2E">
      <w:pPr>
        <w:rPr>
          <w:rFonts w:ascii="Montserrat" w:hAnsi="Montserrat"/>
          <w:sz w:val="24"/>
        </w:rPr>
      </w:pPr>
      <w:r w:rsidRPr="00031083">
        <w:rPr>
          <w:rFonts w:ascii="Montserrat" w:hAnsi="Montserrat"/>
          <w:sz w:val="24"/>
        </w:rPr>
        <w:tab/>
        <w:t xml:space="preserve">Second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all of the units in the array. </w:t>
      </w:r>
    </w:p>
    <w:p w:rsidR="00F20E2E" w:rsidRPr="00031083" w:rsidRDefault="00F20E2E">
      <w:pPr>
        <w:rPr>
          <w:rFonts w:ascii="Montserrat" w:hAnsi="Montserrat"/>
          <w:sz w:val="24"/>
        </w:rPr>
      </w:pPr>
      <w:r w:rsidRPr="00031083">
        <w:rPr>
          <w:rFonts w:ascii="Montserrat" w:hAnsi="Montserrat"/>
          <w:sz w:val="24"/>
        </w:rPr>
        <w:tab/>
        <w:t xml:space="preserve">Another difference between the core and the array subordinates, was that the array elements did not have reserve or auxiliary processing capability. While the core had means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kind of minor stroke while shoving ourselves out of the matrix. </w:t>
      </w:r>
    </w:p>
    <w:p w:rsidR="00F20E2E" w:rsidRPr="00031083" w:rsidRDefault="00F20E2E">
      <w:pPr>
        <w:rPr>
          <w:rFonts w:ascii="Montserrat" w:hAnsi="Montserrat"/>
          <w:sz w:val="24"/>
        </w:rPr>
      </w:pPr>
      <w:r w:rsidRPr="00031083">
        <w:rPr>
          <w:rFonts w:ascii="Montserrat" w:hAnsi="Montserrat"/>
          <w:sz w:val="24"/>
        </w:rPr>
        <w:tab/>
        <w:t xml:space="preserve">"So what's the bottom line, Ms. Parker," the captain interrupted. </w:t>
      </w:r>
    </w:p>
    <w:p w:rsidR="00F20E2E" w:rsidRPr="00031083" w:rsidRDefault="00F20E2E">
      <w:pPr>
        <w:rPr>
          <w:rFonts w:ascii="Montserrat" w:hAnsi="Montserrat"/>
          <w:sz w:val="24"/>
        </w:rPr>
      </w:pPr>
      <w:r w:rsidRPr="00031083">
        <w:rPr>
          <w:rFonts w:ascii="Montserrat" w:hAnsi="Montserrat"/>
          <w:sz w:val="24"/>
        </w:rPr>
        <w:tab/>
        <w:t>The chief engineer sighed and turned over her data-slate, "None of the units are a total write off. These are photonic architectures, employing holographic processing with massive redundancy; which means that as a whole the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 that the core took virtually no damage to its architecture."</w:t>
      </w:r>
    </w:p>
    <w:p w:rsidR="00F20E2E" w:rsidRPr="00031083" w:rsidRDefault="00F20E2E">
      <w:pPr>
        <w:rPr>
          <w:rFonts w:ascii="Montserrat" w:hAnsi="Montserrat"/>
          <w:sz w:val="24"/>
        </w:rPr>
      </w:pPr>
      <w:r w:rsidRPr="00031083">
        <w:rPr>
          <w:rFonts w:ascii="Montserrat" w:hAnsi="Montserrat"/>
          <w:sz w:val="24"/>
        </w:rPr>
        <w:tab/>
        <w:t>"I see," O'Neal said, rubbing his lower lip with the flank of his forefinger. "We will need more than seven hours to evacuate the ship and the cryogenic holds. Assembling an emergency redoubt for five-hundred and thirty people will be labor intensive, but we can accomplish it in less than forty-eight hours with material on hand. The hard part will be the cargo." He turned to the Operations officer, "Mr. Devlin, get some people on that problem and give me a working solution by thirteen hundred hours. Jane," he turned back to the engineering officer, "given that we can initialize the drive core without mishap, will the array stand up to another dive?"</w:t>
      </w:r>
    </w:p>
    <w:p w:rsidR="00F20E2E" w:rsidRPr="00031083" w:rsidRDefault="00F20E2E">
      <w:pPr>
        <w:rPr>
          <w:rFonts w:ascii="Montserrat" w:hAnsi="Montserrat"/>
          <w:sz w:val="24"/>
        </w:rPr>
      </w:pPr>
      <w:r w:rsidRPr="00031083">
        <w:rPr>
          <w:rFonts w:ascii="Montserrat" w:hAnsi="Montserrat"/>
          <w:sz w:val="24"/>
        </w:rPr>
        <w:tab/>
        <w:t xml:space="preserve">Parker frowned and took back her slate to work out some figures. Her frown did not clear up, but she tucked her slate under her arm and responded, "Sir, the array absorbed a lot of collateral damage, but I can guarantee that it can stand up to another dive. With qualification. Nothing deep, and nothing prolonged. </w:t>
      </w:r>
    </w:p>
    <w:p w:rsidR="00F20E2E" w:rsidRPr="00031083" w:rsidRDefault="00F20E2E">
      <w:pPr>
        <w:rPr>
          <w:rFonts w:ascii="Montserrat" w:hAnsi="Montserrat"/>
          <w:sz w:val="24"/>
        </w:rPr>
      </w:pPr>
      <w:r w:rsidRPr="00031083">
        <w:rPr>
          <w:rFonts w:ascii="Montserrat" w:hAnsi="Montserrat"/>
          <w:sz w:val="24"/>
        </w:rPr>
        <w:tab/>
        <w:t>"The problem is that these units are as fragile as brain tissue, perhaps even more delicate," she explained. "Without replacement and total regeneration, we will begin to see signs of persistent decay inside of a year. We can perhaps delay that, but unchecked the decay will proceed on a geometric scale. At current the damage is nano-scopic. We could rotate out about ten percent of the array for continual maintenance to offset the inevitable. What we cannot do is manufacture our own replacements. Oh, perhaps if we pooled the resources of all the ships in the task group we could build a facility capable of fabricating array elements. Say about ten to fifteen years to set it up, and then we could turn them out at the same rate they were back home. But, I would want to be in a Sol type environment to try it. Viable biosphere, space based industry and resources; a complete infrastructure is what the job calls for. This technology does not come cheap or easy."</w:t>
      </w:r>
    </w:p>
    <w:p w:rsidR="00F20E2E" w:rsidRPr="00031083" w:rsidRDefault="00F20E2E">
      <w:pPr>
        <w:rPr>
          <w:rFonts w:ascii="Montserrat" w:hAnsi="Montserrat"/>
          <w:sz w:val="24"/>
        </w:rPr>
      </w:pPr>
      <w:r w:rsidRPr="00031083">
        <w:rPr>
          <w:rFonts w:ascii="Montserrat" w:hAnsi="Montserrat"/>
          <w:sz w:val="24"/>
        </w:rPr>
        <w:tab/>
        <w:t>"Understood, thank you Jane, just do your best," he smiled. Parker managed to drum up a smile in return, settling back into her seat. O'Neal turned then to face Connor and I, "On to the next item on our agenda. Decide amongst yourselves who will initialize the drive core. Once we are up and running again we have to regroup. While you two were recovering from the translation, Morgan hooked up with assets on the other ships. On the last report, seventeen ships pulled through," he paused, as I tensed, "</w:t>
      </w:r>
      <w:r w:rsidRPr="00031083">
        <w:rPr>
          <w:rFonts w:ascii="Montserrat" w:hAnsi="Montserrat"/>
          <w:i/>
          <w:sz w:val="24"/>
        </w:rPr>
        <w:t>Hanael, Serael</w:t>
      </w:r>
      <w:r w:rsidRPr="00031083">
        <w:rPr>
          <w:rFonts w:ascii="Montserrat" w:hAnsi="Montserrat"/>
          <w:sz w:val="24"/>
        </w:rPr>
        <w:t xml:space="preserve"> and </w:t>
      </w:r>
      <w:r w:rsidRPr="00031083">
        <w:rPr>
          <w:rFonts w:ascii="Montserrat" w:hAnsi="Montserrat"/>
          <w:i/>
          <w:sz w:val="24"/>
        </w:rPr>
        <w:t>Daniel</w:t>
      </w:r>
      <w:r w:rsidRPr="00031083">
        <w:rPr>
          <w:rFonts w:ascii="Montserrat" w:hAnsi="Montserrat"/>
          <w:sz w:val="24"/>
        </w:rPr>
        <w:t xml:space="preserve"> are lost."</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The task of closing the core and re-lighting the drive fell to me, to my surprise. I had expected Morgan to want the job, to atone for killing it, but both her and Connor nominated me on the basis of greater experience. All of us had been trained to perform this function and during the building of the ships, each of us had been asked to activate, or monitor the activation of a core. Still, in my time with the project I had activated a number of experimental cores and I was intimately familiar with the technology.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rsidR="00F20E2E" w:rsidRPr="00031083" w:rsidRDefault="00F20E2E">
      <w:pPr>
        <w:rPr>
          <w:rFonts w:ascii="Montserrat" w:hAnsi="Montserrat"/>
          <w:sz w:val="24"/>
        </w:rPr>
      </w:pPr>
      <w:r w:rsidRPr="00031083">
        <w:rPr>
          <w:rFonts w:ascii="Montserrat" w:hAnsi="Montserrat"/>
          <w:sz w:val="24"/>
        </w:rP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rsidR="00F20E2E" w:rsidRPr="00031083" w:rsidRDefault="00F20E2E">
      <w:pPr>
        <w:rPr>
          <w:rFonts w:ascii="Montserrat" w:hAnsi="Montserrat"/>
          <w:sz w:val="24"/>
        </w:rPr>
      </w:pPr>
      <w:r w:rsidRPr="00031083">
        <w:rPr>
          <w:rFonts w:ascii="Montserrat" w:hAnsi="Montserrat"/>
          <w:sz w:val="24"/>
        </w:rPr>
        <w:tab/>
        <w:t xml:space="preserve">As I shifted up into third order attention, I became aware of the cold photo-electronic life of the command core and the array, along with other systems which had been maintenanced, but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The interaction of photons with electron shells served as the switching mechanism. These switches were capable of discriminating thousands of signals across the visible and ultraviolet spectrum. The core's millennial processing was several orders of magnitude greater than the greatest computer ever devised a century ago. </w:t>
      </w:r>
    </w:p>
    <w:p w:rsidR="00F20E2E" w:rsidRPr="00031083" w:rsidRDefault="00F20E2E">
      <w:pPr>
        <w:rPr>
          <w:rFonts w:ascii="Montserrat" w:hAnsi="Montserrat"/>
          <w:sz w:val="24"/>
        </w:rPr>
      </w:pPr>
      <w:r w:rsidRPr="00031083">
        <w:rPr>
          <w:rFonts w:ascii="Montserrat" w:hAnsi="Montserrat"/>
          <w:sz w:val="24"/>
        </w:rPr>
        <w:tab/>
        <w:t>After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has to do everything the hard way the first time, but when a successful technique is developed, it becomes part of a meta-program. The more sophisticated an active's repertoire of meta-programs, the more powerful and precise her psionic skills and disciplines become.</w:t>
      </w:r>
    </w:p>
    <w:p w:rsidR="00F20E2E" w:rsidRPr="00031083" w:rsidRDefault="00F20E2E">
      <w:pPr>
        <w:rPr>
          <w:rFonts w:ascii="Montserrat" w:hAnsi="Montserrat"/>
          <w:sz w:val="24"/>
        </w:rPr>
      </w:pPr>
      <w:r w:rsidRPr="00031083">
        <w:rPr>
          <w:rFonts w:ascii="Montserrat" w:hAnsi="Montserrat"/>
          <w:sz w:val="24"/>
        </w:rPr>
        <w:tab/>
        <w:t xml:space="preserve">The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of the person involved. Just resolving the raw data input from the physical senses requires constant and massive calculation. High stereo-scopic graphic resolution, tactile texture and temperature mapping, three-hundred and sixty degree stereo-phonic resolution, complex atomic/molecular chemical analysis—all cross referenced, indexed and integrated into four dimensional continuity. </w:t>
      </w:r>
    </w:p>
    <w:p w:rsidR="00F20E2E" w:rsidRPr="00031083" w:rsidRDefault="00F20E2E">
      <w:pPr>
        <w:rPr>
          <w:rFonts w:ascii="Montserrat" w:hAnsi="Montserrat"/>
          <w:sz w:val="24"/>
        </w:rPr>
      </w:pPr>
      <w:r w:rsidRPr="00031083">
        <w:rPr>
          <w:rFonts w:ascii="Montserrat" w:hAnsi="Montserrat"/>
          <w:sz w:val="24"/>
        </w:rPr>
        <w:tab/>
        <w:t>Ask a programmer how complex that task is to compute.</w:t>
      </w:r>
    </w:p>
    <w:p w:rsidR="00F20E2E" w:rsidRPr="00031083" w:rsidRDefault="00F20E2E">
      <w:pPr>
        <w:rPr>
          <w:rFonts w:ascii="Montserrat" w:hAnsi="Montserrat"/>
          <w:sz w:val="24"/>
        </w:rPr>
      </w:pPr>
      <w:r w:rsidRPr="00031083">
        <w:rPr>
          <w:rFonts w:ascii="Montserrat" w:hAnsi="Montserrat"/>
          <w:sz w:val="24"/>
        </w:rPr>
        <w:tab/>
        <w:t xml:space="preserve">As I willed it, the connections sorted themselves out and mated. That is the way it works, I don't sweat the details, I only have to worry about the design. Psionic ability can be considered the judicious development and extension of attention and will—structured awareness and articulate intent. All psionics involves their cooperative use. To me psionics is not </w:t>
      </w:r>
      <w:r w:rsidRPr="00031083">
        <w:rPr>
          <w:rFonts w:ascii="Montserrat" w:hAnsi="Montserrat"/>
          <w:i/>
          <w:sz w:val="24"/>
        </w:rPr>
        <w:t>magic</w:t>
      </w:r>
      <w:r w:rsidRPr="00031083">
        <w:rPr>
          <w:rFonts w:ascii="Montserrat" w:hAnsi="Montserrat"/>
          <w:sz w:val="24"/>
        </w:rPr>
        <w:t xml:space="preserve"> because I know too well that I am actively involved in resolving the most minute details of a complex task. It is </w:t>
      </w:r>
      <w:r w:rsidRPr="00031083">
        <w:rPr>
          <w:rFonts w:ascii="Montserrat" w:hAnsi="Montserrat"/>
          <w:i/>
          <w:sz w:val="24"/>
        </w:rPr>
        <w:t>possible</w:t>
      </w:r>
      <w:r w:rsidRPr="00031083">
        <w:rPr>
          <w:rFonts w:ascii="Montserrat" w:hAnsi="Montserrat"/>
          <w:sz w:val="24"/>
        </w:rPr>
        <w:t xml:space="preserve"> to do such complex and intricate manipulations because </w:t>
      </w:r>
      <w:r w:rsidRPr="00031083">
        <w:rPr>
          <w:rFonts w:ascii="Montserrat" w:hAnsi="Montserrat"/>
          <w:i/>
          <w:sz w:val="24"/>
        </w:rPr>
        <w:t>most</w:t>
      </w:r>
      <w:r w:rsidRPr="00031083">
        <w:rPr>
          <w:rFonts w:ascii="Montserrat" w:hAnsi="Montserrat"/>
          <w:sz w:val="24"/>
        </w:rPr>
        <w:t xml:space="preserve">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rsidR="00F20E2E" w:rsidRPr="00031083" w:rsidRDefault="00F20E2E">
      <w:pPr>
        <w:rPr>
          <w:rFonts w:ascii="Montserrat" w:hAnsi="Montserrat"/>
          <w:sz w:val="24"/>
        </w:rPr>
      </w:pPr>
      <w:r w:rsidRPr="00031083">
        <w:rPr>
          <w:rFonts w:ascii="Montserrat" w:hAnsi="Montserrat"/>
          <w:sz w:val="24"/>
        </w:rPr>
        <w:tab/>
        <w:t>So much for the mystique of psionic ability.</w:t>
      </w:r>
    </w:p>
    <w:p w:rsidR="00F20E2E" w:rsidRPr="00031083" w:rsidRDefault="00F20E2E">
      <w:pPr>
        <w:rPr>
          <w:rFonts w:ascii="Montserrat" w:hAnsi="Montserrat"/>
          <w:sz w:val="24"/>
        </w:rPr>
      </w:pPr>
      <w:r w:rsidRPr="00031083">
        <w:rPr>
          <w:rFonts w:ascii="Montserrat" w:hAnsi="Montserrat"/>
          <w:sz w:val="24"/>
        </w:rPr>
        <w:tab/>
        <w:t xml:space="preserve">As the core seated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 head. </w:t>
      </w:r>
    </w:p>
    <w:p w:rsidR="00F20E2E" w:rsidRPr="00031083" w:rsidRDefault="00F20E2E">
      <w:pPr>
        <w:rPr>
          <w:rFonts w:ascii="Montserrat" w:hAnsi="Montserrat"/>
          <w:sz w:val="24"/>
        </w:rPr>
      </w:pPr>
      <w:r w:rsidRPr="00031083">
        <w:rPr>
          <w:rFonts w:ascii="Montserrat" w:hAnsi="Montserrat"/>
          <w:sz w:val="24"/>
        </w:rPr>
        <w:tab/>
        <w:t xml:space="preserve">The ship shuddered. </w:t>
      </w:r>
    </w:p>
    <w:p w:rsidR="00F20E2E" w:rsidRPr="00031083" w:rsidRDefault="00F20E2E">
      <w:pPr>
        <w:rPr>
          <w:rFonts w:ascii="Montserrat" w:hAnsi="Montserrat"/>
          <w:sz w:val="24"/>
        </w:rPr>
      </w:pPr>
      <w:r w:rsidRPr="00031083">
        <w:rPr>
          <w:rFonts w:ascii="Montserrat" w:hAnsi="Montserrat"/>
          <w:sz w:val="24"/>
        </w:rPr>
        <w:tab/>
        <w:t>Instantly, my mind leaped and closed the trap on it. "Caught you, Gabriel." The ship bucked around me as the drive woke up. "Ah, ah. Gently, friend," I couldn't help it, I soothed with words as I extended a probe into the newly awakened chaos of the core. I held myself in place as the ship rolled and twisted in confusion. Without my own telekinetic ability I would have been dashed instantly against the bulkhead at about seven gees. I spared a hope that everything had been secured properly as I reached again into Gabriel's mind. Really, the only thing I could do was observe, and if necessary abort the ignition. It was up to the awakened core to sort itself out and access the programming waiting for it. I smiled as the artifact mind stumbled across the field architecture profiles.</w:t>
      </w:r>
    </w:p>
    <w:p w:rsidR="00F20E2E" w:rsidRPr="00031083" w:rsidRDefault="00F20E2E">
      <w:pPr>
        <w:rPr>
          <w:rFonts w:ascii="Montserrat" w:hAnsi="Montserrat"/>
          <w:sz w:val="24"/>
        </w:rPr>
      </w:pPr>
      <w:r w:rsidRPr="00031083">
        <w:rPr>
          <w:rFonts w:ascii="Montserrat" w:hAnsi="Montserrat"/>
          <w:sz w:val="24"/>
        </w:rPr>
        <w:tab/>
        <w:t>I have no idea how it interpreted that discovery. Theoretically, all of the programming ought to seem as memories to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forces—gravity, momentum, inertia—and balancing them. I sighed with relief, patting the armored housing, as Gabriel settled down and continued about the business of remembering its new self.</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All that effort to evacuate the ship, and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as yet. We had to make the rounds and form up, see to the wounded and chase down the lost and strayed. Of </w:t>
      </w:r>
      <w:r w:rsidRPr="00031083">
        <w:rPr>
          <w:rFonts w:ascii="Montserrat" w:hAnsi="Montserrat"/>
          <w:i/>
          <w:sz w:val="24"/>
        </w:rPr>
        <w:t>Hanael</w:t>
      </w:r>
      <w:r w:rsidRPr="00031083">
        <w:rPr>
          <w:rFonts w:ascii="Montserrat" w:hAnsi="Montserrat"/>
          <w:sz w:val="24"/>
        </w:rPr>
        <w:t xml:space="preserve">, </w:t>
      </w:r>
      <w:r w:rsidRPr="00031083">
        <w:rPr>
          <w:rFonts w:ascii="Montserrat" w:hAnsi="Montserrat"/>
          <w:i/>
          <w:sz w:val="24"/>
        </w:rPr>
        <w:t>Serael</w:t>
      </w:r>
      <w:r w:rsidRPr="00031083">
        <w:rPr>
          <w:rFonts w:ascii="Montserrat" w:hAnsi="Montserrat"/>
          <w:sz w:val="24"/>
        </w:rPr>
        <w:t xml:space="preserve">, and </w:t>
      </w:r>
      <w:r w:rsidRPr="00031083">
        <w:rPr>
          <w:rFonts w:ascii="Montserrat" w:hAnsi="Montserrat"/>
          <w:i/>
          <w:sz w:val="24"/>
        </w:rPr>
        <w:t>Daniel</w:t>
      </w:r>
      <w:r w:rsidRPr="00031083">
        <w:rPr>
          <w:rFonts w:ascii="Montserrat" w:hAnsi="Montserrat"/>
          <w:sz w:val="24"/>
        </w:rPr>
        <w:t xml:space="preserve">, nothing much was said. </w:t>
      </w:r>
      <w:r w:rsidRPr="00031083">
        <w:rPr>
          <w:rFonts w:ascii="Montserrat" w:hAnsi="Montserrat"/>
          <w:i/>
          <w:sz w:val="24"/>
        </w:rPr>
        <w:t>Lost in translation</w:t>
      </w:r>
      <w:r w:rsidRPr="00031083">
        <w:rPr>
          <w:rFonts w:ascii="Montserrat" w:hAnsi="Montserrat"/>
          <w:sz w:val="24"/>
        </w:rPr>
        <w:t xml:space="preserve"> covered a lot of ground, and the best estimates of their fates were only guesses. We had seventeen ships, and over eight thousand living souls to trouble ourselves with. Once we were secure for sail, we set out for rendezvous with </w:t>
      </w:r>
      <w:r w:rsidRPr="00031083">
        <w:rPr>
          <w:rFonts w:ascii="Montserrat" w:hAnsi="Montserrat"/>
          <w:i/>
          <w:sz w:val="24"/>
        </w:rPr>
        <w:t>Azreal</w:t>
      </w:r>
      <w:r w:rsidRPr="00031083">
        <w:rPr>
          <w:rFonts w:ascii="Montserrat" w:hAnsi="Montserrat"/>
          <w:sz w:val="24"/>
        </w:rPr>
        <w:t xml:space="preserve"> and an emergency staff meeting with the admiral.</w:t>
      </w:r>
    </w:p>
    <w:p w:rsidR="00F20E2E" w:rsidRPr="00031083" w:rsidRDefault="00F20E2E">
      <w:pPr>
        <w:rPr>
          <w:rFonts w:ascii="Montserrat" w:hAnsi="Montserrat"/>
          <w:sz w:val="24"/>
        </w:rPr>
      </w:pPr>
      <w:r w:rsidRPr="00031083">
        <w:rPr>
          <w:rFonts w:ascii="Montserrat" w:hAnsi="Montserrat"/>
          <w:sz w:val="24"/>
        </w:rPr>
        <w:br w:type="page"/>
        <w:t>CHAPTER SIX</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Admiral Patrick Niven commanded my attention as I followed O'Neal into the Admiral's conference room aboard </w:t>
      </w:r>
      <w:r w:rsidRPr="00031083">
        <w:rPr>
          <w:rFonts w:ascii="Montserrat" w:hAnsi="Montserrat"/>
          <w:i/>
          <w:sz w:val="24"/>
        </w:rPr>
        <w:t>Azreal</w:t>
      </w:r>
      <w:r w:rsidRPr="00031083">
        <w:rPr>
          <w:rFonts w:ascii="Montserrat" w:hAnsi="Montserrat"/>
          <w:sz w:val="24"/>
        </w:rPr>
        <w:t xml:space="preserve">. He was a tall man. He had a lived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space based military would follow a naval model, but it was due in large part to his influence that it had turned out that way. The operational realities of the navy produced command experience and traditions that adapted easily to the operational realities in space, much to the disappointment of the Air Force, which had monopolized military interests in space from the end of the Twentieth Century. Niven's command experience, and practical mind would prove invaluable to us during the days and weeks following our escape from the interface. </w:t>
      </w:r>
    </w:p>
    <w:p w:rsidR="00F20E2E" w:rsidRPr="00031083" w:rsidRDefault="00F20E2E">
      <w:pPr>
        <w:rPr>
          <w:rFonts w:ascii="Montserrat" w:hAnsi="Montserrat"/>
          <w:sz w:val="24"/>
        </w:rPr>
      </w:pPr>
      <w:r w:rsidRPr="00031083">
        <w:rPr>
          <w:rFonts w:ascii="Montserrat" w:hAnsi="Montserrat"/>
          <w:sz w:val="24"/>
        </w:rPr>
        <w:tab/>
        <w:t>Admiral Niven took his seat and the rest of us followed his cue. As everyone settled down, he opened the discussion, "OK, people, we are gong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have to assess the question of whether it is possible to fulfill our mission. The answer to that question has to account for the present capabilities of your commands, and any proposed action has to accommodate the capabilities of the most afflicted units. Commander Lowell, please begin."</w:t>
      </w:r>
    </w:p>
    <w:p w:rsidR="00F20E2E" w:rsidRPr="00031083" w:rsidRDefault="00F20E2E">
      <w:pPr>
        <w:rPr>
          <w:rFonts w:ascii="Montserrat" w:hAnsi="Montserrat"/>
          <w:sz w:val="24"/>
        </w:rPr>
      </w:pPr>
      <w:r w:rsidRPr="00031083">
        <w:rPr>
          <w:rFonts w:ascii="Montserrat" w:hAnsi="Montserrat"/>
          <w:sz w:val="24"/>
        </w:rPr>
        <w:tab/>
        <w:t xml:space="preserve">"Thank you, Admiral,"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"You are all aware of the loss of </w:t>
      </w:r>
      <w:r w:rsidRPr="00031083">
        <w:rPr>
          <w:rFonts w:ascii="Montserrat" w:hAnsi="Montserrat"/>
          <w:i/>
          <w:sz w:val="24"/>
        </w:rPr>
        <w:t>Hanael</w:t>
      </w:r>
      <w:r w:rsidRPr="00031083">
        <w:rPr>
          <w:rFonts w:ascii="Montserrat" w:hAnsi="Montserrat"/>
          <w:sz w:val="24"/>
        </w:rPr>
        <w:t xml:space="preserve">, </w:t>
      </w:r>
      <w:r w:rsidRPr="00031083">
        <w:rPr>
          <w:rFonts w:ascii="Montserrat" w:hAnsi="Montserrat"/>
          <w:i/>
          <w:sz w:val="24"/>
        </w:rPr>
        <w:t>Serael</w:t>
      </w:r>
      <w:r w:rsidRPr="00031083">
        <w:rPr>
          <w:rFonts w:ascii="Montserrat" w:hAnsi="Montserrat"/>
          <w:sz w:val="24"/>
        </w:rPr>
        <w:t xml:space="preserve"> and </w:t>
      </w:r>
      <w:r w:rsidRPr="00031083">
        <w:rPr>
          <w:rFonts w:ascii="Montserrat" w:hAnsi="Montserrat"/>
          <w:i/>
          <w:sz w:val="24"/>
        </w:rPr>
        <w:t>Daniel</w:t>
      </w:r>
      <w:r w:rsidRPr="00031083">
        <w:rPr>
          <w:rFonts w:ascii="Montserrat" w:hAnsi="Montserrat"/>
          <w:sz w:val="24"/>
        </w:rPr>
        <w:t xml:space="preserve">. We have no information with regard to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 and attempt an alternate insertion as dictated by the disposition of their drives. In relativistic terms, they are either now in surface space at whatever point in the universe that chance has offered them, or they are not in, nor will they ever regain surface space. Within temporal continuity, those are the only two options from our perspective. </w:t>
      </w:r>
    </w:p>
    <w:p w:rsidR="00F20E2E" w:rsidRPr="00031083" w:rsidRDefault="00F20E2E">
      <w:pPr>
        <w:rPr>
          <w:rFonts w:ascii="Montserrat" w:hAnsi="Montserrat"/>
          <w:sz w:val="24"/>
        </w:rPr>
      </w:pPr>
      <w:r w:rsidRPr="00031083">
        <w:rPr>
          <w:rFonts w:ascii="Montserrat" w:hAnsi="Montserrat"/>
          <w:sz w:val="24"/>
        </w:rPr>
        <w:tab/>
        <w:t>"In either case, their official status is lost," Lowell proclaimed.</w:t>
      </w:r>
    </w:p>
    <w:p w:rsidR="00F20E2E" w:rsidRPr="00031083" w:rsidRDefault="00F20E2E">
      <w:pPr>
        <w:rPr>
          <w:rFonts w:ascii="Montserrat" w:hAnsi="Montserrat"/>
          <w:sz w:val="24"/>
        </w:rPr>
      </w:pPr>
      <w:r w:rsidRPr="00031083">
        <w:rPr>
          <w:rFonts w:ascii="Montserrat" w:hAnsi="Montserrat"/>
          <w:sz w:val="24"/>
        </w:rPr>
        <w:tab/>
        <w:t xml:space="preserve">"Also, as your presence demonstrates, the seventeen remaining ships units of Task Group Three are present and accounted for. While our units were regrouping here," Lowell gestured to the real-time display, "each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 and the basis for a reverse plot to identify our position from possible correspondence with landmark celestial bodies. Initial observation confirmed that we are far outside of any previously mapped region." He manipulated the controls, and the scale of the image compressed to a sector plot, showing local stars. </w:t>
      </w:r>
    </w:p>
    <w:p w:rsidR="00F20E2E" w:rsidRPr="00031083" w:rsidRDefault="00F20E2E">
      <w:pPr>
        <w:rPr>
          <w:rFonts w:ascii="Montserrat" w:hAnsi="Montserrat"/>
          <w:sz w:val="24"/>
        </w:rPr>
      </w:pPr>
      <w:r w:rsidRPr="00031083">
        <w:rPr>
          <w:rFonts w:ascii="Montserrat" w:hAnsi="Montserrat"/>
          <w:sz w:val="24"/>
        </w:rPr>
        <w:tab/>
        <w:t>"As each of you joined up, we copied your initial position readings, and used them to reinforce the readings taken from here. Given the wide spread of our index positions those images have built up a model with respectable depth. More importantly, It turned up benchmark galactic references which were familiar." The image compressed again revealing a familiar whirl-pool of cloudy luminescence. "That data is still being refined," Lowell qualified, "but we have tentatively identified our position as within the Milky Way Galaxy, approximately one-hundred and twenty degrees spin-ward of Earth, relative to the center of the Galaxy. That places us far across the Galactic Disk. We will continue to make celestial observations until we have thoroughly refined our position.</w:t>
      </w:r>
    </w:p>
    <w:p w:rsidR="00F20E2E" w:rsidRPr="00031083" w:rsidRDefault="00F20E2E">
      <w:pPr>
        <w:rPr>
          <w:rFonts w:ascii="Montserrat" w:hAnsi="Montserrat"/>
          <w:sz w:val="24"/>
        </w:rPr>
      </w:pPr>
      <w:r w:rsidRPr="00031083">
        <w:rPr>
          <w:rFonts w:ascii="Montserrat" w:hAnsi="Montserrat"/>
          <w:sz w:val="24"/>
        </w:rPr>
        <w:tab/>
        <w:t>"Theoretically, we will know within the next few days where we are, but speaking in practical terms, we are lost. The territory that we are in is completely unknown to us, and our ability to regain familiar space is extremely uncertain," Lowell looked at the Admiral, "That is the gist of it Admiral. Leaving out technical and redundant support, that pretty much sums up our situation."</w:t>
      </w:r>
    </w:p>
    <w:p w:rsidR="00F20E2E" w:rsidRPr="00031083" w:rsidRDefault="00F20E2E">
      <w:pPr>
        <w:rPr>
          <w:rFonts w:ascii="Montserrat" w:hAnsi="Montserrat"/>
          <w:sz w:val="24"/>
        </w:rPr>
      </w:pPr>
      <w:r w:rsidRPr="00031083">
        <w:rPr>
          <w:rFonts w:ascii="Montserrat" w:hAnsi="Montserrat"/>
          <w:sz w:val="24"/>
        </w:rPr>
        <w:tab/>
        <w:t xml:space="preserve">Niven nodded and addressed the assembled captains. "As things stand, we are as far from our theater of operation as we are from Earth. Whether we decide to abort the mission, or repair to our assigned area, execution will place the same demands on your commands." Admiral Niven thanked Lowell as he sat down, and then by seniority, each of the captains stood to relate the condition of their command and status of their crews and compliment. The reports were not good. Several actives had collapsed under the strain of final maneuvers, some with serious neurological damage. On other ships, array elements had blown under the strain, and a few had suffered damage to the drive cores. That they had been able to initialize their cores and rejoin the Task Group at all was astonishing. </w:t>
      </w:r>
    </w:p>
    <w:p w:rsidR="00F20E2E" w:rsidRPr="00031083" w:rsidRDefault="00F20E2E">
      <w:pPr>
        <w:rPr>
          <w:rFonts w:ascii="Montserrat" w:hAnsi="Montserrat"/>
          <w:sz w:val="24"/>
        </w:rPr>
      </w:pPr>
      <w:r w:rsidRPr="00031083">
        <w:rPr>
          <w:rFonts w:ascii="Montserrat" w:hAnsi="Montserrat"/>
          <w:sz w:val="24"/>
        </w:rPr>
        <w:tab/>
        <w:t>"Clearly," the admiral concluded at the end of those reports, "</w:t>
      </w:r>
      <w:r w:rsidRPr="00031083">
        <w:rPr>
          <w:rFonts w:ascii="Montserrat" w:hAnsi="Montserrat"/>
          <w:i/>
          <w:sz w:val="24"/>
        </w:rPr>
        <w:t>Michael, Uriel, Raphael</w:t>
      </w:r>
      <w:r w:rsidRPr="00031083">
        <w:rPr>
          <w:rFonts w:ascii="Montserrat" w:hAnsi="Montserrat"/>
          <w:sz w:val="24"/>
        </w:rPr>
        <w:t xml:space="preserve"> and </w:t>
      </w:r>
      <w:r w:rsidRPr="00031083">
        <w:rPr>
          <w:rFonts w:ascii="Montserrat" w:hAnsi="Montserrat"/>
          <w:i/>
          <w:sz w:val="24"/>
        </w:rPr>
        <w:t xml:space="preserve">Nadiel </w:t>
      </w:r>
      <w:r w:rsidRPr="00031083">
        <w:rPr>
          <w:rFonts w:ascii="Montserrat" w:hAnsi="Montserrat"/>
          <w:sz w:val="24"/>
        </w:rPr>
        <w:t xml:space="preserve">are incapable of making a deep enough dive to return to the vicinity of Earth. Nor, any protracted chain of shallow dives. </w:t>
      </w:r>
      <w:r w:rsidRPr="00031083">
        <w:rPr>
          <w:rFonts w:ascii="Montserrat" w:hAnsi="Montserrat"/>
          <w:i/>
          <w:sz w:val="24"/>
        </w:rPr>
        <w:t>Gabriel</w:t>
      </w:r>
      <w:r w:rsidRPr="00031083">
        <w:rPr>
          <w:rFonts w:ascii="Montserrat" w:hAnsi="Montserrat"/>
          <w:sz w:val="24"/>
        </w:rPr>
        <w:t xml:space="preserve">, which is in the best shape, would be severely pressed to do either, and certainly she would arrive crippled in any regard. I think that pretty much defines our options. We can neither abort or complete our mission under these circumstances. We will revise our operational stance to reflect these limitations. I am ordering the Task Group to remain concentrated for mutual support, but I do not see any reason why we cannot still carryout the intended purpose of this mission. </w:t>
      </w:r>
    </w:p>
    <w:p w:rsidR="00F20E2E" w:rsidRPr="00031083" w:rsidRDefault="00F20E2E">
      <w:pPr>
        <w:rPr>
          <w:rFonts w:ascii="Montserrat" w:hAnsi="Montserrat"/>
          <w:sz w:val="24"/>
        </w:rPr>
      </w:pPr>
      <w:r w:rsidRPr="00031083">
        <w:rPr>
          <w:rFonts w:ascii="Montserrat" w:hAnsi="Montserrat"/>
          <w:sz w:val="24"/>
        </w:rPr>
        <w:tab/>
        <w:t xml:space="preserve">"Our mission objective remains to locate and acquire a terra-compatible world upon which we can establish a colony. We will conduct a survey and search of this sector to identify a viable target for this objective. I will not risk individual units in the pursuit of multiple targets, but once we have established a base of operations to support further adventure in this sector, future colonization opportunities will become available. </w:t>
      </w:r>
    </w:p>
    <w:p w:rsidR="00F20E2E" w:rsidRPr="00031083" w:rsidRDefault="00F20E2E">
      <w:pPr>
        <w:rPr>
          <w:rFonts w:ascii="Montserrat" w:hAnsi="Montserrat"/>
          <w:sz w:val="24"/>
        </w:rPr>
      </w:pPr>
      <w:r w:rsidRPr="00031083">
        <w:rPr>
          <w:rFonts w:ascii="Montserrat" w:hAnsi="Montserrat"/>
          <w:sz w:val="24"/>
        </w:rPr>
        <w:tab/>
        <w:t>"In the meantime I want to examine the combat capabilities and readiness of your commands. This is not our neighborhood, gentlemen, and I do expect any locals to object to our intentions. This remains a military operation and do not hesitate to remind your civilian complements that the change in our situation has not altered that fact. We will remain on station here while we carry out all necessary and possible repairs. This system has ample resources for our needs, and does not possess any life bearing worlds which should reduce the chances that any other intelligence has any vested interest in visiting here and encountering us." He paused and looked at a man who I had studiously ignored since the beginning of this meeting. Commander Craig, Asset Control Officer assigned to the admiral's staff. "One last thing, gentlemen, before I dismiss you. Many of you wondered why I requested these asset officers, who have accompanied you to this meeting."</w:t>
      </w:r>
    </w:p>
    <w:p w:rsidR="00F20E2E" w:rsidRPr="00031083" w:rsidRDefault="00F20E2E">
      <w:pPr>
        <w:rPr>
          <w:rFonts w:ascii="Montserrat" w:hAnsi="Montserrat"/>
          <w:sz w:val="24"/>
        </w:rPr>
      </w:pPr>
      <w:r w:rsidRPr="00031083">
        <w:rPr>
          <w:rFonts w:ascii="Montserrat" w:hAnsi="Montserrat"/>
          <w:sz w:val="24"/>
        </w:rPr>
        <w:tab/>
        <w:t>I had wondered if the Admiral would acknowledge our presence among his captains.</w:t>
      </w:r>
    </w:p>
    <w:p w:rsidR="00F20E2E" w:rsidRPr="00031083" w:rsidRDefault="00F20E2E">
      <w:pPr>
        <w:rPr>
          <w:rFonts w:ascii="Montserrat" w:hAnsi="Montserrat"/>
          <w:sz w:val="24"/>
        </w:rPr>
      </w:pPr>
      <w:r w:rsidRPr="00031083">
        <w:rPr>
          <w:rFonts w:ascii="Montserrat" w:hAnsi="Montserrat"/>
          <w:sz w:val="24"/>
        </w:rPr>
        <w:tab/>
        <w:t xml:space="preserve">"I have selected an asset officer from each command for detail under my staff." Niven met each asset officer's eyes as he went on, "We cannot afford to lose your capabilities. You represent a vital but limited resource upon which the fate of the Task Group depends, as we have seen so clearly demonstrated. </w:t>
      </w:r>
    </w:p>
    <w:p w:rsidR="00F20E2E" w:rsidRPr="00031083" w:rsidRDefault="00F20E2E">
      <w:pPr>
        <w:rPr>
          <w:rFonts w:ascii="Montserrat" w:hAnsi="Montserrat"/>
          <w:sz w:val="24"/>
        </w:rPr>
      </w:pPr>
      <w:r w:rsidRPr="00031083">
        <w:rPr>
          <w:rFonts w:ascii="Montserrat" w:hAnsi="Montserrat"/>
          <w:sz w:val="24"/>
        </w:rPr>
        <w:tab/>
        <w:t xml:space="preserve">"On the advice of Commander Craig, I am concentrating you into a special projects group for the duration. There are a number of things that need to be done. Jobs which call for your special abilities. Jobs which could not effectively be done spread out over seventeen shifts among individuals on a three man rotation. You will be assigned quarters here aboard the </w:t>
      </w:r>
      <w:r w:rsidRPr="00031083">
        <w:rPr>
          <w:rFonts w:ascii="Montserrat" w:hAnsi="Montserrat"/>
          <w:i/>
          <w:sz w:val="24"/>
        </w:rPr>
        <w:t>Azreal</w:t>
      </w:r>
      <w:r w:rsidRPr="00031083">
        <w:rPr>
          <w:rFonts w:ascii="Montserrat" w:hAnsi="Montserrat"/>
          <w:sz w:val="24"/>
        </w:rPr>
        <w:t>, and your personal effects can be transferred over later today. Please report to the Commander at the end of this meeting to receive your instructions. I apologize for leaning on your resources so heavily, but I cannot overlook any asset in this situation." Nobody complained, we simply nodded our understanding. Turning back to his captains the admiral went on, "That is it in brief for now. Return to your commands, concentrate on repairs and preparations for what lies ahead. You have time, so do everything right. Don't waste it. There may not be an opportunity later to repeat a job that gets done carelessly now. I will keep you advised of conference times and my chief of staff will handle requests for assistance and direct personnel and material loans to those ships which need it from those ships that can spare it. Any questions?" he paused. No one spoke up, "Fine then. You are dismissed."</w:t>
      </w:r>
    </w:p>
    <w:p w:rsidR="00F20E2E" w:rsidRPr="00031083" w:rsidRDefault="00F20E2E">
      <w:pPr>
        <w:rPr>
          <w:rFonts w:ascii="Montserrat" w:hAnsi="Montserrat"/>
          <w:sz w:val="24"/>
        </w:rPr>
      </w:pPr>
      <w:r w:rsidRPr="00031083">
        <w:rPr>
          <w:rFonts w:ascii="Montserrat" w:hAnsi="Montserrat"/>
          <w:sz w:val="24"/>
        </w:rPr>
        <w:tab/>
        <w:t>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that he had, with his usual knack, once again indifferently interfered in a way that caused me pain. To get what he wanted, he was tearing me away from my friends, my "family" and my lover.</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In spite of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 and thousands of photonic elements in need of such attention. Of almost greater urgency was the rehabilitation of the actives who had injured themselves in the crunch. I am what is called a full spectrum psionic, which means I am as good in biokinetics as I am in psychokinetics. Lucky me. I worked double shifts, and overtime at that, doctoring cores and autistic units in the day, and doctoring brains in the evenings.</w:t>
      </w:r>
    </w:p>
    <w:p w:rsidR="00F20E2E" w:rsidRPr="00031083" w:rsidRDefault="00F20E2E">
      <w:pPr>
        <w:rPr>
          <w:rFonts w:ascii="Montserrat" w:hAnsi="Montserrat"/>
          <w:sz w:val="24"/>
        </w:rPr>
      </w:pPr>
      <w:r w:rsidRPr="00031083">
        <w:rPr>
          <w:rFonts w:ascii="Montserrat" w:hAnsi="Montserrat"/>
          <w:sz w:val="24"/>
        </w:rPr>
        <w:tab/>
        <w:t xml:space="preserve">Then again, lucky me, I was too busy to devote any time to any of Craig's personal projects. In fact, I had promised both Connor and O'Neal that I would do my best to avoid him. Except for the minimum of courtesy due to a senior officer, I strove to ignore his existence. Actually, that is a half-truth. I always kept tabs on him, and saw to it that I was busy with delicate work that could not be interrupted whenever he sought me out. The other actives could see that he got my hair up, and occasionally ran cover for me. Ultimately, I could not actually get away from him. Living on the same ship, and sleeping in the same compartment—he had graciously offered the extra sleeper in his quarters to house the "odd man out" which conveniently turned out to be me—I eventually saw what lay behind his proprietary interest in me. Desire, fear, hatred, curiosity; it was the curiosity that really scared me for some reason. Craig was a man who had to take things apart to understand them.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speech, and greatly impaired her ability to coordinate her thoughts. The damage also seemed to interfere with volitional movement, leaving her largely paralyzed. I had consulted with three other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damage, and had been pleased to see that little damage had been done to her autonomic nervous system. </w:t>
      </w:r>
    </w:p>
    <w:p w:rsidR="00F20E2E" w:rsidRPr="00031083" w:rsidRDefault="00F20E2E">
      <w:pPr>
        <w:rPr>
          <w:rFonts w:ascii="Montserrat" w:hAnsi="Montserrat"/>
          <w:sz w:val="24"/>
        </w:rPr>
      </w:pPr>
      <w:r w:rsidRPr="00031083">
        <w:rPr>
          <w:rFonts w:ascii="Montserrat" w:hAnsi="Montserrat"/>
          <w:sz w:val="24"/>
        </w:rPr>
        <w:tab/>
        <w:t xml:space="preserve">I had done everything I could to prepare for this operation. There was no need for anesthetic, but there was one final preparation to make, and that was preparing the subject—a friend, and once a lover—for the fact that I was about to take her fragile brain into my power and shape it. I had to ask for her trust and her submission. I entered her mind and tried to impress on her what I was about to do. </w:t>
      </w:r>
    </w:p>
    <w:p w:rsidR="00F20E2E" w:rsidRPr="00031083" w:rsidRDefault="00F20E2E">
      <w:pPr>
        <w:rPr>
          <w:rFonts w:ascii="Montserrat" w:hAnsi="Montserrat"/>
          <w:sz w:val="24"/>
        </w:rPr>
      </w:pPr>
      <w:r w:rsidRPr="00031083">
        <w:rPr>
          <w:rFonts w:ascii="Montserrat" w:hAnsi="Montserrat"/>
          <w:sz w:val="24"/>
        </w:rPr>
        <w:tab/>
        <w:t>Biological manipulation is difficult to impose on powerful latents and all actives. Without her cooperation I would not be able to work unless she was administered a sleeper. I did not want to use a sleeper because that presented a risk of forcing her into latency. To repair her mental scars along with her physical ones, she needed to be an active participant. Thankfully she did trust me, and wanted to be healed. I focused her attention within mine and carefully started rebuilding her neural net. I started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rsidR="00F20E2E" w:rsidRPr="00031083" w:rsidRDefault="00F20E2E">
      <w:pPr>
        <w:rPr>
          <w:rFonts w:ascii="Montserrat" w:hAnsi="Montserrat"/>
          <w:sz w:val="24"/>
        </w:rPr>
      </w:pPr>
      <w:r w:rsidRPr="00031083">
        <w:rPr>
          <w:rFonts w:ascii="Montserrat" w:hAnsi="Montserrat"/>
          <w:sz w:val="24"/>
        </w:rPr>
        <w:tab/>
        <w:t>I came out of the operating theater wired up and focused on the mysteries of brain and mind. My diagnostic ability was whetted and hungry to explore, seeking out on its own for new neural territories to explore. I couldn't help it. To my senses the people around me were always naked to me, inside and out, and I managed not to see what I perceived mostly as a force of habit. I had never indulged in such an extended and intimate study of the body mind interface as what that surgery required of me. So, I was at the mercy of this awakened interest, and behind my neutral expression, I neurologically undressed every single person I passed on my way back to my quarters. To add to the indecency of my voyeurism, all my unwitting victims were latent.</w:t>
      </w:r>
    </w:p>
    <w:p w:rsidR="00F20E2E" w:rsidRPr="00031083" w:rsidRDefault="00F20E2E">
      <w:pPr>
        <w:rPr>
          <w:rFonts w:ascii="Montserrat" w:hAnsi="Montserrat"/>
          <w:sz w:val="24"/>
        </w:rPr>
      </w:pPr>
      <w:r w:rsidRPr="00031083">
        <w:rPr>
          <w:rFonts w:ascii="Montserrat" w:hAnsi="Montserrat"/>
          <w:sz w:val="24"/>
        </w:rPr>
        <w:tab/>
        <w:t>As I've said, they fascinated me. I mean, a latent mind just seemed so incomprehensible to me. I could so easily see how their brains are developed, and I could see where they lacked structures found in active brains. But, those physical differences were just that—developmental. The potential was there, it just had not been utilized. I don't think that the majority of people realized how much their neurological structure reflected the uses to which it was put. That the brain literally molds itself to accommodate how a person thinks. Instead they seem to believe that their thinking is limited by the development of their brain. Just about everyone has seen evidence of atrophy in the body, but they don't take that observation as far as the brain. Every time I examine latency, however, it always comes down to a basic question in my mind.</w:t>
      </w:r>
    </w:p>
    <w:p w:rsidR="00F20E2E" w:rsidRPr="00031083" w:rsidRDefault="00F20E2E">
      <w:pPr>
        <w:rPr>
          <w:rFonts w:ascii="Montserrat" w:hAnsi="Montserrat"/>
          <w:sz w:val="24"/>
        </w:rPr>
      </w:pPr>
      <w:r w:rsidRPr="00031083">
        <w:rPr>
          <w:rFonts w:ascii="Montserrat" w:hAnsi="Montserrat"/>
          <w:sz w:val="24"/>
        </w:rPr>
        <w:tab/>
        <w:t xml:space="preserve">Why </w:t>
      </w:r>
      <w:r w:rsidRPr="00031083">
        <w:rPr>
          <w:rFonts w:ascii="Montserrat" w:hAnsi="Montserrat"/>
          <w:i/>
          <w:sz w:val="24"/>
        </w:rPr>
        <w:t>are</w:t>
      </w:r>
      <w:r w:rsidRPr="00031083">
        <w:rPr>
          <w:rFonts w:ascii="Montserrat" w:hAnsi="Montserrat"/>
          <w:sz w:val="24"/>
        </w:rPr>
        <w:t xml:space="preserve"> they latent?</w:t>
      </w:r>
    </w:p>
    <w:p w:rsidR="00F20E2E" w:rsidRPr="00031083" w:rsidRDefault="00F20E2E">
      <w:pPr>
        <w:rPr>
          <w:rFonts w:ascii="Montserrat" w:hAnsi="Montserrat"/>
          <w:sz w:val="24"/>
        </w:rPr>
      </w:pPr>
      <w:r w:rsidRPr="00031083">
        <w:rPr>
          <w:rFonts w:ascii="Montserrat" w:hAnsi="Montserrat"/>
          <w:sz w:val="24"/>
        </w:rPr>
        <w:tab/>
        <w:t xml:space="preserve">It hit me there in the corridor. Having just held a brain its mind in my hands for whatever-odd hours must have tipped me off. The greatest cause of latency is </w:t>
      </w:r>
      <w:r w:rsidRPr="00031083">
        <w:rPr>
          <w:rFonts w:ascii="Montserrat" w:hAnsi="Montserrat"/>
          <w:i/>
          <w:sz w:val="24"/>
        </w:rPr>
        <w:t>sensitivity</w:t>
      </w:r>
      <w:r w:rsidRPr="00031083">
        <w:rPr>
          <w:rFonts w:ascii="Montserrat" w:hAnsi="Montserrat"/>
          <w:sz w:val="24"/>
        </w:rPr>
        <w:t>. It seemed so obvious that I reeled against the wall. The explanation wasn't in something I had not seen, but in something I knew all too well. I mean, I knew that a latent mind was one that had recoiled from the onslaught of direct perception, I just had not looked at it that closely.</w:t>
      </w:r>
    </w:p>
    <w:p w:rsidR="00F20E2E" w:rsidRPr="00031083" w:rsidRDefault="00F20E2E">
      <w:pPr>
        <w:rPr>
          <w:rFonts w:ascii="Montserrat" w:hAnsi="Montserrat"/>
          <w:sz w:val="24"/>
        </w:rPr>
      </w:pPr>
      <w:r w:rsidRPr="00031083">
        <w:rPr>
          <w:rFonts w:ascii="Montserrat" w:hAnsi="Montserrat"/>
          <w:sz w:val="24"/>
        </w:rPr>
        <w:tab/>
        <w:t xml:space="preserve">The mind is so sensitive that it is easily injured and scarred. Reciprocally, the mind is unbelievable durable and can heal from anything, so long as it is healthy. Still, pain is pain, and our experience in pain is often tainted by the carnal experience of it. In the body, the lesson of pain is connected to the mortality of the flesh. The reflex—flinching—will preserve one's mind as well as one's body, from accidental harm, but in the case of the mind it eventually builds a trap. To explore anything directly with one's mind can result in the sensation, and </w:t>
      </w:r>
      <w:r w:rsidRPr="00031083">
        <w:rPr>
          <w:rFonts w:ascii="Montserrat" w:hAnsi="Montserrat"/>
          <w:i/>
          <w:sz w:val="24"/>
        </w:rPr>
        <w:t>apprehension</w:t>
      </w:r>
      <w:r w:rsidRPr="00031083">
        <w:rPr>
          <w:rFonts w:ascii="Montserrat" w:hAnsi="Montserrat"/>
          <w:sz w:val="24"/>
        </w:rPr>
        <w:t xml:space="preserve"> of things awesome in their intensity, and it is in understanding them—a vulnerable moment without comparison—that an unguarded mind is deeply inclined to flinch away. </w:t>
      </w:r>
    </w:p>
    <w:p w:rsidR="00F20E2E" w:rsidRPr="00031083" w:rsidRDefault="00F20E2E">
      <w:pPr>
        <w:rPr>
          <w:rFonts w:ascii="Montserrat" w:hAnsi="Montserrat"/>
          <w:sz w:val="24"/>
        </w:rPr>
      </w:pPr>
      <w:r w:rsidRPr="00031083">
        <w:rPr>
          <w:rFonts w:ascii="Montserrat" w:hAnsi="Montserrat"/>
          <w:sz w:val="24"/>
        </w:rPr>
        <w:tab/>
        <w:t xml:space="preserve">To be active, one must be open—willing to expose one's self to the </w:t>
      </w:r>
      <w:r w:rsidRPr="00031083">
        <w:rPr>
          <w:rFonts w:ascii="Montserrat" w:hAnsi="Montserrat"/>
          <w:i/>
          <w:sz w:val="24"/>
        </w:rPr>
        <w:t>understanding</w:t>
      </w:r>
      <w:r w:rsidRPr="00031083">
        <w:rPr>
          <w:rFonts w:ascii="Montserrat" w:hAnsi="Montserrat"/>
          <w:sz w:val="24"/>
        </w:rPr>
        <w:t xml:space="preserve"> implicit in that contact. To grasp the universe, you have to be willing to </w:t>
      </w:r>
      <w:r w:rsidRPr="00031083">
        <w:rPr>
          <w:rFonts w:ascii="Montserrat" w:hAnsi="Montserrat"/>
          <w:i/>
          <w:sz w:val="24"/>
        </w:rPr>
        <w:t>grasp</w:t>
      </w:r>
      <w:r w:rsidRPr="00031083">
        <w:rPr>
          <w:rFonts w:ascii="Montserrat" w:hAnsi="Montserrat"/>
          <w:sz w:val="24"/>
        </w:rPr>
        <w:t xml:space="preserve"> the universe—to touch it and be touched by it. And that is the hard part. It is this obstacle that accounts for the latent majority of humanity. I suppose because it is human nature to be selfish about one's own understanding—the essential understanding of one's self. Most people are pretty shy about casting too much light on the foundation of their souls. Also, it is axiomatic that if you know how the miracle is performed, </w:t>
      </w:r>
      <w:r w:rsidRPr="00031083">
        <w:rPr>
          <w:rFonts w:ascii="Montserrat" w:hAnsi="Montserrat"/>
          <w:i/>
          <w:sz w:val="24"/>
        </w:rPr>
        <w:t>it ceases to be a miracle</w:t>
      </w:r>
      <w:r w:rsidRPr="00031083">
        <w:rPr>
          <w:rFonts w:ascii="Montserrat" w:hAnsi="Montserrat"/>
          <w:sz w:val="24"/>
        </w:rPr>
        <w:t xml:space="preserve">. That is an acid test most people are not willing to subject existence to. And every time the universe brushes the soul, it imparts a wealth of understanding—sheds a little more light in the depths of our understanding of who and what we are. So each of these glimpses tends to shake the foundations of our souls. We are often stunned by these moments, or we recoil from them. In that way we shun the universe, and we shun ourselves. The irony of it all is that the truth—the secret—is right in front of our noses the entire time. The whole thing is an exercise in strenuously not noticing it. </w:t>
      </w:r>
    </w:p>
    <w:p w:rsidR="00F20E2E" w:rsidRPr="00031083" w:rsidRDefault="00F20E2E">
      <w:pPr>
        <w:rPr>
          <w:rFonts w:ascii="Montserrat" w:hAnsi="Montserrat"/>
          <w:sz w:val="24"/>
        </w:rPr>
      </w:pPr>
      <w:r w:rsidRPr="00031083">
        <w:rPr>
          <w:rFonts w:ascii="Montserrat" w:hAnsi="Montserrat"/>
          <w:sz w:val="24"/>
        </w:rPr>
        <w:tab/>
        <w:t>As I thought it, I realized what it meant. It was a bigger answer than I was looking for.</w:t>
      </w:r>
    </w:p>
    <w:p w:rsidR="00F20E2E" w:rsidRPr="00031083" w:rsidRDefault="00F20E2E">
      <w:pPr>
        <w:rPr>
          <w:rFonts w:ascii="Montserrat" w:hAnsi="Montserrat"/>
          <w:sz w:val="24"/>
        </w:rPr>
      </w:pPr>
      <w:r w:rsidRPr="00031083">
        <w:rPr>
          <w:rFonts w:ascii="Montserrat" w:hAnsi="Montserrat"/>
          <w:sz w:val="24"/>
        </w:rPr>
        <w:tab/>
        <w:t xml:space="preserve">I paused there on the brink of understanding. Did I dare look at the answer in my grasp? Could I bear to look too boldly upon my own reflection? Did I admit then and there that I was too afraid to acknowledge </w:t>
      </w:r>
      <w:r w:rsidRPr="00031083">
        <w:rPr>
          <w:rFonts w:ascii="Montserrat" w:hAnsi="Montserrat"/>
          <w:i/>
          <w:sz w:val="24"/>
        </w:rPr>
        <w:t>my own latency?</w:t>
      </w:r>
      <w:r w:rsidRPr="00031083">
        <w:rPr>
          <w:rFonts w:ascii="Montserrat" w:hAnsi="Montserrat"/>
          <w:sz w:val="24"/>
        </w:rPr>
        <w:t xml:space="preserve"> I think I shuddered there in my tracks terrified of a single step in either direction. It would be so easy to walk on in willful oblivion, but I had too much self respect to accept lying to myself about it. Instead I had a nervous breakdown.</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i/>
          <w:sz w:val="24"/>
        </w:rPr>
      </w:pPr>
      <w:r w:rsidRPr="00031083">
        <w:rPr>
          <w:rFonts w:ascii="Montserrat" w:hAnsi="Montserrat"/>
          <w:i/>
          <w:sz w:val="24"/>
        </w:rPr>
        <w:t>Daughter, it is too soon. You have not even conceived of yourself. You are not ready to look yourself in the eye.</w:t>
      </w:r>
      <w:r w:rsidRPr="00031083">
        <w:rPr>
          <w:rFonts w:ascii="Montserrat" w:hAnsi="Montserrat"/>
          <w:sz w:val="24"/>
        </w:rPr>
        <w:t xml:space="preserve"> I remember hearing those words at some point while I my mind was in fugue. I did not make sense of them until I had recovered. I did not understand them for almost twenty years, by which point I had forgotten about hearing them.</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Active status for a psionic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nature, and was geared to different levels of attention. The geometric scale was broken up into orders of magnitude as a reflection of this discovery. An active geared for that third order can tap forces rated from one hundred to one thousand on the original geometric scale. That's 1,267,650,600,228,000,000,000,000,000,000 kgm/s2 on the low end of that scale, read "one nonillion, two-hundred sixty-seven octillion..."...in other words it is a really big number, which frightens laymen and physicists alike when try to figure out how much power a psionic can have. Again I point out that that is an accelerative figure. </w:t>
      </w:r>
    </w:p>
    <w:p w:rsidR="00F20E2E" w:rsidRPr="00031083" w:rsidRDefault="00F20E2E">
      <w:pPr>
        <w:rPr>
          <w:rFonts w:ascii="Montserrat" w:hAnsi="Montserrat"/>
          <w:sz w:val="24"/>
        </w:rPr>
      </w:pPr>
      <w:r w:rsidRPr="00031083">
        <w:rPr>
          <w:rFonts w:ascii="Montserrat" w:hAnsi="Montserrat"/>
          <w:sz w:val="24"/>
        </w:rPr>
        <w:tab/>
        <w:t xml:space="preserve">Actives do not walk around with this god-like power in their back pockets. The theoretical power of a psionic is infinite, but that is because the ultimate source of that power is infinite. All measurements of psionic power are potentials; like a load estimate on a wire. </w:t>
      </w:r>
    </w:p>
    <w:p w:rsidR="00F20E2E" w:rsidRPr="00031083" w:rsidRDefault="00F20E2E">
      <w:pPr>
        <w:rPr>
          <w:rFonts w:ascii="Montserrat" w:hAnsi="Montserrat"/>
          <w:sz w:val="24"/>
        </w:rPr>
      </w:pPr>
      <w:r w:rsidRPr="00031083">
        <w:rPr>
          <w:rFonts w:ascii="Montserrat" w:hAnsi="Montserrat"/>
          <w:sz w:val="24"/>
        </w:rPr>
        <w:tab/>
        <w:t xml:space="preserve">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mechanism, nothing enters such a space without falling under my control. Anything threatening is shunted out of the field. </w:t>
      </w:r>
    </w:p>
    <w:p w:rsidR="00F20E2E" w:rsidRPr="00031083" w:rsidRDefault="00F20E2E">
      <w:pPr>
        <w:rPr>
          <w:rFonts w:ascii="Montserrat" w:hAnsi="Montserrat"/>
          <w:sz w:val="24"/>
        </w:rPr>
      </w:pPr>
      <w:r w:rsidRPr="00031083">
        <w:rPr>
          <w:rFonts w:ascii="Montserrat" w:hAnsi="Montserrat"/>
          <w:sz w:val="24"/>
        </w:rPr>
        <w:tab/>
        <w:t xml:space="preserve">The first thing they tried to do was put a damper on me. Unfortunately, they have to be turned on to work, and they didn't count on me gutting the units as they were set up. They could have used the drive core to set up an interference field within the ship, but they didn't think of it and I wasn't about to suggest it to them, even if I had been aware of them. Several of my friends and fellow actives tried to drill through my shields and talk me down, but they couldn't get past my passive defenses to get my attention. If they could have, they would have ejected me from the ship, but actively opposing my power to do so would have endangered the entire vessel. So in the end, they sent for Connor off of </w:t>
      </w:r>
      <w:r w:rsidRPr="00031083">
        <w:rPr>
          <w:rFonts w:ascii="Montserrat" w:hAnsi="Montserrat"/>
          <w:i/>
          <w:sz w:val="24"/>
        </w:rPr>
        <w:t>Gabriel</w:t>
      </w:r>
      <w:r w:rsidRPr="00031083">
        <w:rPr>
          <w:rFonts w:ascii="Montserrat" w:hAnsi="Montserrat"/>
          <w:sz w:val="24"/>
        </w:rPr>
        <w:t>.</w:t>
      </w:r>
    </w:p>
    <w:p w:rsidR="00F20E2E" w:rsidRPr="00031083" w:rsidRDefault="00F20E2E">
      <w:pPr>
        <w:rPr>
          <w:rFonts w:ascii="Montserrat" w:hAnsi="Montserrat"/>
          <w:sz w:val="24"/>
        </w:rPr>
      </w:pPr>
      <w:r w:rsidRPr="00031083">
        <w:rPr>
          <w:rFonts w:ascii="Montserrat" w:hAnsi="Montserrat"/>
          <w:sz w:val="24"/>
        </w:rPr>
        <w:tab/>
        <w:t xml:space="preserve">All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w:t>
      </w:r>
      <w:r w:rsidRPr="00031083">
        <w:rPr>
          <w:rFonts w:ascii="Montserrat" w:hAnsi="Montserrat"/>
          <w:i/>
          <w:sz w:val="24"/>
        </w:rPr>
        <w:t>latent</w:t>
      </w:r>
      <w:r w:rsidRPr="00031083">
        <w:rPr>
          <w:rFonts w:ascii="Montserrat" w:hAnsi="Montserrat"/>
          <w:sz w:val="24"/>
        </w:rPr>
        <w:t xml:space="preserve"> expression of your potential. The power that I have frightens sane people. The implication that I was ignoring my real potential, and the temptation to look at that potential and admit it, had almost scared me to death. Like a small child, I ran away and hid; and I would not have come back out of my little hole if someone I loved and trusted had not come in after me to get me out. Morgan was there with him, and later she told me how Connor had chewed Craig a new asshole for working me so hard I'd had a nervous breakdown, neatly derailing any noise from him about how I was dangerously unstable and ought to be leashed. I owe Connor more than words can say, because if I had heard such a suggestion in the frame of mind I was in, I would have agreed vehemently.</w:t>
      </w:r>
    </w:p>
    <w:p w:rsidR="00F20E2E" w:rsidRPr="00031083" w:rsidRDefault="00F20E2E">
      <w:pPr>
        <w:rPr>
          <w:rFonts w:ascii="Montserrat" w:hAnsi="Montserrat"/>
          <w:sz w:val="24"/>
        </w:rPr>
      </w:pPr>
      <w:r w:rsidRPr="00031083">
        <w:rPr>
          <w:rFonts w:ascii="Montserrat" w:hAnsi="Montserrat"/>
          <w:sz w:val="24"/>
        </w:rPr>
        <w:tab/>
        <w:t xml:space="preserve">After Connor had put me back on my feet, I was able to realize that I was in no danger of acquiring absolute power. What I had discovered about the effect of sensitivity, with regard to latency, applied to my situation. If the apprehension of infinite power had shaken my foundation so badly, then I was too sensitive to wield it. That's when I realized what Connor had rescued me from. I made extra sure to show my appreciation when we arrived back home on </w:t>
      </w:r>
      <w:r w:rsidRPr="00031083">
        <w:rPr>
          <w:rFonts w:ascii="Montserrat" w:hAnsi="Montserrat"/>
          <w:i/>
          <w:sz w:val="24"/>
        </w:rPr>
        <w:t>Gabriel.</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 xml:space="preserve">I wonder how many people can say that they owe their happiness to a nervous breakdown? I did, for the days, weeks, months and even years to come. If I had not collapsed that day, things would have gone very differently. Connor joked with me about it after I had been reassigned back to the </w:t>
      </w:r>
      <w:r w:rsidRPr="00031083">
        <w:rPr>
          <w:rFonts w:ascii="Montserrat" w:hAnsi="Montserrat"/>
          <w:i/>
          <w:sz w:val="24"/>
        </w:rPr>
        <w:t>Gabriel.</w:t>
      </w:r>
      <w:r w:rsidRPr="00031083">
        <w:rPr>
          <w:rFonts w:ascii="Montserrat" w:hAnsi="Montserrat"/>
          <w:sz w:val="24"/>
        </w:rPr>
        <w:t xml:space="preserve"> "Obviously, you were willing to do anything to get back to me," he joked as he held me in bed that night. I was so happy to be back with friends, and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 and he had risked serious trouble that one time he had slept with me—and again when I cornered him in our quarters after my rescue—as I was technically an officer under him. He actually thanked the captain and then came directly to me and proposed marriage.</w:t>
      </w:r>
    </w:p>
    <w:p w:rsidR="00F20E2E" w:rsidRPr="00031083" w:rsidRDefault="00F20E2E">
      <w:pPr>
        <w:rPr>
          <w:rFonts w:ascii="Montserrat" w:hAnsi="Montserrat"/>
          <w:sz w:val="24"/>
        </w:rPr>
      </w:pPr>
      <w:r w:rsidRPr="00031083">
        <w:rPr>
          <w:rFonts w:ascii="Montserrat" w:hAnsi="Montserrat"/>
          <w:sz w:val="24"/>
        </w:rP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w:t>
      </w:r>
    </w:p>
    <w:p w:rsidR="00F20E2E" w:rsidRPr="00031083" w:rsidRDefault="00F20E2E">
      <w:pPr>
        <w:rPr>
          <w:rFonts w:ascii="Montserrat" w:hAnsi="Montserrat"/>
          <w:sz w:val="24"/>
        </w:rPr>
      </w:pPr>
      <w:r w:rsidRPr="00031083">
        <w:rPr>
          <w:rFonts w:ascii="Montserrat" w:hAnsi="Montserrat"/>
          <w:sz w:val="24"/>
        </w:rPr>
        <w:tab/>
        <w:t xml:space="preserve">Saying it, I might have meant it, but I would have been fooling myself. </w:t>
      </w:r>
    </w:p>
    <w:p w:rsidR="00F20E2E" w:rsidRPr="00031083" w:rsidRDefault="00F20E2E">
      <w:pPr>
        <w:rPr>
          <w:rFonts w:ascii="Montserrat" w:hAnsi="Montserrat"/>
          <w:sz w:val="24"/>
        </w:rPr>
      </w:pPr>
      <w:r w:rsidRPr="00031083">
        <w:rPr>
          <w:rFonts w:ascii="Montserrat" w:hAnsi="Montserrat"/>
          <w:sz w:val="24"/>
        </w:rPr>
        <w:tab/>
        <w:t xml:space="preserve">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During our wandering exile, I had seven children by Connor.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p>
    <w:p w:rsidR="00F20E2E" w:rsidRPr="00031083" w:rsidRDefault="00F20E2E">
      <w:pPr>
        <w:rPr>
          <w:rFonts w:ascii="Montserrat" w:hAnsi="Montserrat"/>
          <w:sz w:val="24"/>
        </w:rPr>
      </w:pPr>
      <w:r w:rsidRPr="00031083">
        <w:rPr>
          <w:rFonts w:ascii="Montserrat" w:hAnsi="Montserrat"/>
          <w:sz w:val="24"/>
        </w:rP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 child is more likely to be active if his mother is active</w:t>
      </w:r>
    </w:p>
    <w:p w:rsidR="00F20E2E" w:rsidRPr="00031083" w:rsidRDefault="00F20E2E">
      <w:pPr>
        <w:rPr>
          <w:rFonts w:ascii="Montserrat" w:hAnsi="Montserrat"/>
          <w:sz w:val="24"/>
        </w:rPr>
      </w:pPr>
      <w:r w:rsidRPr="00031083">
        <w:rPr>
          <w:rFonts w:ascii="Montserrat" w:hAnsi="Montserrat"/>
          <w:sz w:val="24"/>
        </w:rPr>
        <w:t>a portion of the ship was given over to a children's dormitory where older children lived together and attended school and where younger children were taken care of while their parents were on watch</w:t>
      </w:r>
    </w:p>
    <w:p w:rsidR="00F20E2E" w:rsidRPr="00031083" w:rsidRDefault="00F20E2E">
      <w:pPr>
        <w:rPr>
          <w:rFonts w:ascii="Montserrat" w:hAnsi="Montserrat"/>
          <w:sz w:val="24"/>
        </w:rPr>
      </w:pPr>
      <w:r w:rsidRPr="00031083">
        <w:rPr>
          <w:rFonts w:ascii="Montserrat" w:hAnsi="Montserrat"/>
          <w:sz w:val="24"/>
        </w:rPr>
        <w:t>other children became active through environmental factors but none of the children were pressed to grasp higher potentials</w:t>
      </w:r>
    </w:p>
    <w:p w:rsidR="00F20E2E" w:rsidRPr="00031083" w:rsidRDefault="00F20E2E">
      <w:pPr>
        <w:rPr>
          <w:rFonts w:ascii="Montserrat" w:hAnsi="Montserrat"/>
          <w:sz w:val="24"/>
        </w:rPr>
      </w:pPr>
      <w:r w:rsidRPr="00031083">
        <w:rPr>
          <w:rFonts w:ascii="Montserrat" w:hAnsi="Montserrat"/>
          <w:sz w:val="24"/>
        </w:rPr>
        <w:t>as an active mother I took on the responsibility of training them in reservation etiquette</w:t>
      </w:r>
    </w:p>
    <w:p w:rsidR="00F20E2E" w:rsidRPr="00031083" w:rsidRDefault="00F20E2E">
      <w:pPr>
        <w:rPr>
          <w:rFonts w:ascii="Montserrat" w:hAnsi="Montserrat"/>
          <w:sz w:val="24"/>
        </w:rPr>
      </w:pPr>
      <w:r w:rsidRPr="00031083">
        <w:rPr>
          <w:rFonts w:ascii="Montserrat" w:hAnsi="Montserrat"/>
          <w:sz w:val="24"/>
        </w:rPr>
        <w:t>my other responsibilities often caught up with me while I was working with the kids</w:t>
      </w:r>
    </w:p>
    <w:p w:rsidR="00F20E2E" w:rsidRPr="00031083" w:rsidRDefault="00F20E2E">
      <w:pPr>
        <w:rPr>
          <w:rFonts w:ascii="Montserrat" w:hAnsi="Montserrat"/>
          <w:sz w:val="24"/>
        </w:rPr>
      </w:pPr>
      <w:r w:rsidRPr="00031083">
        <w:rPr>
          <w:rFonts w:ascii="Montserrat" w:hAnsi="Montserrat"/>
          <w:sz w:val="24"/>
        </w:rPr>
        <w:t>So, what is this?</w:t>
      </w:r>
    </w:p>
    <w:p w:rsidR="00F20E2E" w:rsidRPr="00031083" w:rsidRDefault="00F20E2E">
      <w:pPr>
        <w:rPr>
          <w:rFonts w:ascii="Montserrat" w:hAnsi="Montserrat"/>
          <w:sz w:val="24"/>
        </w:rPr>
      </w:pPr>
      <w:r w:rsidRPr="00031083">
        <w:rPr>
          <w:rFonts w:ascii="Montserrat" w:hAnsi="Montserrat"/>
          <w:sz w:val="24"/>
        </w:rPr>
        <w:t>This came from the last series of remote surveys. Take a look at this one.</w:t>
      </w:r>
    </w:p>
    <w:p w:rsidR="00F20E2E" w:rsidRPr="00031083" w:rsidRDefault="00F20E2E">
      <w:pPr>
        <w:rPr>
          <w:rFonts w:ascii="Montserrat" w:hAnsi="Montserrat"/>
          <w:sz w:val="24"/>
        </w:rPr>
      </w:pPr>
      <w:r w:rsidRPr="00031083">
        <w:rPr>
          <w:rFonts w:ascii="Montserrat" w:hAnsi="Montserrat"/>
          <w:sz w:val="24"/>
        </w:rPr>
        <w:t>This? That's a type A main sequence star, doesn't seem like a good candidate.</w:t>
      </w:r>
    </w:p>
    <w:p w:rsidR="00F20E2E" w:rsidRPr="00031083" w:rsidRDefault="00F20E2E">
      <w:pPr>
        <w:rPr>
          <w:rFonts w:ascii="Montserrat" w:hAnsi="Montserrat"/>
          <w:sz w:val="24"/>
        </w:rPr>
      </w:pPr>
      <w:r w:rsidRPr="00031083">
        <w:rPr>
          <w:rFonts w:ascii="Montserrat" w:hAnsi="Montserrat"/>
          <w:sz w:val="24"/>
        </w:rPr>
        <w:t>Certainly not at first. We've been looking at type G for the most part, but look at the spectral analysis.</w:t>
      </w:r>
    </w:p>
    <w:p w:rsidR="00F20E2E" w:rsidRPr="00031083" w:rsidRDefault="00F20E2E">
      <w:pPr>
        <w:rPr>
          <w:rFonts w:ascii="Montserrat" w:hAnsi="Montserrat"/>
          <w:sz w:val="24"/>
        </w:rPr>
      </w:pPr>
      <w:r w:rsidRPr="00031083">
        <w:rPr>
          <w:rFonts w:ascii="Montserrat" w:hAnsi="Montserrat"/>
          <w:sz w:val="24"/>
        </w:rPr>
        <w:t>Whoa! Right in the grove. That planet must be Earth compatible across the board. Who spotted it?</w:t>
      </w:r>
    </w:p>
    <w:p w:rsidR="00F20E2E" w:rsidRPr="00031083" w:rsidRDefault="00F20E2E">
      <w:pPr>
        <w:rPr>
          <w:rFonts w:ascii="Montserrat" w:hAnsi="Montserrat"/>
          <w:sz w:val="24"/>
        </w:rPr>
      </w:pPr>
      <w:r w:rsidRPr="00031083">
        <w:rPr>
          <w:rFonts w:ascii="Montserrat" w:hAnsi="Montserrat"/>
          <w:sz w:val="24"/>
        </w:rPr>
        <w:t>You did.</w:t>
      </w:r>
    </w:p>
    <w:p w:rsidR="00F20E2E" w:rsidRPr="00031083" w:rsidRDefault="00F20E2E">
      <w:pPr>
        <w:rPr>
          <w:rFonts w:ascii="Montserrat" w:hAnsi="Montserrat"/>
          <w:sz w:val="24"/>
        </w:rPr>
      </w:pPr>
      <w:r w:rsidRPr="00031083">
        <w:rPr>
          <w:rFonts w:ascii="Montserrat" w:hAnsi="Montserrat"/>
          <w:sz w:val="24"/>
        </w:rPr>
        <w:t>What? I haven't seen this series until just now.</w:t>
      </w:r>
    </w:p>
    <w:p w:rsidR="00F20E2E" w:rsidRPr="00031083" w:rsidRDefault="00F20E2E">
      <w:pPr>
        <w:rPr>
          <w:rFonts w:ascii="Montserrat" w:hAnsi="Montserrat"/>
          <w:sz w:val="24"/>
        </w:rPr>
      </w:pPr>
      <w:r w:rsidRPr="00031083">
        <w:rPr>
          <w:rFonts w:ascii="Montserrat" w:hAnsi="Montserrat"/>
          <w:sz w:val="24"/>
        </w:rPr>
        <w:t xml:space="preserve">No, of course not. Do you remember a few months ago when you last reported a bio-signature in the matrix? </w:t>
      </w:r>
    </w:p>
    <w:p w:rsidR="00F20E2E" w:rsidRPr="00031083" w:rsidRDefault="00F20E2E">
      <w:pPr>
        <w:rPr>
          <w:rFonts w:ascii="Montserrat" w:hAnsi="Montserrat"/>
          <w:sz w:val="24"/>
        </w:rPr>
      </w:pPr>
      <w:r w:rsidRPr="00031083">
        <w:rPr>
          <w:rFonts w:ascii="Montserrat" w:hAnsi="Montserrat"/>
          <w:sz w:val="24"/>
        </w:rPr>
        <w:t>Sure, but I wasn't able to identify it. I worked out a vector but there wasn't anything on it.</w:t>
      </w:r>
    </w:p>
    <w:p w:rsidR="00F20E2E" w:rsidRPr="00031083" w:rsidRDefault="00F20E2E">
      <w:pPr>
        <w:rPr>
          <w:rFonts w:ascii="Montserrat" w:hAnsi="Montserrat"/>
          <w:sz w:val="24"/>
        </w:rPr>
      </w:pPr>
      <w:r w:rsidRPr="00031083">
        <w:rPr>
          <w:rFonts w:ascii="Montserrat" w:hAnsi="Montserrat"/>
          <w:sz w:val="24"/>
        </w:rPr>
        <w:t xml:space="preserve">Yes, that's what we thought, but those flags are mapped and accessed in the survey filters. </w:t>
      </w:r>
    </w:p>
    <w:p w:rsidR="00F20E2E" w:rsidRPr="00031083" w:rsidRDefault="00F20E2E">
      <w:pPr>
        <w:rPr>
          <w:rFonts w:ascii="Montserrat" w:hAnsi="Montserrat"/>
          <w:sz w:val="24"/>
        </w:rPr>
      </w:pPr>
      <w:r w:rsidRPr="00031083">
        <w:rPr>
          <w:rFonts w:ascii="Montserrat" w:hAnsi="Montserrat"/>
          <w:sz w:val="24"/>
        </w:rPr>
        <w:t>Wait, if that's an A2 five, then we're talking about an absolute magnitude of plus two and change. Why haven't we seen it until now?</w:t>
      </w:r>
    </w:p>
    <w:p w:rsidR="00F20E2E" w:rsidRPr="00031083" w:rsidRDefault="00F20E2E">
      <w:pPr>
        <w:rPr>
          <w:rFonts w:ascii="Montserrat" w:hAnsi="Montserrat"/>
          <w:sz w:val="24"/>
        </w:rPr>
      </w:pPr>
      <w:r w:rsidRPr="00031083">
        <w:rPr>
          <w:rFonts w:ascii="Montserrat" w:hAnsi="Montserrat"/>
          <w:sz w:val="24"/>
        </w:rPr>
        <w:t>Wrong question. If we didn't see if before then obviously it was too far away. The appropriate question is why are we seeing it now? We've been steadily approaching its neighborhood on a bet the Captain has with the Admiral.</w:t>
      </w:r>
    </w:p>
    <w:p w:rsidR="00F20E2E" w:rsidRPr="00031083" w:rsidRDefault="00F20E2E">
      <w:pPr>
        <w:rPr>
          <w:rFonts w:ascii="Montserrat" w:hAnsi="Montserrat"/>
          <w:sz w:val="24"/>
        </w:rPr>
      </w:pPr>
      <w:r w:rsidRPr="00031083">
        <w:rPr>
          <w:rFonts w:ascii="Montserrat" w:hAnsi="Montserrat"/>
          <w:sz w:val="24"/>
        </w:rPr>
        <w:t>You've gotta be kidding.</w:t>
      </w:r>
    </w:p>
    <w:p w:rsidR="00F20E2E" w:rsidRPr="00031083" w:rsidRDefault="00F20E2E">
      <w:pPr>
        <w:rPr>
          <w:rFonts w:ascii="Montserrat" w:hAnsi="Montserrat"/>
          <w:sz w:val="24"/>
        </w:rPr>
      </w:pPr>
      <w:r w:rsidRPr="00031083">
        <w:rPr>
          <w:rFonts w:ascii="Montserrat" w:hAnsi="Montserrat"/>
          <w:sz w:val="24"/>
        </w:rPr>
        <w:t>No, we haven't been making the best progress using the scientific method—oh we've found a hundred worlds that would be ideal candidates for terra-form colonization, but that doesn't do us a lot of good now. Besides, the Captain has a lot of faith in your ability.</w:t>
      </w:r>
    </w:p>
    <w:p w:rsidR="00F20E2E" w:rsidRPr="00031083" w:rsidRDefault="00F20E2E">
      <w:pPr>
        <w:rPr>
          <w:rFonts w:ascii="Montserrat" w:hAnsi="Montserrat"/>
          <w:sz w:val="24"/>
        </w:rPr>
      </w:pPr>
      <w:r w:rsidRPr="00031083">
        <w:rPr>
          <w:rFonts w:ascii="Montserrat" w:hAnsi="Montserrat"/>
          <w:sz w:val="24"/>
        </w:rPr>
        <w:t>O my goddess! That's... what... but... no. I must have made a hundred wild-assed guesses like that since we got lost.</w:t>
      </w:r>
    </w:p>
    <w:p w:rsidR="00F20E2E" w:rsidRPr="00031083" w:rsidRDefault="00F20E2E">
      <w:pPr>
        <w:rPr>
          <w:rFonts w:ascii="Montserrat" w:hAnsi="Montserrat"/>
          <w:sz w:val="24"/>
        </w:rPr>
      </w:pPr>
      <w:r w:rsidRPr="00031083">
        <w:rPr>
          <w:rFonts w:ascii="Montserrat" w:hAnsi="Montserrat"/>
          <w:sz w:val="24"/>
        </w:rPr>
        <w:t>Oh, is that so? Then why do all of your WAGs converge in the same sphere?</w:t>
      </w:r>
    </w:p>
    <w:p w:rsidR="00F20E2E" w:rsidRPr="00031083" w:rsidRDefault="00F20E2E">
      <w:pPr>
        <w:rPr>
          <w:rFonts w:ascii="Montserrat" w:hAnsi="Montserrat"/>
          <w:sz w:val="24"/>
        </w:rPr>
      </w:pPr>
      <w:r w:rsidRPr="00031083">
        <w:rPr>
          <w:rFonts w:ascii="Montserrat" w:hAnsi="Montserrat"/>
          <w:sz w:val="24"/>
        </w:rPr>
        <w:t>What?</w:t>
      </w:r>
    </w:p>
    <w:p w:rsidR="00F20E2E" w:rsidRPr="00031083" w:rsidRDefault="00F20E2E">
      <w:pPr>
        <w:rPr>
          <w:rFonts w:ascii="Montserrat" w:hAnsi="Montserrat"/>
          <w:sz w:val="24"/>
        </w:rPr>
      </w:pPr>
      <w:r w:rsidRPr="00031083">
        <w:rPr>
          <w:rFonts w:ascii="Montserrat" w:hAnsi="Montserrat"/>
          <w:sz w:val="24"/>
        </w:rPr>
        <w:t>Yeah, I didn't think you had noticed. Would you like to see what depth they converge at?</w:t>
      </w:r>
    </w:p>
    <w:p w:rsidR="00F20E2E" w:rsidRPr="00031083" w:rsidRDefault="00F20E2E">
      <w:pPr>
        <w:rPr>
          <w:rFonts w:ascii="Montserrat" w:hAnsi="Montserrat"/>
          <w:sz w:val="24"/>
        </w:rPr>
      </w:pPr>
      <w:r w:rsidRPr="00031083">
        <w:rPr>
          <w:rFonts w:ascii="Montserrat" w:hAnsi="Montserrat"/>
          <w:sz w:val="24"/>
        </w:rPr>
        <w:t>That can't be right. That's not even in this quadrant. Why didn't anyone mention this to me before now?</w:t>
      </w:r>
    </w:p>
    <w:p w:rsidR="00F20E2E" w:rsidRPr="00031083" w:rsidRDefault="00F20E2E">
      <w:pPr>
        <w:rPr>
          <w:rFonts w:ascii="Montserrat" w:hAnsi="Montserrat"/>
          <w:sz w:val="24"/>
        </w:rPr>
      </w:pPr>
      <w:r w:rsidRPr="00031083">
        <w:rPr>
          <w:rFonts w:ascii="Montserrat" w:hAnsi="Montserrat"/>
          <w:sz w:val="24"/>
        </w:rPr>
        <w:t>Are you kidding? You are the last person we would tell, and we didn't plan on telling anyone until we got some kind of independent confirmation. This is it.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r>
      <w:r w:rsidRPr="00031083">
        <w:rPr>
          <w:rFonts w:ascii="Montserrat" w:hAnsi="Montserrat"/>
          <w:b/>
          <w:sz w:val="24"/>
        </w:rPr>
        <w:t>REVELATION</w:t>
      </w:r>
      <w:r w:rsidRPr="00031083">
        <w:rPr>
          <w:rFonts w:ascii="Montserrat" w:hAnsi="Montserrat"/>
          <w:sz w:val="24"/>
        </w:rPr>
        <w:tab/>
        <w:t xml:space="preserve">book one of </w:t>
      </w:r>
      <w:r w:rsidRPr="00031083">
        <w:rPr>
          <w:rFonts w:ascii="Montserrat" w:hAnsi="Montserrat"/>
          <w:b/>
          <w:sz w:val="24"/>
        </w:rPr>
        <w:t>av</w:t>
      </w:r>
      <w:r w:rsidRPr="00031083">
        <w:rPr>
          <w:rFonts w:ascii="Montserrat" w:hAnsi="Montserrat"/>
          <w:sz w:val="24"/>
        </w:rPr>
        <w:t xml:space="preserve"> : the expression of change</w:t>
      </w:r>
      <w:r w:rsidRPr="00031083">
        <w:rPr>
          <w:rFonts w:ascii="Montserrat" w:hAnsi="Montserrat"/>
          <w:sz w:val="24"/>
        </w:rPr>
        <w:tab/>
      </w:r>
      <w:r w:rsidRPr="00031083">
        <w:rPr>
          <w:rFonts w:ascii="Montserrat" w:hAnsi="Montserrat"/>
          <w:b/>
          <w:sz w:val="24"/>
        </w:rPr>
        <w:t>1~00~000</w:t>
      </w:r>
    </w:p>
    <w:p w:rsidR="00F20E2E" w:rsidRPr="00031083" w:rsidRDefault="00F20E2E">
      <w:pPr>
        <w:rPr>
          <w:rFonts w:ascii="Montserrat" w:hAnsi="Montserrat"/>
          <w:sz w:val="24"/>
        </w:rPr>
      </w:pPr>
      <w:r w:rsidRPr="00031083">
        <w:rPr>
          <w:rFonts w:ascii="Montserrat" w:hAnsi="Montserrat"/>
          <w:sz w:val="24"/>
        </w:rPr>
        <w:t>david aes</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psionics—an applied science based on the unlocked potential of the mind—opened the door to the conquest of space, while opening up a new and ancient territory for humanity to explore, to rival man's passion for the stars. the knowledge and application of this science had been a carefully controlled government secret throughout the world. in the public mind, psionics was a theoretical science based on discoveries of the latent potential of the human mind. the governments of earth were happy to nurture that illusion, until a devestating and fatal encounter with a non-human mind in the depths of space. as ship after ship perished in alien encounters, the governments of earth had no choice but to disclose the existence of arden eve sinclair, an active psionic, and the only living witness to that first enocunter.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arden eve sinclair—a teenage girl who, as a child, had experienced the death of her mother aboard the deep space explorer </w:t>
      </w:r>
      <w:r w:rsidRPr="00031083">
        <w:rPr>
          <w:rFonts w:ascii="Montserrat" w:hAnsi="Montserrat"/>
          <w:i/>
          <w:sz w:val="24"/>
        </w:rPr>
        <w:t>adventure—</w:t>
      </w:r>
      <w:r w:rsidRPr="00031083">
        <w:rPr>
          <w:rFonts w:ascii="Montserrat" w:hAnsi="Montserrat"/>
          <w:sz w:val="24"/>
        </w:rPr>
        <w:t xml:space="preserve">became the first publically recognized active psionic. arden was dragged out of seclusion and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second withdrawal into seclusion is brought to an end when an old friend bids her to volunteer for operation exodus, before something worse can happen to her. arden strives to overcome the obstacles thrust into her path in the hope of escaping her fame on earth. </w:t>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br w:type="page"/>
        <w:t>revelation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av</w:t>
      </w:r>
      <w:r w:rsidRPr="00031083">
        <w:rPr>
          <w:rFonts w:ascii="Montserrat" w:hAnsi="Montserrat"/>
          <w:sz w:val="24"/>
        </w:rPr>
        <w:tab/>
        <w:t>i</w:t>
      </w:r>
      <w:r w:rsidRPr="00031083">
        <w:rPr>
          <w:rFonts w:ascii="Montserrat" w:hAnsi="Montserrat"/>
          <w:sz w:val="24"/>
        </w:rPr>
        <w:tab/>
        <w:t>brief</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av</w:t>
      </w:r>
      <w:r w:rsidRPr="00031083">
        <w:rPr>
          <w:rFonts w:ascii="Montserrat" w:hAnsi="Montserrat"/>
          <w:sz w:val="24"/>
        </w:rPr>
        <w:tab/>
        <w:t>ii</w:t>
      </w:r>
      <w:r w:rsidRPr="00031083">
        <w:rPr>
          <w:rFonts w:ascii="Montserrat" w:hAnsi="Montserrat"/>
          <w:sz w:val="24"/>
        </w:rPr>
        <w:tab/>
        <w:t>blocking</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a friend tracks arden down and makes her aware of the dangerous domestic response to disclosure and a personal threat to her</w:t>
      </w:r>
    </w:p>
    <w:p w:rsidR="00F20E2E" w:rsidRPr="00031083" w:rsidRDefault="00F20E2E">
      <w:pPr>
        <w:rPr>
          <w:rFonts w:ascii="Montserrat" w:hAnsi="Montserrat"/>
          <w:sz w:val="24"/>
        </w:rPr>
      </w:pPr>
      <w:r w:rsidRPr="00031083">
        <w:rPr>
          <w:rFonts w:ascii="Montserrat" w:hAnsi="Montserrat"/>
          <w:sz w:val="24"/>
        </w:rPr>
        <w:tab/>
        <w:t>arden volunteers for operation exodus</w:t>
      </w:r>
    </w:p>
    <w:p w:rsidR="00F20E2E" w:rsidRPr="00031083" w:rsidRDefault="00F20E2E">
      <w:pPr>
        <w:rPr>
          <w:rFonts w:ascii="Montserrat" w:hAnsi="Montserrat"/>
          <w:sz w:val="24"/>
        </w:rPr>
      </w:pPr>
      <w:r w:rsidRPr="00031083">
        <w:rPr>
          <w:rFonts w:ascii="Montserrat" w:hAnsi="Montserrat"/>
          <w:sz w:val="24"/>
        </w:rPr>
        <w:tab/>
        <w:t>arden enters the confidential asset training program, assigned with connor and morgan—four years, including:</w:t>
      </w:r>
    </w:p>
    <w:p w:rsidR="00F20E2E" w:rsidRPr="00031083" w:rsidRDefault="00F20E2E">
      <w:pPr>
        <w:rPr>
          <w:rFonts w:ascii="Montserrat" w:hAnsi="Montserrat"/>
          <w:sz w:val="24"/>
        </w:rPr>
      </w:pPr>
      <w:r w:rsidRPr="00031083">
        <w:rPr>
          <w:rFonts w:ascii="Montserrat" w:hAnsi="Montserrat"/>
          <w:sz w:val="24"/>
        </w:rPr>
        <w:tab/>
        <w:t>arden is one of those attacked personally as the asset program is challenged</w:t>
      </w:r>
    </w:p>
    <w:p w:rsidR="00F20E2E" w:rsidRPr="00031083" w:rsidRDefault="00F20E2E">
      <w:pPr>
        <w:rPr>
          <w:rFonts w:ascii="Montserrat" w:hAnsi="Montserrat"/>
          <w:sz w:val="24"/>
        </w:rPr>
      </w:pPr>
      <w:r w:rsidRPr="00031083">
        <w:rPr>
          <w:rFonts w:ascii="Montserrat" w:hAnsi="Montserrat"/>
          <w:sz w:val="24"/>
        </w:rPr>
        <w:tab/>
        <w:t>as an asset, arden is required to establish intimate attachments to the other assets</w:t>
      </w:r>
    </w:p>
    <w:p w:rsidR="00F20E2E" w:rsidRPr="00031083" w:rsidRDefault="00F20E2E">
      <w:pPr>
        <w:rPr>
          <w:rFonts w:ascii="Montserrat" w:hAnsi="Montserrat"/>
          <w:sz w:val="24"/>
        </w:rPr>
      </w:pPr>
      <w:r w:rsidRPr="00031083">
        <w:rPr>
          <w:rFonts w:ascii="Montserrat" w:hAnsi="Montserrat"/>
          <w:sz w:val="24"/>
        </w:rPr>
        <w:tab/>
        <w:t>martin cannon craig, an antagonist from her childhood, becomes an asset control officer over arden</w:t>
      </w:r>
    </w:p>
    <w:p w:rsidR="00F20E2E" w:rsidRPr="00031083" w:rsidRDefault="00F20E2E">
      <w:pPr>
        <w:rPr>
          <w:rFonts w:ascii="Montserrat" w:hAnsi="Montserrat"/>
          <w:sz w:val="24"/>
        </w:rPr>
      </w:pPr>
      <w:r w:rsidRPr="00031083">
        <w:rPr>
          <w:rFonts w:ascii="Montserrat" w:hAnsi="Montserrat"/>
          <w:sz w:val="24"/>
        </w:rPr>
        <w:tab/>
        <w:t>attempts to wash arden out of the program begin to plague arden</w:t>
      </w:r>
    </w:p>
    <w:p w:rsidR="00F20E2E" w:rsidRPr="00031083" w:rsidRDefault="00F20E2E">
      <w:pPr>
        <w:rPr>
          <w:rFonts w:ascii="Montserrat" w:hAnsi="Montserrat"/>
          <w:sz w:val="24"/>
        </w:rPr>
      </w:pPr>
      <w:r w:rsidRPr="00031083">
        <w:rPr>
          <w:rFonts w:ascii="Montserrat" w:hAnsi="Montserrat"/>
          <w:sz w:val="24"/>
        </w:rPr>
        <w:tab/>
        <w:t>arden is set up for a fall, when she is maneuvered into combination plot to provoke her to kill a latent</w:t>
      </w:r>
    </w:p>
    <w:p w:rsidR="00F20E2E" w:rsidRPr="00031083" w:rsidRDefault="00F20E2E">
      <w:pPr>
        <w:rPr>
          <w:rFonts w:ascii="Montserrat" w:hAnsi="Montserrat"/>
          <w:sz w:val="24"/>
        </w:rPr>
      </w:pPr>
      <w:r w:rsidRPr="00031083">
        <w:rPr>
          <w:rFonts w:ascii="Montserrat" w:hAnsi="Montserrat"/>
          <w:sz w:val="24"/>
        </w:rPr>
        <w:tab/>
        <w:t>during a drive trial, an attempt is made to assassinate arden</w:t>
      </w:r>
    </w:p>
    <w:p w:rsidR="00F20E2E" w:rsidRPr="00031083" w:rsidRDefault="00F20E2E">
      <w:pPr>
        <w:rPr>
          <w:rFonts w:ascii="Montserrat" w:hAnsi="Montserrat"/>
          <w:sz w:val="24"/>
        </w:rPr>
      </w:pPr>
      <w:r w:rsidRPr="00031083">
        <w:rPr>
          <w:rFonts w:ascii="Montserrat" w:hAnsi="Montserrat"/>
          <w:sz w:val="24"/>
        </w:rPr>
        <w:tab/>
        <w:t>arden prevails over these obstacles and graduates, entering interum active duty—two years, including:</w:t>
      </w:r>
    </w:p>
    <w:p w:rsidR="00F20E2E" w:rsidRPr="00031083" w:rsidRDefault="00F20E2E">
      <w:pPr>
        <w:rPr>
          <w:rFonts w:ascii="Montserrat" w:hAnsi="Montserrat"/>
          <w:sz w:val="24"/>
        </w:rPr>
      </w:pPr>
      <w:r w:rsidRPr="00031083">
        <w:rPr>
          <w:rFonts w:ascii="Montserrat" w:hAnsi="Montserrat"/>
          <w:sz w:val="24"/>
        </w:rPr>
        <w:tab/>
        <w:t>as malfunctions continue to delay her ship's commission, arden begins to confide her troubles in her friends</w:t>
      </w:r>
    </w:p>
    <w:p w:rsidR="00F20E2E" w:rsidRPr="00031083" w:rsidRDefault="00F20E2E">
      <w:pPr>
        <w:rPr>
          <w:rFonts w:ascii="Montserrat" w:hAnsi="Montserrat"/>
          <w:sz w:val="24"/>
        </w:rPr>
      </w:pPr>
      <w:r w:rsidRPr="00031083">
        <w:rPr>
          <w:rFonts w:ascii="Montserrat" w:hAnsi="Montserrat"/>
          <w:sz w:val="24"/>
        </w:rPr>
        <w:tab/>
        <w:t>information about arden's commision and eventual departure with exodus is leaked to her faithful</w:t>
      </w:r>
    </w:p>
    <w:p w:rsidR="00F20E2E" w:rsidRPr="00031083" w:rsidRDefault="00F20E2E">
      <w:pPr>
        <w:rPr>
          <w:rFonts w:ascii="Montserrat" w:hAnsi="Montserrat"/>
          <w:sz w:val="24"/>
        </w:rPr>
      </w:pPr>
      <w:r w:rsidRPr="00031083">
        <w:rPr>
          <w:rFonts w:ascii="Montserrat" w:hAnsi="Montserrat"/>
          <w:sz w:val="24"/>
        </w:rPr>
        <w:tab/>
        <w:t>arden receives a warning to withdraw from exodus</w:t>
      </w:r>
    </w:p>
    <w:p w:rsidR="00F20E2E" w:rsidRPr="00031083" w:rsidRDefault="00F20E2E">
      <w:pPr>
        <w:rPr>
          <w:rFonts w:ascii="Montserrat" w:hAnsi="Montserrat"/>
          <w:sz w:val="24"/>
        </w:rPr>
      </w:pPr>
      <w:r w:rsidRPr="00031083">
        <w:rPr>
          <w:rFonts w:ascii="Montserrat" w:hAnsi="Montserrat"/>
          <w:sz w:val="24"/>
        </w:rPr>
        <w:tab/>
        <w:t>arden pays a last visit to her home to say goodbye to earth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av</w:t>
      </w:r>
      <w:r w:rsidRPr="00031083">
        <w:rPr>
          <w:rFonts w:ascii="Montserrat" w:hAnsi="Montserrat"/>
          <w:sz w:val="24"/>
        </w:rPr>
        <w:tab/>
        <w:t>i</w:t>
      </w:r>
      <w:r w:rsidRPr="00031083">
        <w:rPr>
          <w:rFonts w:ascii="Montserrat" w:hAnsi="Montserrat"/>
          <w:sz w:val="24"/>
        </w:rPr>
        <w:tab/>
        <w:t>events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17</w:t>
      </w:r>
      <w:r w:rsidRPr="00031083">
        <w:rPr>
          <w:rFonts w:ascii="Montserrat" w:hAnsi="Montserrat"/>
          <w:sz w:val="24"/>
        </w:rPr>
        <w:tab/>
        <w:t xml:space="preserve">i was shoved out in front of the international media, where along with the fate of the </w:t>
      </w:r>
      <w:r w:rsidRPr="00031083">
        <w:rPr>
          <w:rFonts w:ascii="Montserrat" w:hAnsi="Montserrat"/>
          <w:i/>
          <w:sz w:val="24"/>
        </w:rPr>
        <w:t>adventure</w:t>
      </w:r>
      <w:r w:rsidRPr="00031083">
        <w:rPr>
          <w:rFonts w:ascii="Montserrat" w:hAnsi="Montserrat"/>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031083">
        <w:rPr>
          <w:rFonts w:ascii="Montserrat" w:hAnsi="Montserrat"/>
          <w:i/>
          <w:sz w:val="24"/>
        </w:rPr>
        <w:t>adventure</w:t>
      </w:r>
      <w:r w:rsidRPr="00031083">
        <w:rPr>
          <w:rFonts w:ascii="Montserrat" w:hAnsi="Montserrat"/>
          <w:sz w:val="24"/>
        </w:rPr>
        <w:t>, quietly dying her mother's death in her memory. maybe the wound healed better for being reopened and liberally bled.</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 xml:space="preserve">i know </w:t>
      </w:r>
      <w:r w:rsidRPr="00031083">
        <w:rPr>
          <w:rFonts w:ascii="Montserrat" w:hAnsi="Montserrat"/>
          <w:i/>
          <w:sz w:val="24"/>
        </w:rPr>
        <w:t>why</w:t>
      </w:r>
      <w:r w:rsidRPr="00031083">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to establish some credentials with the public; i had to demonstrate and define some of my abilities. thus, our carefully guarded existence was traded to win support for an accelerated space colonization and militarization effort.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17-21</w:t>
      </w:r>
      <w:r w:rsidRPr="00031083">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21</w:t>
      </w:r>
      <w:r w:rsidRPr="00031083">
        <w:rPr>
          <w:rFonts w:ascii="Montserrat" w:hAnsi="Montserrat"/>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21-25</w:t>
      </w:r>
      <w:r w:rsidRPr="00031083">
        <w:rPr>
          <w:rFonts w:ascii="Montserrat" w:hAnsi="Montserrat"/>
          <w:sz w:val="24"/>
        </w:rPr>
        <w:tab/>
        <w:t>asset training at trinity academy—assigned with connor a. lennox and morgan e. wildmuir. connor, morgan and i departed immediately after the prototype trials for trinity naval academy and military reservation—formerly vancouver island, purchased by the solar authority in twenty-one twelve. the mission specs for exodus called for class three actives to occupy staff positions, which meant we had to attain a lieutenant's rank and grade.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031083">
        <w:rPr>
          <w:rFonts w:ascii="Montserrat" w:hAnsi="Montserrat"/>
          <w:i/>
          <w:sz w:val="24"/>
        </w:rPr>
        <w:t>gabriel,</w:t>
      </w:r>
      <w:r w:rsidRPr="00031083">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25-27</w:t>
      </w:r>
      <w:r w:rsidRPr="00031083">
        <w:rPr>
          <w:rFonts w:ascii="Montserrat" w:hAnsi="Montserrat"/>
          <w:sz w:val="24"/>
        </w:rPr>
        <w:tab/>
        <w:t>we served several tours on active duty between graduation from trinity and exodus, in the course of which we earned our required rank and qualifications. six years—more or less—passed quickly and suddenly we found ourselves caught up in the rush of mission prep.</w:t>
      </w:r>
    </w:p>
    <w:p w:rsidR="00F20E2E" w:rsidRPr="00031083" w:rsidRDefault="00F20E2E">
      <w:pPr>
        <w:rPr>
          <w:rFonts w:ascii="Montserrat" w:hAnsi="Montserrat"/>
          <w:sz w:val="24"/>
        </w:rPr>
      </w:pPr>
    </w:p>
    <w:p w:rsidR="00F20E2E" w:rsidRPr="00031083" w:rsidRDefault="00F20E2E">
      <w:pPr>
        <w:rPr>
          <w:rFonts w:ascii="Montserrat" w:hAnsi="Montserrat"/>
          <w:color w:val="000000"/>
          <w:sz w:val="24"/>
        </w:rPr>
      </w:pPr>
      <w:r w:rsidRPr="00031083">
        <w:rPr>
          <w:rFonts w:ascii="Montserrat" w:hAnsi="Montserrat"/>
          <w:sz w:val="24"/>
        </w:rPr>
        <w:t>27</w:t>
      </w:r>
      <w:r w:rsidRPr="00031083">
        <w:rPr>
          <w:rFonts w:ascii="Montserrat" w:hAnsi="Montserrat"/>
          <w:sz w:val="24"/>
        </w:rPr>
        <w:tab/>
        <w:t>i said my good-byes to earth about a week before we finally departed, with task group three. i am rushed back to luna v to wait while all of the final details are worked out. we pull out of sol system, may fifth of twenty-one seventeen.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book one: revelation</w:t>
      </w:r>
    </w:p>
    <w:p w:rsidR="00F20E2E" w:rsidRPr="00031083" w:rsidRDefault="00F20E2E">
      <w:pPr>
        <w:rPr>
          <w:rFonts w:ascii="Montserrat" w:hAnsi="Montserrat"/>
          <w:sz w:val="24"/>
        </w:rPr>
      </w:pPr>
      <w:r w:rsidRPr="00031083">
        <w:rPr>
          <w:rFonts w:ascii="Montserrat" w:hAnsi="Montserrat"/>
          <w:sz w:val="24"/>
        </w:rP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book two: </w:t>
      </w:r>
    </w:p>
    <w:p w:rsidR="00F20E2E" w:rsidRPr="00031083" w:rsidRDefault="00F20E2E">
      <w:pPr>
        <w:rPr>
          <w:rFonts w:ascii="Montserrat" w:hAnsi="Montserrat"/>
          <w:sz w:val="24"/>
        </w:rPr>
      </w:pPr>
      <w:r w:rsidRPr="00031083">
        <w:rPr>
          <w:rFonts w:ascii="Montserrat" w:hAnsi="Montserrat"/>
          <w:sz w:val="24"/>
        </w:rPr>
        <w:tab/>
        <w:t>arden's story, continuing from departure to the dawn of contact, studies the strengths and weaknesses of the human spirit. arden is one of ten thousand souls who is lost with task group three during a translation error. in the confusion, as the task group struggles to sort itself out, arden finds herself in the hands of her personal antagonist, a man who has always tried to control her life. arden becomes caught between a man who has wanted to possess her from the day she was born, and a man who has been forced to recognize his love for her. all arden wants is to find a place to call home.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book three: reflection </w:t>
      </w:r>
    </w:p>
    <w:p w:rsidR="00F20E2E" w:rsidRPr="00031083" w:rsidRDefault="00F20E2E">
      <w:pPr>
        <w:rPr>
          <w:rFonts w:ascii="Montserrat" w:hAnsi="Montserrat"/>
          <w:sz w:val="24"/>
        </w:rPr>
      </w:pPr>
      <w:r w:rsidRPr="00031083">
        <w:rPr>
          <w:rFonts w:ascii="Montserrat" w:hAnsi="Montserrat"/>
          <w:sz w:val="24"/>
        </w:rPr>
        <w:t>part one: angel colony</w:t>
      </w:r>
    </w:p>
    <w:p w:rsidR="00F20E2E" w:rsidRPr="00031083" w:rsidRDefault="00F20E2E">
      <w:pPr>
        <w:rPr>
          <w:rFonts w:ascii="Montserrat" w:hAnsi="Montserrat"/>
          <w:sz w:val="24"/>
        </w:rPr>
      </w:pPr>
      <w:r w:rsidRPr="00031083">
        <w:rPr>
          <w:rFonts w:ascii="Montserrat" w:hAnsi="Montserrat"/>
          <w:sz w:val="24"/>
        </w:rPr>
        <w:tab/>
        <w:t>arden's first memoir covering the establishment of angel colony and reflections on events leading up to her situation to date. beginning from the day of contact through an invitation to leave quarantine and study the native culture.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part two: sphere of authority</w:t>
      </w:r>
    </w:p>
    <w:p w:rsidR="00F20E2E" w:rsidRPr="00031083" w:rsidRDefault="00F20E2E">
      <w:pPr>
        <w:rPr>
          <w:rFonts w:ascii="Montserrat" w:hAnsi="Montserrat"/>
          <w:sz w:val="24"/>
        </w:rPr>
      </w:pPr>
      <w:r w:rsidRPr="00031083">
        <w:rPr>
          <w:rFonts w:ascii="Montserrat" w:hAnsi="Montserrat"/>
          <w:sz w:val="24"/>
        </w:rPr>
        <w:tab/>
        <w:t>arden's second memoir covering her adoption into avon lyn culture. included are the events of her visits to angel colony presented in contrast and the conflict which arose from transplanted anti-psi sentiment and resulted in a coup against the colony's actives. the discovery of another alien intelligence, and a danger presented by it in spite of itself acts as a catalyst to stabilize the situation for a generation at least.</w:t>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r>
      <w:r w:rsidRPr="00031083">
        <w:rPr>
          <w:rFonts w:ascii="Montserrat" w:hAnsi="Montserrat"/>
          <w:b/>
          <w:sz w:val="24"/>
        </w:rPr>
        <w:t>REFLECTION</w:t>
      </w:r>
      <w:r w:rsidRPr="00031083">
        <w:rPr>
          <w:rFonts w:ascii="Montserrat" w:hAnsi="Montserrat"/>
          <w:sz w:val="24"/>
        </w:rPr>
        <w:tab/>
        <w:t xml:space="preserve">book three of </w:t>
      </w:r>
      <w:r w:rsidRPr="00031083">
        <w:rPr>
          <w:rFonts w:ascii="Montserrat" w:hAnsi="Montserrat"/>
          <w:b/>
          <w:sz w:val="24"/>
        </w:rPr>
        <w:t>av</w:t>
      </w:r>
      <w:r w:rsidRPr="00031083">
        <w:rPr>
          <w:rFonts w:ascii="Montserrat" w:hAnsi="Montserrat"/>
          <w:sz w:val="24"/>
        </w:rPr>
        <w:t xml:space="preserve"> : the expression of change</w:t>
      </w:r>
      <w:r w:rsidRPr="00031083">
        <w:rPr>
          <w:rFonts w:ascii="Montserrat" w:hAnsi="Montserrat"/>
          <w:sz w:val="24"/>
        </w:rPr>
        <w:tab/>
      </w:r>
      <w:r w:rsidRPr="00031083">
        <w:rPr>
          <w:rFonts w:ascii="Montserrat" w:hAnsi="Montserrat"/>
          <w:b/>
          <w:sz w:val="24"/>
        </w:rPr>
        <w:t>1~03~000</w:t>
      </w:r>
    </w:p>
    <w:p w:rsidR="00F20E2E" w:rsidRPr="00031083" w:rsidRDefault="00F20E2E">
      <w:pPr>
        <w:rPr>
          <w:rFonts w:ascii="Montserrat" w:hAnsi="Montserrat"/>
          <w:sz w:val="24"/>
        </w:rPr>
      </w:pPr>
      <w:r w:rsidRPr="00031083">
        <w:rPr>
          <w:rFonts w:ascii="Montserrat" w:hAnsi="Montserrat"/>
          <w:sz w:val="24"/>
        </w:rPr>
        <w:t>david aes</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operation exodus</w:t>
      </w:r>
      <w:r w:rsidRPr="00031083">
        <w:rPr>
          <w:rFonts w:ascii="Montserrat" w:hAnsi="Montserrat"/>
          <w:b/>
          <w:sz w:val="24"/>
        </w:rPr>
        <w:t>—</w:t>
      </w:r>
      <w:r w:rsidRPr="00031083">
        <w:rPr>
          <w:rFonts w:ascii="Montserrat" w:hAnsi="Montserrat"/>
          <w:sz w:val="24"/>
        </w:rPr>
        <w:t>in the year twenty-one seventeen one hundred armed colony-exploration ships departed from earth. it was an emergency colonization effort, motivated by memories of a disastrous first contact. divided into five task groups and destined for remote sectors, this first massive wave of space colonization got underway with one critical—but at the time unnoticed—catastrophe; task group three became lost during translation.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arden eve sinclair—an active class-iii psionic and an asset assigned to one of the ships in task group three—had volunteered for this one way trip. on earth her face was too well known to escape persecution from a growing anti-psi movement. her ambition was anonymity, but fate played a cruel trick on her, thrusting her again into the heart of crucial events. when the lost explorers limp into a promising system, it was arden who suddenly found herself confronting an alien too disturbingly human to believe. it was arden who found herself poised on the very thin and deadly line between the known and the unknown. as the principle of contact, arden is unable to resist probing the paradox of these exotically human aliens, and unable to protect herself as a mystery of her own is probed. arden finds herself caught out in the middle as her efforts to bring the two cultures together explode in her face. in the confusion, arden stumbles across a being more alien than her wildest imagining.</w:t>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background</w:t>
      </w:r>
      <w:r w:rsidRPr="00031083">
        <w:rPr>
          <w:rFonts w:ascii="Montserrat" w:hAnsi="Montserrat"/>
          <w:sz w:val="24"/>
        </w:rPr>
        <w:tab/>
        <w:t>gabriel, along with the rest of task group three, was lost in translation due to a fatal data corruption. through the heroic effort of arden and the other psi actives, seventeen of the original twenty ships manage to recover in normal space far across the galactic disk. the damage sustained by the ships' drives forced the colony-explorers to seek a viable world to retreat to before their damaged drives decayed. arduous effort brought them within reach of a promising candidate which proved to be too promising.</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ground</w:t>
      </w:r>
      <w:r w:rsidRPr="00031083">
        <w:rPr>
          <w:rFonts w:ascii="Montserrat" w:hAnsi="Montserrat"/>
          <w:sz w:val="24"/>
        </w:rPr>
        <w:tab/>
        <w:t>the principle of first contact, arden, described the desperate situation facing the task group's survivors to the alien envoy who promptly extended an invitation to settle the acheingly beautiful world. the alien negotiated a carefully arranged isolation from the native establishments. angel colony·ajea—a collision of two cultures, an appraisal of social dynamics, a reappraisal of history and evolution, an exploration of penumbric and umbric technology, sensuality and sexuality, and the nature of being human and what humanity might become.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foreground</w:t>
      </w:r>
      <w:r w:rsidRPr="00031083">
        <w:rPr>
          <w:rFonts w:ascii="Montserrat" w:hAnsi="Montserrat"/>
          <w:sz w:val="24"/>
        </w:rPr>
        <w:tab/>
        <w:t>an odd number of years of strictly limited contact between the two cultures took on a disturbing, perhaps threatening pattern in the eyes of the majority of the colonists. fifty-one natives attended to the colony; a number significantly equal to that of class iii psionics among the immigrants and in whom their native guides invested the greatest part of their attention. arden, as one of the fifty-one was caught between her personal and practical curiosity regarding their new home and its indigenous people, and her awareness of very dangerous unease among the psi blind colonists that daily threatened erupt into something darker and more primal.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complications</w:t>
      </w:r>
      <w:r w:rsidRPr="00031083">
        <w:rPr>
          <w:rFonts w:ascii="Montserrat" w:hAnsi="Montserrat"/>
          <w:sz w:val="24"/>
        </w:rPr>
        <w:tab/>
        <w:t xml:space="preserve">a question of legitimacy of authority between ajean and human establishments erupts into a hostile dispute. arden and her psi active peers are accused of selling out the colonists to gain power over them through ajean custom.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 xml:space="preserve">the ajean authorities are disappointed in the adopted psi's inability to control the population tentatively left to their jurisdiction. the ajeans sternly advise the actives to exercise their power to bring the colony in line and rein in its dangerous expansion.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the hint of implicitly dire consequences should arden and the others ignore this advice disturbs arden especially. her rash probing brings her into contact with a third and awesomely alien interest in the situation. an aeva. this entity fills in a number of blanks in the avon account of history, and insists that arden is herself avon and not, as she claims, human. the aeva also describes the purge and the allure that alyn hold for aeva that inevitably will call aeva down on the colony, in a manner not in the colony's best interest. before arden can act on this revelation, she is waylaid and her psi capability subdued by colony authorities. her warnings fall on deaf ears.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crisis</w:t>
      </w:r>
      <w:r w:rsidRPr="00031083">
        <w:rPr>
          <w:rFonts w:ascii="Montserrat" w:hAnsi="Montserrat"/>
          <w:sz w:val="24"/>
        </w:rPr>
        <w:tab/>
        <w:t>arden is confronted by unexpected confirmation of the aeva's claim. her old antagonist reveals his hoarded research, linking arden, her mother and her daughter into an abominable crime—in his mind. worse, his accusations extend beyond herself to all other actives. arden is aware that the only sure way for the colony authority to protect itself from the "renegade" actives is to subdue and execute them. powerless herself, she must somehow pursuade one of her captors that executing the actives would be suicide for the colony. the man is decided when the aeva threat suddenly manifests itself. the other actives, alerted to arden's capture have all withdrawn from the south wing. arden alone stands between the colony's children and the unmistakable manifestation of the avea, a dragon.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climax</w:t>
      </w:r>
      <w:r w:rsidRPr="00031083">
        <w:rPr>
          <w:rFonts w:ascii="Montserrat" w:hAnsi="Montserrat"/>
          <w:sz w:val="24"/>
        </w:rPr>
        <w:tab/>
        <w:t>arden pits her self against the prejudice of the colony authority, the threat of the aeva to innocent colonists, and the threat posed by the colony to the rest of ajean life · in conclusion arden proves that the colony does not dare oppose the influence of arden and her mission, while arden herself ends in awe over the fact of her survival and withdraws from the mind of her daughter in which she found herself reflected.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REFLECTION</w:t>
      </w:r>
      <w:r w:rsidRPr="00031083">
        <w:rPr>
          <w:rFonts w:ascii="Montserrat" w:hAnsi="Montserrat"/>
          <w:sz w:val="24"/>
        </w:rPr>
        <w:tab/>
        <w:t>PLOTTING</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angel colony</w:t>
      </w:r>
      <w:r w:rsidRPr="00031083">
        <w:rPr>
          <w:rFonts w:ascii="Montserrat" w:hAnsi="Montserrat"/>
          <w:sz w:val="24"/>
        </w:rPr>
        <w:tab/>
        <w:t>reflection : part one</w:t>
      </w:r>
    </w:p>
    <w:p w:rsidR="00F20E2E" w:rsidRPr="00031083" w:rsidRDefault="00F20E2E">
      <w:pPr>
        <w:rPr>
          <w:rFonts w:ascii="Montserrat" w:hAnsi="Montserrat"/>
          <w:sz w:val="24"/>
        </w:rPr>
      </w:pPr>
      <w:r w:rsidRPr="00031083">
        <w:rPr>
          <w:rFonts w:ascii="Montserrat" w:hAnsi="Montserrat"/>
          <w:sz w:val="24"/>
        </w:rPr>
        <w:t>i</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tell</w:t>
      </w:r>
      <w:r w:rsidRPr="00031083">
        <w:rPr>
          <w:rFonts w:ascii="Montserrat" w:hAnsi="Montserrat"/>
          <w:sz w:val="24"/>
        </w:rPr>
        <w:tab/>
        <w:t>if only the people back on earth could be told about what we have discovered here. it seems to strange to be true, but it is true and it changes everything we have ever thought about ourselves and the universe. as an asset trained for the possability of making contact with an intelligent alien race, the last thing i was supposed to expect in the universe was something remotely close to human. what i discovered instead, or should i say what discovered me, was impossible ot believe at first. i have gotten used to it, and i have even had time to learn a few things that might explain how such a possability came to be.</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show</w:t>
      </w:r>
      <w:r w:rsidRPr="00031083">
        <w:rPr>
          <w:rFonts w:ascii="Montserrat" w:hAnsi="Montserrat"/>
          <w:sz w:val="24"/>
        </w:rPr>
        <w:tab/>
        <w:t>arden, stumbling into the honors of first contact, confronting the emissary—an alien too disturbingly human</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tell</w:t>
      </w:r>
      <w:r w:rsidRPr="00031083">
        <w:rPr>
          <w:rFonts w:ascii="Montserrat" w:hAnsi="Montserrat"/>
          <w:sz w:val="24"/>
        </w:rPr>
        <w:tab/>
        <w:t>i should have been prepared. one of the things all assets are trained in is the protocol for first contact. of all the people in the task group we were best suited for the unguessable challenge of initiating a dialogue with an unknown species. i, of all people, should have been conscious of the possability of this confrontation, in light of what happened to my mother.</w:t>
      </w:r>
    </w:p>
    <w:p w:rsidR="00F20E2E" w:rsidRPr="00031083" w:rsidRDefault="00F20E2E">
      <w:pPr>
        <w:rPr>
          <w:rFonts w:ascii="Montserrat" w:hAnsi="Montserrat"/>
          <w:sz w:val="24"/>
        </w:rPr>
      </w:pPr>
      <w:r w:rsidRPr="00031083">
        <w:rPr>
          <w:rFonts w:ascii="Montserrat" w:hAnsi="Montserrat"/>
          <w:sz w:val="24"/>
        </w:rPr>
        <w:t>ii</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tell</w:t>
      </w:r>
      <w:r w:rsidRPr="00031083">
        <w:rPr>
          <w:rFonts w:ascii="Montserrat" w:hAnsi="Montserrat"/>
          <w:sz w:val="24"/>
        </w:rPr>
        <w:tab/>
      </w:r>
      <w:r w:rsidRPr="00031083">
        <w:rPr>
          <w:rFonts w:ascii="Montserrat" w:hAnsi="Montserrat"/>
          <w:color w:val="000000"/>
          <w:sz w:val="24"/>
        </w:rPr>
        <w:t xml:space="preserve">the emmissary was met with mixed feelings. </w:t>
      </w:r>
      <w:r w:rsidRPr="00031083">
        <w:rPr>
          <w:rFonts w:ascii="Montserrat" w:hAnsi="Montserrat"/>
          <w:sz w:val="24"/>
        </w:rPr>
        <w:t>those ten years were a taste of purgatory. the task group had limped heroically into the neighborhood of</w:t>
      </w:r>
      <w:r w:rsidRPr="00031083">
        <w:rPr>
          <w:rFonts w:ascii="Montserrat" w:hAnsi="Montserrat"/>
          <w:color w:val="000000"/>
          <w:sz w:val="24"/>
        </w:rPr>
        <w:t xml:space="preserve"> a promising candidate. i spotted </w:t>
      </w:r>
      <w:r w:rsidRPr="00031083">
        <w:rPr>
          <w:rFonts w:ascii="Montserrat" w:hAnsi="Montserrat"/>
          <w:sz w:val="24"/>
        </w:rPr>
        <w:t xml:space="preserve">spotted it on a remote survey, and we'd identified it through spectral analysis as a viable home. our </w:t>
      </w:r>
      <w:r w:rsidRPr="00031083">
        <w:rPr>
          <w:rFonts w:ascii="Montserrat" w:hAnsi="Montserrat"/>
          <w:color w:val="000000"/>
          <w:sz w:val="24"/>
        </w:rPr>
        <w:t xml:space="preserve">arduous efforts had finally brought us within reach of </w:t>
      </w:r>
      <w:r w:rsidRPr="00031083">
        <w:rPr>
          <w:rFonts w:ascii="Montserrat" w:hAnsi="Montserrat"/>
          <w:sz w:val="24"/>
        </w:rPr>
        <w:t>the perfect world—</w:t>
      </w:r>
      <w:r w:rsidRPr="00031083">
        <w:rPr>
          <w:rFonts w:ascii="Montserrat" w:hAnsi="Montserrat"/>
          <w:color w:val="000000"/>
          <w:sz w:val="24"/>
        </w:rPr>
        <w:t xml:space="preserve">one that suddenly proved to be too perfect. </w:t>
      </w:r>
      <w:r w:rsidRPr="00031083">
        <w:rPr>
          <w:rFonts w:ascii="Montserrat" w:hAnsi="Montserrat"/>
          <w:sz w:val="24"/>
        </w:rPr>
        <w:t>our hopes were high as we approached this new solar system. we thought we were heading for our new, last and only home for the future. when we were met by a representative of that world, at the boundaries of the inner system,our hopes nearly died.</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i excused myself as soon as i could to find a way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show</w:t>
      </w:r>
      <w:r w:rsidRPr="00031083">
        <w:rPr>
          <w:rFonts w:ascii="Montserrat" w:hAnsi="Montserrat"/>
          <w:sz w:val="24"/>
        </w:rPr>
        <w:tab/>
        <w:t xml:space="preserve">i was shoved out in front of the international media, where along with the fate of the </w:t>
      </w:r>
      <w:r w:rsidRPr="00031083">
        <w:rPr>
          <w:rFonts w:ascii="Montserrat" w:hAnsi="Montserrat"/>
          <w:i/>
          <w:sz w:val="24"/>
        </w:rPr>
        <w:t>adventure</w:t>
      </w:r>
      <w:r w:rsidRPr="00031083">
        <w:rPr>
          <w:rFonts w:ascii="Montserrat" w:hAnsi="Montserrat"/>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031083">
        <w:rPr>
          <w:rFonts w:ascii="Montserrat" w:hAnsi="Montserrat"/>
          <w:i/>
          <w:sz w:val="24"/>
        </w:rPr>
        <w:t>adventure</w:t>
      </w:r>
      <w:r w:rsidRPr="00031083">
        <w:rPr>
          <w:rFonts w:ascii="Montserrat" w:hAnsi="Montserrat"/>
          <w:sz w:val="24"/>
        </w:rPr>
        <w:t>, quietly dying her mother's death in her memory. maybe the wound healed better for being reopened and liberally bled.</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show</w:t>
      </w:r>
      <w:r w:rsidRPr="00031083">
        <w:rPr>
          <w:rFonts w:ascii="Montserrat" w:hAnsi="Montserrat"/>
          <w:sz w:val="24"/>
        </w:rPr>
        <w:tab/>
        <w:t>after the initial shock of that first meeting, the emissary evinces both awe and wonder over the colonists ships, while demonstrating her own people's possession of a technology that the colonists can only perceive as magical.</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 xml:space="preserve">is it just human nature, that every discovery has to be questioned and subjected to demands for proof? in particular, why is it that the first reaction to the revelation of realized psionic potential is the suspicion of fraud? my gut feeling is that people are generally afraid of such potential. that is what i felt when i was stood up alone in front of the world to make a claim that sounds impossible to a latent mind. naturally, i had to establish some credentials with the public; i had to demonstrate and define some of my abilities. thus, our carefully guarded existence was traded to win support for an accelerated space colonization and militarization effort. i know </w:t>
      </w:r>
      <w:r w:rsidRPr="00031083">
        <w:rPr>
          <w:rFonts w:ascii="Montserrat" w:hAnsi="Montserrat"/>
          <w:i/>
          <w:sz w:val="24"/>
        </w:rPr>
        <w:t>why</w:t>
      </w:r>
      <w:r w:rsidRPr="00031083">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w:t>
      </w:r>
    </w:p>
    <w:p w:rsidR="00F20E2E" w:rsidRPr="00031083" w:rsidRDefault="00F20E2E">
      <w:pPr>
        <w:rPr>
          <w:rFonts w:ascii="Montserrat" w:hAnsi="Montserrat"/>
          <w:sz w:val="24"/>
        </w:rPr>
      </w:pPr>
      <w:r w:rsidRPr="00031083">
        <w:rPr>
          <w:rFonts w:ascii="Montserrat" w:hAnsi="Montserrat"/>
          <w:sz w:val="24"/>
        </w:rPr>
        <w:t>iii</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the ajean, aicovia, attached herself to me, demanding that i exclusively represented the task group. i could not worm my way out of the spotlight, which only reminded me of how hard it was to escape from notariety.</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as things sorted themselves out i kept quiet, especially since i was crowding craig's glory through all of this. there was too much bad blood between us for for more than the coldest civility. he even earned a glare from aicovia, and probably endangered our chances of being allowed to come in-system for a look at what we had come here for, and which seemed out of reach. we carefully phrased a request to immigrate, but aicovia was keeping her cards close to her chest.</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iv</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i was confronted by craig the last evening of those opening negotiations. he informed me that aivocia's request that i be her exclusive contact required that we both remain on board the flagship. he gave me instructions for keeping him appraised of every detail in my exchanges with aicovia, reminding me that he had over-riding authority in the matter exceeded only by the admiral. i bit my lip, and wondered for the millionth time why he had this obsessive need to control my life. I also wondered if I would ever get him out of my life. when had he become my enemy?</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before the tragedy, craig had not really paid much attention to me. he had always been cool towards me, it was as if my existence was an annoying inconvenience. i was not a person to him so much as an object, and he devoted most of his energy to ignoring me whenever possible. when i became a crucial part of the project, he had dealt with me, but it seemed to pain him. he doesn't really figure into my memories until then. i think the real change was in me. 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F20E2E" w:rsidRPr="00031083" w:rsidRDefault="00F20E2E">
      <w:pPr>
        <w:rPr>
          <w:rFonts w:ascii="Montserrat" w:hAnsi="Montserrat"/>
          <w:sz w:val="24"/>
        </w:rPr>
      </w:pPr>
      <w:r w:rsidRPr="00031083">
        <w:rPr>
          <w:rFonts w:ascii="Montserrat" w:hAnsi="Montserrat"/>
          <w:sz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sidRPr="00031083">
        <w:rPr>
          <w:rFonts w:ascii="Montserrat" w:hAnsi="Montserrat"/>
          <w:i/>
          <w:sz w:val="24"/>
        </w:rPr>
        <w:t>me</w:t>
      </w:r>
      <w:r w:rsidRPr="00031083">
        <w:rPr>
          <w:rFonts w:ascii="Montserrat" w:hAnsi="Montserrat"/>
          <w:sz w:val="24"/>
        </w:rPr>
        <w:t>, should I ever prove mentally unstable;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F20E2E" w:rsidRPr="00031083" w:rsidRDefault="00F20E2E">
      <w:pPr>
        <w:rPr>
          <w:rFonts w:ascii="Montserrat" w:hAnsi="Montserrat"/>
          <w:sz w:val="24"/>
        </w:rPr>
      </w:pPr>
      <w:r w:rsidRPr="00031083">
        <w:rPr>
          <w:rFonts w:ascii="Montserrat" w:hAnsi="Montserrat"/>
          <w:sz w:val="24"/>
        </w:rPr>
        <w:tab/>
        <w:t>but i knew it now. that knowledge opened my eyes to a lot of people, and especially to craig. craig was afraid of me. he was jealous of me. as i rebelled against the betrayal i felt on the part of the project, craig struggled more to assert his authority over me. the more he tried to break me to the bit, the more i threw him off. i didn't hate him, but he provoked a large measure of my rage. he was too damned stubborn about having his way with me. i didn't know why. i didn't know what he wanted from me. I could never figure it out. whatever he wanted, it rubbed me the wrong way. my instincts always warned me away from him.</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show</w:t>
      </w:r>
      <w:r w:rsidRPr="00031083">
        <w:rPr>
          <w:rFonts w:ascii="Montserrat" w:hAnsi="Montserrat"/>
          <w:sz w:val="24"/>
        </w:rPr>
        <w:tab/>
        <w:t xml:space="preserve">as our ships fell into orbit around ajea, ironically the third world from the blue-white sun ao, a dialogue began between the ajean and myself, as i was stuck as the principal of contact. i tried to convey the desperation of our situation to the ajean. </w:t>
      </w:r>
    </w:p>
    <w:p w:rsidR="00F20E2E" w:rsidRPr="00031083" w:rsidRDefault="00F20E2E">
      <w:pPr>
        <w:rPr>
          <w:rFonts w:ascii="Montserrat" w:hAnsi="Montserrat"/>
          <w:sz w:val="24"/>
        </w:rPr>
      </w:pPr>
      <w:r w:rsidRPr="00031083">
        <w:rPr>
          <w:rFonts w:ascii="Montserrat" w:hAnsi="Montserrat"/>
          <w:sz w:val="24"/>
        </w:rPr>
        <w:t>show &amp; reflect</w:t>
      </w: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show</w:t>
      </w:r>
      <w:r w:rsidRPr="00031083">
        <w:rPr>
          <w:rFonts w:ascii="Montserrat" w:hAnsi="Montserrat"/>
          <w:sz w:val="24"/>
        </w:rPr>
        <w:tab/>
        <w:t>expressing sympathy for our plight, the ajeans quickly negotiated a quarantined settlement on their world. we were invited to settle the acheingly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ø</w:t>
      </w:r>
      <w:r w:rsidRPr="00031083">
        <w:rPr>
          <w:rFonts w:ascii="Montserrat" w:hAnsi="Montserrat"/>
          <w:sz w:val="24"/>
        </w:rPr>
        <w:tab/>
        <w:t>a distressing number of questions had to go unanswered as a frantic effort was made to accommodate an exodus from our dying ships to the haven of angel colony</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 xml:space="preserve">over the next few ajean years, a cautious and curious ajean population </w:t>
      </w:r>
      <w:r w:rsidRPr="00031083">
        <w:rPr>
          <w:rFonts w:ascii="Montserrat" w:hAnsi="Montserrat"/>
          <w:color w:val="000000"/>
          <w:sz w:val="24"/>
        </w:rPr>
        <w:t xml:space="preserve">attends to and </w:t>
      </w:r>
      <w:r w:rsidRPr="00031083">
        <w:rPr>
          <w:rFonts w:ascii="Montserrat" w:hAnsi="Montserrat"/>
          <w:sz w:val="24"/>
        </w:rPr>
        <w:t xml:space="preserve">communicates solely through fifty-one ajean representatives · the parity of their number to that of </w:t>
      </w:r>
      <w:r w:rsidRPr="00031083">
        <w:rPr>
          <w:rFonts w:ascii="Montserrat" w:hAnsi="Montserrat"/>
          <w:color w:val="000000"/>
          <w:sz w:val="24"/>
        </w:rPr>
        <w:t>active class three's in the colony and in whom their native guides invested the greatest part of their attention,</w:t>
      </w:r>
      <w:r w:rsidRPr="00031083">
        <w:rPr>
          <w:rFonts w:ascii="Montserrat" w:hAnsi="Montserrat"/>
          <w:sz w:val="24"/>
        </w:rPr>
        <w:t xml:space="preserve"> did not escape the colonists' notice.</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i tried tirelessly to understand the ajeans. i was caught between my personal and practical curiosity regarding our new home and its indigenous people, and my awareness of very dangerous unease among the psi blind colonists that daily threatened erupt into something darker and more primal. in quiet moments, throughout our acclimatization of the colony to ajea, i probed my associate, the same ajean from that first encounter. gradually, i began to understand the world and the people we had asked to become a part of. i found myself poised on a very thin and deadly line between the known and the unknown, unable to resist probing the paradox of these exotically human aliens.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color w:val="000000"/>
          <w:sz w:val="24"/>
        </w:rPr>
        <w:tab/>
      </w:r>
      <w:r w:rsidRPr="00031083">
        <w:rPr>
          <w:rFonts w:ascii="Montserrat" w:hAnsi="Montserrat"/>
          <w:sz w:val="24"/>
        </w:rP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avon</w:t>
      </w:r>
      <w:r w:rsidRPr="00031083">
        <w:rPr>
          <w:rFonts w:ascii="Montserrat" w:hAnsi="Montserrat"/>
          <w:sz w:val="24"/>
        </w:rPr>
        <w:tab/>
        <w:t>an exotic race, the ajeans. a polymorphic race of three sexes and seven genders that is otherwise is difficult to distinguish from human. a complex species derived from human, alien-human analogue, and alien-umbric ancestors. a painful fusion of near, but not universally compatible races acheived during a long exile from an intergalactic civilization. avon possess a high order of psionic potential, derived in gestalt from those distinguished ancestors. avon are not unique to ajea, and there is at least one on ajea who can be traced to earth.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alyn</w:t>
      </w:r>
      <w:r w:rsidRPr="00031083">
        <w:rPr>
          <w:rFonts w:ascii="Montserrat" w:hAnsi="Montserrat"/>
          <w:sz w:val="24"/>
        </w:rPr>
        <w:tab/>
        <w:t>discovered at the dawn of our existence millennia before the word 'human' had even been coined, we were presented as a consort race—as a gift—to an older and vastly more advanced race. our naked innocence and our inexplicable biological compatibility appealed to the lyn, an ancient race of beings our eldest ancestors perceived as gods. to the lyn, we are the second coming of their race. they called us alyn. unfortunately, alyn and lyn were not alone in the universe. alyn were not ready for the arena in which our suitors held court. not much sooner than the lyn had carried alyn unwittingly to the stars, we became a bone of contention among the heavenly civilizations. for all the infinite forms of life, this strange coincidence did not sit well with many billions of individuals, many of them themselves lyn. literally any excuse sufficed to attack the marriage of alyn and lyn. from our side of the equation, there are many stories, myths and legends dealing with what happened in that dark age. from their side there is only one, but it is a long one.</w:t>
      </w:r>
    </w:p>
    <w:p w:rsidR="00F20E2E" w:rsidRPr="00031083" w:rsidRDefault="00F20E2E">
      <w:pPr>
        <w:rPr>
          <w:rFonts w:ascii="Montserrat" w:hAnsi="Montserrat"/>
          <w:sz w:val="24"/>
        </w:rPr>
      </w:pPr>
      <w:r w:rsidRPr="00031083">
        <w:rPr>
          <w:rFonts w:ascii="Montserrat" w:hAnsi="Montserrat"/>
          <w:sz w:val="24"/>
        </w:rPr>
        <w:tab/>
        <w:t>in brief, alyn, identical to the powerful lyn in everything save their bi-sexuality, were seen as clever animals. an ideal servitor race. alyn were bred and raised by a number of prominant races from stock acquired from an undisclosed aeva hunt world. alyn proved to possess disturbing native intelligence and adapted frighteningly well to the sophisticated cultures they were bred to serve. alyn also proved to have psi potential. alyn possessed an attraction for aena lyn and the inscrutible and utterly alien aeva. asexual lyn had delighted in the sexuallity of their consort race, and inevitably interbred. aeva had an interest in alyn that was for them sexual in its own way. the alyn mind had a profoundly aeva aspect uncommon to aena races, a compatability aeva strove to exploit. as these inter-species unions came out opposition formed intent on driving alyn out of the intergalactic society and purging the corrupted elements of lyn and aeva. quarantine and exile brought the conflict to a low simmer. a relative peace which the ascent of man from earth threatens to shatter.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 xml:space="preserve">ajeaen perspective on psi. the relationship between body and spirit and mind · in the body there is the matter of design, the structuring of the complex of form and function. the question of genetics is not wholly an answer to true evolution, but only that part which considers the inheritance of capability. the lyn are heir to a more generous genetic legacy due to their testing in a far harsher environment than any planetary ecology. likewise man is facing a harsher environment than in its infancy and is adapting to thrive in it–somewhat abetted by certain demonstrative examples. the evolution of mind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 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REFLECTION</w:t>
      </w:r>
      <w:r w:rsidRPr="00031083">
        <w:rPr>
          <w:rFonts w:ascii="Montserrat" w:hAnsi="Montserrat"/>
          <w:sz w:val="24"/>
        </w:rPr>
        <w:tab/>
        <w:t>PLOTTING—CONTINUED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sphere of authority</w:t>
      </w:r>
      <w:r w:rsidRPr="00031083">
        <w:rPr>
          <w:rFonts w:ascii="Montserrat" w:hAnsi="Montserrat"/>
          <w:sz w:val="24"/>
        </w:rPr>
        <w:tab/>
        <w:t>reflection : part two</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over the next seven years, we were adopted into the avon lyn culture. as we partook in this process, we begin to learn the history of ajea and began to discover secrets of the culture's art—a technology based on their own psionic evolution and their exploration of this innate quality. we also discovered and came to terms with the exotic differences between our separate humanities</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we were delighted by the opportunity to finally see the world we had invaded before it could inevitably be altered by our presence within it. we were introduced to the ajean life by living it through its many stages, starting among the unnamed.</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the majority of the ajean population lived in the wild, naked and free from obligation. this primal environment nurtured survival traits in nature's own harsh way, and it was a life with raw beauty and unexpected physical, mental and spiritual depth.</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we learned the principles of responsibility, obligation and authority governing the entrance and participation in civilization as we moved on, passing through the rites of naming to become a part of the domestic base of the governing society.</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we saw how the society encouraged each individual to rise to her personal level of excellence in a system where an individual was judged only on the grounds of her ability to fulfill the obligations of the responsibility she assumed.</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each individual was motivated by the pursuit and cultivation of her own identity through the roles she chose for her participation in society.</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opportunities were created through three schools of thought, each sphere containing its own spectrum of shades and variations on the three predominant themes of a central, unifying perspective on existence</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we realized that we were being subtly courted, and seduced into the ajean way of life—our adoption a vehicle for introducing their way of life into the colony we were perceived to govern.</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in this odd number of years the strictly limited contact between our two cultures, the interface took on a disturbing, perhaps threatening pattern in the eyes of the majority of the colonists. my sympathies and loyalties were questioned by my superior officers.</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i was forced to confront my guide with the cold truth of the mistake they had made in perceiving the possession of authority among the colonists. in truth our only authority amongst our people came from the regard of the ajeans for us.</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it was clear that the exotics had extended an invitation for the colony to join their society and become a part of their world rather than remain outsiders to it.</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when we went back we took with us our young households, schools and courts by which we—and any of the colonists who also choose to go native—had been embraced and are represented in the ajean circle of authority; their government.</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when we arrived, we discovered that the colony had already begun setting its stamp on its corner of the world, that the first percentage of the seventeen million cryo-babies we had brought with us had already been born. my actions were criticized and my motives condemned by prominent colony authorities.</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a question of legitimacy of authority between ajean and human establishments erupted into a hostile dispute. my active peers and i were accused of selling out the colonists to gain power over them through ajean custom and the ajean authorities were disappointed in our inability to control the population tentatively left to our jurisdiction. the ajeans sternly advised us actives to exercise our power to bring the colony in line and rein in its dangerous expansion. the hint of implicitly dire consequences should we ignore this advice disturbed me especially. i retreated into the wild to consider my options. my rash probing brought me into contact with a third and awesomely alien interest in the situation. an aeva. this entity filled in a number of blanks in the avon account of history, and insisted that i was myself avon and not, as i claimed, human. the aeva also described the purge and the allure that alyn hold for aeva that inevitably would call aeva down on the colony, in a manner not in the colony's best interest. before i could act on this revelation, i was waylaid and my psi capability subdued by colony authorities. my warnings fell on deaf ears.</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 xml:space="preserve">i was aware that the only sure way for the colony authority to protect itself from us "renegade" actives was to subdue and execute us. powerless myself, i somehow had to pursuade one of my captors that executing the actives would be suicide for the colony. the man was decided when the aeva threat suddenly manifested itself. the other actives, alerted to my capture had all withdrawn from the south wing. i alone stood between the colony's children and the unmistakable manifestation of the avea, a dragon. i had no option but to unleash the full fury of an active class three. </w:t>
      </w:r>
    </w:p>
    <w:p w:rsidR="00F20E2E" w:rsidRPr="00031083" w:rsidRDefault="00F20E2E">
      <w:pPr>
        <w:rPr>
          <w:rFonts w:ascii="Montserrat" w:hAnsi="Montserrat"/>
          <w:sz w:val="24"/>
        </w:rPr>
      </w:pPr>
      <w:r w:rsidRPr="00031083">
        <w:rPr>
          <w:rFonts w:ascii="Montserrat" w:hAnsi="Montserrat"/>
          <w:sz w:val="24"/>
        </w:rPr>
        <w:tab/>
        <w:t>—————————————————————</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arden ends in awe over the fact of her survival and withdraws from the mind of her daughter in which she found herself reflected.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REFLECTION</w:t>
      </w:r>
      <w:r w:rsidRPr="00031083">
        <w:rPr>
          <w:rFonts w:ascii="Montserrat" w:hAnsi="Montserrat"/>
          <w:sz w:val="24"/>
        </w:rPr>
        <w:tab/>
        <w:t>ELEMENTS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ages of arden eve </w:t>
      </w:r>
      <w:r w:rsidRPr="00031083">
        <w:rPr>
          <w:rFonts w:ascii="Montserrat" w:hAnsi="Montserrat"/>
          <w:sz w:val="24"/>
        </w:rPr>
        <w:tab/>
        <w:t>reflection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REFLECTION</w:t>
      </w:r>
    </w:p>
    <w:p w:rsidR="00F20E2E" w:rsidRPr="00031083" w:rsidRDefault="00F20E2E">
      <w:pPr>
        <w:rPr>
          <w:rFonts w:ascii="Montserrat" w:hAnsi="Montserrat"/>
          <w:sz w:val="24"/>
        </w:rPr>
      </w:pPr>
      <w:r w:rsidRPr="00031083">
        <w:rPr>
          <w:rFonts w:ascii="Montserrat" w:hAnsi="Montserrat"/>
          <w:sz w:val="24"/>
        </w:rPr>
        <w:t>OUTLINE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REFLECTION</w:t>
      </w:r>
    </w:p>
    <w:p w:rsidR="00F20E2E" w:rsidRPr="00031083" w:rsidRDefault="00F20E2E">
      <w:pPr>
        <w:rPr>
          <w:rFonts w:ascii="Montserrat" w:hAnsi="Montserrat"/>
          <w:sz w:val="24"/>
        </w:rPr>
      </w:pPr>
      <w:r w:rsidRPr="00031083">
        <w:rPr>
          <w:rFonts w:ascii="Montserrat" w:hAnsi="Montserrat"/>
          <w:sz w:val="24"/>
        </w:rPr>
        <w:t>PACING</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1—3</w:t>
      </w:r>
    </w:p>
    <w:p w:rsidR="00F20E2E" w:rsidRPr="00031083" w:rsidRDefault="00F20E2E">
      <w:pPr>
        <w:rPr>
          <w:rFonts w:ascii="Montserrat" w:hAnsi="Montserrat"/>
          <w:sz w:val="24"/>
        </w:rPr>
      </w:pPr>
      <w:r w:rsidRPr="00031083">
        <w:rPr>
          <w:rFonts w:ascii="Montserrat" w:hAnsi="Montserrat"/>
          <w:sz w:val="24"/>
        </w:rPr>
        <w:t>opening run · introductions and establishing sequences · initial problem</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4—6</w:t>
      </w:r>
    </w:p>
    <w:p w:rsidR="00F20E2E" w:rsidRPr="00031083" w:rsidRDefault="00F20E2E">
      <w:pPr>
        <w:rPr>
          <w:rFonts w:ascii="Montserrat" w:hAnsi="Montserrat"/>
          <w:sz w:val="24"/>
        </w:rPr>
      </w:pPr>
      <w:r w:rsidRPr="00031083">
        <w:rPr>
          <w:rFonts w:ascii="Montserrat" w:hAnsi="Montserrat"/>
          <w:sz w:val="24"/>
        </w:rPr>
        <w:t>staging and insertion · beginning of complications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7—10</w:t>
      </w:r>
    </w:p>
    <w:p w:rsidR="00F20E2E" w:rsidRPr="00031083" w:rsidRDefault="00F20E2E">
      <w:pPr>
        <w:rPr>
          <w:rFonts w:ascii="Montserrat" w:hAnsi="Montserrat"/>
          <w:sz w:val="24"/>
        </w:rPr>
      </w:pPr>
      <w:r w:rsidRPr="00031083">
        <w:rPr>
          <w:rFonts w:ascii="Montserrat" w:hAnsi="Montserrat"/>
          <w:sz w:val="24"/>
        </w:rPr>
        <w:t>articulation and association · increased complications, heightened tensions, divisiveness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11—13</w:t>
      </w:r>
    </w:p>
    <w:p w:rsidR="00F20E2E" w:rsidRPr="00031083" w:rsidRDefault="00F20E2E">
      <w:pPr>
        <w:rPr>
          <w:rFonts w:ascii="Montserrat" w:hAnsi="Montserrat"/>
          <w:sz w:val="24"/>
        </w:rPr>
      </w:pPr>
      <w:r w:rsidRPr="00031083">
        <w:rPr>
          <w:rFonts w:ascii="Montserrat" w:hAnsi="Montserrat"/>
          <w:sz w:val="24"/>
        </w:rPr>
        <w:t>conflict · internal and external pressures generate flare-ups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14—20</w:t>
      </w:r>
    </w:p>
    <w:p w:rsidR="00F20E2E" w:rsidRPr="00031083" w:rsidRDefault="00F20E2E">
      <w:pPr>
        <w:rPr>
          <w:rFonts w:ascii="Montserrat" w:hAnsi="Montserrat"/>
          <w:sz w:val="24"/>
        </w:rPr>
      </w:pPr>
      <w:r w:rsidRPr="00031083">
        <w:rPr>
          <w:rFonts w:ascii="Montserrat" w:hAnsi="Montserrat"/>
          <w:sz w:val="24"/>
        </w:rPr>
        <w:t>interface · arden explores avon lyn culture while pressures build up to crisis at home · perspective shift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21—28</w:t>
      </w:r>
    </w:p>
    <w:p w:rsidR="00F20E2E" w:rsidRPr="00031083" w:rsidRDefault="00F20E2E">
      <w:pPr>
        <w:rPr>
          <w:rFonts w:ascii="Montserrat" w:hAnsi="Montserrat"/>
          <w:sz w:val="24"/>
        </w:rPr>
      </w:pPr>
      <w:r w:rsidRPr="00031083">
        <w:rPr>
          <w:rFonts w:ascii="Montserrat" w:hAnsi="Montserrat"/>
          <w:sz w:val="24"/>
        </w:rPr>
        <w:t>crisis · opposition solidifies at the introduction of ajean culture into colony society · a series of increasingly threatening confrontations erupts into climax</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29—30</w:t>
      </w:r>
    </w:p>
    <w:p w:rsidR="00F20E2E" w:rsidRPr="00031083" w:rsidRDefault="00F20E2E">
      <w:pPr>
        <w:rPr>
          <w:rFonts w:ascii="Montserrat" w:hAnsi="Montserrat"/>
          <w:sz w:val="24"/>
        </w:rPr>
      </w:pPr>
      <w:r w:rsidRPr="00031083">
        <w:rPr>
          <w:rFonts w:ascii="Montserrat" w:hAnsi="Montserrat"/>
          <w:sz w:val="24"/>
        </w:rPr>
        <w:t>climax · arden pits her self against the prejudice of the colony authority, the threat of the aeva to innocent colonists, and the threat posed by the colony to the rest of ajean life · in conclusion arden proves that the colony does not dare oppose the influence of arden and her mission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REFLECTION</w:t>
      </w:r>
    </w:p>
    <w:p w:rsidR="00F20E2E" w:rsidRPr="00031083" w:rsidRDefault="00F20E2E">
      <w:pPr>
        <w:rPr>
          <w:rFonts w:ascii="Montserrat" w:hAnsi="Montserrat"/>
          <w:sz w:val="24"/>
        </w:rPr>
      </w:pPr>
      <w:r w:rsidRPr="00031083">
        <w:rPr>
          <w:rFonts w:ascii="Montserrat" w:hAnsi="Montserrat"/>
          <w:sz w:val="24"/>
        </w:rPr>
        <w:t>CAST &amp; CHORUS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voice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asset—gabriel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red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arden eve sinclair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iii · lieutenant · former contractor isp · oregon prrp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athena morgan sinclair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harmonies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assets dept—gabriel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cal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connor annan lennox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iii · lieutenant commander, do · oregon prrp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mew</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 morgan ellen wildmuir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iii · lieutenant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cast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command and crew—gabriel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skipper/aeon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alan eric o'neal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captain, co · former faculty isp · oregon prrp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alt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angelica lynn thompson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commander, xo</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commander, navigation officer, dh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lieutenant commander, operations officer, dh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jap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jane anne parker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lieutenant commander, engineering officer, dh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max</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maximilian cross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lieutenant commander, tactical officer, dh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lieutenant commander, supply officer, dh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slim</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samuel lawrence malthus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lieutenant commander, asset control officer, dh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former assistant director isp · oregon prrp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kim</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kimberly newman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lieutenant, communications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doug</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douglas owen clark</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lieutenant, navigation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chem</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charles evan mitchel</w:t>
      </w:r>
    </w:p>
    <w:p w:rsidR="00F20E2E" w:rsidRPr="00031083" w:rsidRDefault="00F20E2E">
      <w:pPr>
        <w:rPr>
          <w:rFonts w:ascii="Montserrat" w:hAnsi="Montserrat"/>
          <w:sz w:val="24"/>
        </w:rPr>
      </w:pPr>
    </w:p>
    <w:p w:rsidR="00F20E2E" w:rsidRPr="00031083" w:rsidRDefault="00F20E2E">
      <w:pPr>
        <w:rPr>
          <w:rFonts w:ascii="Montserrat" w:hAnsi="Montserrat"/>
          <w:spacing w:val="-1"/>
          <w:sz w:val="24"/>
        </w:rPr>
      </w:pPr>
      <w:r w:rsidRPr="00031083">
        <w:rPr>
          <w:rFonts w:ascii="Montserrat" w:hAnsi="Montserrat"/>
          <w:sz w:val="24"/>
        </w:rPr>
        <w:t>lieutenant, purser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elfy</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logan francis emerson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ensign, helm</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jocko</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jacob grant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chief petty officer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cast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staff—task group iii</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pat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patrick niven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admiral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nathan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nathaniel adam lowell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commander, staff operations officer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marty</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martin cannon craig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commander, staff asset control officer · former director isp · oregon prrp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chorus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assets—task group iii</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leslie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lieutenant—hanael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roberto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lieutenant—hanael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tiffany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lieutenant—hanael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anna</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lieutenant—serael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kristen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lieutenant—serael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caleb</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lieutenant—serael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cath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catherine marie teague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lieutenant—azael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casey</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kevin carl hawkins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lieutenant—azael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danu</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aurora danu kenar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active lieutenant—azael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task group three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task group three—commands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gabriel</w:t>
      </w:r>
    </w:p>
    <w:p w:rsidR="00F20E2E" w:rsidRPr="00031083" w:rsidRDefault="00F20E2E">
      <w:pPr>
        <w:rPr>
          <w:rFonts w:ascii="Montserrat" w:hAnsi="Montserrat"/>
          <w:sz w:val="24"/>
        </w:rPr>
      </w:pPr>
      <w:r w:rsidRPr="00031083">
        <w:rPr>
          <w:rFonts w:ascii="Montserrat" w:hAnsi="Montserrat"/>
          <w:sz w:val="24"/>
        </w:rPr>
        <w:t>scx-000</w:t>
      </w:r>
    </w:p>
    <w:p w:rsidR="00F20E2E" w:rsidRPr="00031083" w:rsidRDefault="00F20E2E">
      <w:pPr>
        <w:rPr>
          <w:rFonts w:ascii="Montserrat" w:hAnsi="Montserrat"/>
          <w:sz w:val="24"/>
        </w:rPr>
      </w:pPr>
      <w:r w:rsidRPr="00031083">
        <w:rPr>
          <w:rFonts w:ascii="Montserrat" w:hAnsi="Montserrat"/>
          <w:sz w:val="24"/>
        </w:rPr>
        <w:t>o'neal / thompson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michael</w:t>
      </w:r>
    </w:p>
    <w:p w:rsidR="00F20E2E" w:rsidRPr="00031083" w:rsidRDefault="00F20E2E">
      <w:pPr>
        <w:rPr>
          <w:rFonts w:ascii="Montserrat" w:hAnsi="Montserrat"/>
          <w:sz w:val="24"/>
        </w:rPr>
      </w:pPr>
      <w:r w:rsidRPr="00031083">
        <w:rPr>
          <w:rFonts w:ascii="Montserrat" w:hAnsi="Montserrat"/>
          <w:sz w:val="24"/>
        </w:rPr>
        <w:t>scx-001</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uriel</w:t>
      </w:r>
    </w:p>
    <w:p w:rsidR="00F20E2E" w:rsidRPr="00031083" w:rsidRDefault="00F20E2E">
      <w:pPr>
        <w:rPr>
          <w:rFonts w:ascii="Montserrat" w:hAnsi="Montserrat"/>
          <w:sz w:val="24"/>
        </w:rPr>
      </w:pPr>
      <w:r w:rsidRPr="00031083">
        <w:rPr>
          <w:rFonts w:ascii="Montserrat" w:hAnsi="Montserrat"/>
          <w:sz w:val="24"/>
        </w:rPr>
        <w:t>scx-002</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raphael</w:t>
      </w:r>
    </w:p>
    <w:p w:rsidR="00F20E2E" w:rsidRPr="00031083" w:rsidRDefault="00F20E2E">
      <w:pPr>
        <w:rPr>
          <w:rFonts w:ascii="Montserrat" w:hAnsi="Montserrat"/>
          <w:sz w:val="24"/>
        </w:rPr>
      </w:pPr>
      <w:r w:rsidRPr="00031083">
        <w:rPr>
          <w:rFonts w:ascii="Montserrat" w:hAnsi="Montserrat"/>
          <w:sz w:val="24"/>
        </w:rPr>
        <w:t>scx-003</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nadiel</w:t>
      </w:r>
    </w:p>
    <w:p w:rsidR="00F20E2E" w:rsidRPr="00031083" w:rsidRDefault="00F20E2E">
      <w:pPr>
        <w:rPr>
          <w:rFonts w:ascii="Montserrat" w:hAnsi="Montserrat"/>
          <w:sz w:val="24"/>
        </w:rPr>
      </w:pPr>
      <w:r w:rsidRPr="00031083">
        <w:rPr>
          <w:rFonts w:ascii="Montserrat" w:hAnsi="Montserrat"/>
          <w:sz w:val="24"/>
        </w:rPr>
        <w:t>scx-008</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arael</w:t>
      </w:r>
    </w:p>
    <w:p w:rsidR="00F20E2E" w:rsidRPr="00031083" w:rsidRDefault="00F20E2E">
      <w:pPr>
        <w:rPr>
          <w:rFonts w:ascii="Montserrat" w:hAnsi="Montserrat"/>
          <w:sz w:val="24"/>
        </w:rPr>
      </w:pPr>
      <w:r w:rsidRPr="00031083">
        <w:rPr>
          <w:rFonts w:ascii="Montserrat" w:hAnsi="Montserrat"/>
          <w:sz w:val="24"/>
        </w:rPr>
        <w:t>scx-009</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azael</w:t>
      </w:r>
    </w:p>
    <w:p w:rsidR="00F20E2E" w:rsidRPr="00031083" w:rsidRDefault="00F20E2E">
      <w:pPr>
        <w:rPr>
          <w:rFonts w:ascii="Montserrat" w:hAnsi="Montserrat"/>
          <w:sz w:val="24"/>
        </w:rPr>
      </w:pPr>
      <w:r w:rsidRPr="00031083">
        <w:rPr>
          <w:rFonts w:ascii="Montserrat" w:hAnsi="Montserrat"/>
          <w:sz w:val="24"/>
        </w:rPr>
        <w:t>scx-011</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raziel</w:t>
      </w:r>
    </w:p>
    <w:p w:rsidR="00F20E2E" w:rsidRPr="00031083" w:rsidRDefault="00F20E2E">
      <w:pPr>
        <w:rPr>
          <w:rFonts w:ascii="Montserrat" w:hAnsi="Montserrat"/>
          <w:sz w:val="24"/>
        </w:rPr>
      </w:pPr>
      <w:r w:rsidRPr="00031083">
        <w:rPr>
          <w:rFonts w:ascii="Montserrat" w:hAnsi="Montserrat"/>
          <w:sz w:val="24"/>
        </w:rPr>
        <w:t>scx-021</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azreal</w:t>
      </w:r>
    </w:p>
    <w:p w:rsidR="00F20E2E" w:rsidRPr="00031083" w:rsidRDefault="00F20E2E">
      <w:pPr>
        <w:rPr>
          <w:rFonts w:ascii="Montserrat" w:hAnsi="Montserrat"/>
          <w:sz w:val="24"/>
        </w:rPr>
      </w:pPr>
      <w:r w:rsidRPr="00031083">
        <w:rPr>
          <w:rFonts w:ascii="Montserrat" w:hAnsi="Montserrat"/>
          <w:sz w:val="24"/>
        </w:rPr>
        <w:t>scx-027</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admael</w:t>
      </w:r>
    </w:p>
    <w:p w:rsidR="00F20E2E" w:rsidRPr="00031083" w:rsidRDefault="00F20E2E">
      <w:pPr>
        <w:rPr>
          <w:rFonts w:ascii="Montserrat" w:hAnsi="Montserrat"/>
          <w:sz w:val="24"/>
        </w:rPr>
      </w:pPr>
      <w:r w:rsidRPr="00031083">
        <w:rPr>
          <w:rFonts w:ascii="Montserrat" w:hAnsi="Montserrat"/>
          <w:sz w:val="24"/>
        </w:rPr>
        <w:t>scx-032</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hanael*</w:t>
      </w:r>
    </w:p>
    <w:p w:rsidR="00F20E2E" w:rsidRPr="00031083" w:rsidRDefault="00F20E2E">
      <w:pPr>
        <w:rPr>
          <w:rFonts w:ascii="Montserrat" w:hAnsi="Montserrat"/>
          <w:sz w:val="24"/>
        </w:rPr>
      </w:pPr>
      <w:r w:rsidRPr="00031083">
        <w:rPr>
          <w:rFonts w:ascii="Montserrat" w:hAnsi="Montserrat"/>
          <w:sz w:val="24"/>
        </w:rPr>
        <w:t>scx-034</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tsuriel</w:t>
      </w:r>
    </w:p>
    <w:p w:rsidR="00F20E2E" w:rsidRPr="00031083" w:rsidRDefault="00F20E2E">
      <w:pPr>
        <w:rPr>
          <w:rFonts w:ascii="Montserrat" w:hAnsi="Montserrat"/>
          <w:sz w:val="24"/>
        </w:rPr>
      </w:pPr>
      <w:r w:rsidRPr="00031083">
        <w:rPr>
          <w:rFonts w:ascii="Montserrat" w:hAnsi="Montserrat"/>
          <w:sz w:val="24"/>
        </w:rPr>
        <w:t>scx-042</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pagiel</w:t>
      </w:r>
    </w:p>
    <w:p w:rsidR="00F20E2E" w:rsidRPr="00031083" w:rsidRDefault="00F20E2E">
      <w:pPr>
        <w:rPr>
          <w:rFonts w:ascii="Montserrat" w:hAnsi="Montserrat"/>
          <w:sz w:val="24"/>
        </w:rPr>
      </w:pPr>
      <w:r w:rsidRPr="00031083">
        <w:rPr>
          <w:rFonts w:ascii="Montserrat" w:hAnsi="Montserrat"/>
          <w:sz w:val="24"/>
        </w:rPr>
        <w:t>scx-047</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daniel*</w:t>
      </w:r>
    </w:p>
    <w:p w:rsidR="00F20E2E" w:rsidRPr="00031083" w:rsidRDefault="00F20E2E">
      <w:pPr>
        <w:rPr>
          <w:rFonts w:ascii="Montserrat" w:hAnsi="Montserrat"/>
          <w:sz w:val="24"/>
        </w:rPr>
      </w:pPr>
      <w:r w:rsidRPr="00031083">
        <w:rPr>
          <w:rFonts w:ascii="Montserrat" w:hAnsi="Montserrat"/>
          <w:sz w:val="24"/>
        </w:rPr>
        <w:t>scx-053</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mariel</w:t>
      </w:r>
    </w:p>
    <w:p w:rsidR="00F20E2E" w:rsidRPr="00031083" w:rsidRDefault="00F20E2E">
      <w:pPr>
        <w:rPr>
          <w:rFonts w:ascii="Montserrat" w:hAnsi="Montserrat"/>
          <w:sz w:val="24"/>
        </w:rPr>
      </w:pPr>
      <w:r w:rsidRPr="00031083">
        <w:rPr>
          <w:rFonts w:ascii="Montserrat" w:hAnsi="Montserrat"/>
          <w:sz w:val="24"/>
        </w:rPr>
        <w:t>scx-057</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serael*</w:t>
      </w:r>
    </w:p>
    <w:p w:rsidR="00F20E2E" w:rsidRPr="00031083" w:rsidRDefault="00F20E2E">
      <w:pPr>
        <w:rPr>
          <w:rFonts w:ascii="Montserrat" w:hAnsi="Montserrat"/>
          <w:sz w:val="24"/>
        </w:rPr>
      </w:pPr>
      <w:r w:rsidRPr="00031083">
        <w:rPr>
          <w:rFonts w:ascii="Montserrat" w:hAnsi="Montserrat"/>
          <w:sz w:val="24"/>
        </w:rPr>
        <w:t>scx-060</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jael</w:t>
      </w:r>
    </w:p>
    <w:p w:rsidR="00F20E2E" w:rsidRPr="00031083" w:rsidRDefault="00F20E2E">
      <w:pPr>
        <w:rPr>
          <w:rFonts w:ascii="Montserrat" w:hAnsi="Montserrat"/>
          <w:sz w:val="24"/>
        </w:rPr>
      </w:pPr>
      <w:r w:rsidRPr="00031083">
        <w:rPr>
          <w:rFonts w:ascii="Montserrat" w:hAnsi="Montserrat"/>
          <w:sz w:val="24"/>
        </w:rPr>
        <w:t>scx-067</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alpiel</w:t>
      </w:r>
    </w:p>
    <w:p w:rsidR="00F20E2E" w:rsidRPr="00031083" w:rsidRDefault="00F20E2E">
      <w:pPr>
        <w:rPr>
          <w:rFonts w:ascii="Montserrat" w:hAnsi="Montserrat"/>
          <w:sz w:val="24"/>
        </w:rPr>
      </w:pPr>
      <w:r w:rsidRPr="00031083">
        <w:rPr>
          <w:rFonts w:ascii="Montserrat" w:hAnsi="Montserrat"/>
          <w:sz w:val="24"/>
        </w:rPr>
        <w:t>scx-070</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sartael</w:t>
      </w:r>
    </w:p>
    <w:p w:rsidR="00F20E2E" w:rsidRPr="00031083" w:rsidRDefault="00F20E2E">
      <w:pPr>
        <w:rPr>
          <w:rFonts w:ascii="Montserrat" w:hAnsi="Montserrat"/>
          <w:sz w:val="24"/>
        </w:rPr>
      </w:pPr>
      <w:r w:rsidRPr="00031083">
        <w:rPr>
          <w:rFonts w:ascii="Montserrat" w:hAnsi="Montserrat"/>
          <w:sz w:val="24"/>
        </w:rPr>
        <w:t>scx-078</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ambriel</w:t>
      </w:r>
    </w:p>
    <w:p w:rsidR="00F20E2E" w:rsidRPr="00031083" w:rsidRDefault="00F20E2E">
      <w:pPr>
        <w:rPr>
          <w:rFonts w:ascii="Montserrat" w:hAnsi="Montserrat"/>
          <w:sz w:val="24"/>
        </w:rPr>
      </w:pPr>
      <w:r w:rsidRPr="00031083">
        <w:rPr>
          <w:rFonts w:ascii="Montserrat" w:hAnsi="Montserrat"/>
          <w:sz w:val="24"/>
        </w:rPr>
        <w:t>scx-079</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END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1~00~000 DEVELOPMENT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CHAPTER ONE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2096.05.09.0615 TER</w:t>
      </w:r>
    </w:p>
    <w:p w:rsidR="00F20E2E" w:rsidRPr="00031083" w:rsidRDefault="00F20E2E">
      <w:pPr>
        <w:rPr>
          <w:rFonts w:ascii="Montserrat" w:hAnsi="Montserrat"/>
          <w:sz w:val="24"/>
        </w:rPr>
      </w:pPr>
      <w:r w:rsidRPr="00031083">
        <w:rPr>
          <w:rFonts w:ascii="Montserrat" w:hAnsi="Montserrat"/>
          <w:sz w:val="24"/>
        </w:rPr>
        <w:t xml:space="preserve">Aeslyn let her duffle slide down to the deck sole and stepped up to the observation screen. A vast pane of force glass stretching the width of the docking slip was all that stood between her and the void. Glass that was not glass. Not in any material sense. This was a shaped force which was, in the practical sense, an object. A product of technology she could not understand. Not because she did not understand its underlying theories or the physics of it, but because she she could not imagine how mankind had ever acquired the means to shape and harness it. That black magic, which made the Fleet or other any human extra-terrestrial venture possible, was so tightly held a secret that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F20E2E" w:rsidRPr="00031083" w:rsidRDefault="00F20E2E">
      <w:pPr>
        <w:rPr>
          <w:rFonts w:ascii="Montserrat" w:hAnsi="Montserrat"/>
          <w:sz w:val="24"/>
        </w:rPr>
      </w:pPr>
      <w:r w:rsidRPr="00031083">
        <w:rPr>
          <w:rFonts w:ascii="Montserrat" w:hAnsi="Montserrat"/>
          <w:sz w:val="24"/>
        </w:rPr>
        <w:tab/>
        <w:t xml:space="preserve">It was closer to the void than most people ever wanted to get. It wasn't close enough for her, having lain awake possessed by a vison of infinite space since she was seven. When space became a part of her reality. </w:t>
      </w:r>
    </w:p>
    <w:p w:rsidR="00F20E2E" w:rsidRPr="00031083" w:rsidRDefault="00F20E2E">
      <w:pPr>
        <w:rPr>
          <w:rFonts w:ascii="Montserrat" w:hAnsi="Montserrat"/>
          <w:sz w:val="24"/>
        </w:rPr>
      </w:pPr>
      <w:r w:rsidRPr="00031083">
        <w:rPr>
          <w:rFonts w:ascii="Montserrat" w:hAnsi="Montserrat"/>
          <w:sz w:val="24"/>
        </w:rPr>
        <w:tab/>
        <w:t xml:space="preserve">She had been young, but sensitive to the shock and horror of her elders when the news had come. </w:t>
      </w:r>
    </w:p>
    <w:p w:rsidR="00F20E2E" w:rsidRPr="00031083" w:rsidRDefault="00F20E2E">
      <w:pPr>
        <w:rPr>
          <w:rFonts w:ascii="Montserrat" w:hAnsi="Montserrat"/>
          <w:sz w:val="24"/>
        </w:rPr>
      </w:pPr>
      <w:r w:rsidRPr="00031083">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F20E2E" w:rsidRPr="00031083" w:rsidRDefault="00F20E2E">
      <w:pPr>
        <w:rPr>
          <w:rFonts w:ascii="Montserrat" w:hAnsi="Montserrat"/>
          <w:sz w:val="24"/>
        </w:rPr>
      </w:pPr>
      <w:r w:rsidRPr="00031083">
        <w:rPr>
          <w:rFonts w:ascii="Montserrat" w:hAnsi="Montserrat"/>
          <w:sz w:val="24"/>
        </w:rPr>
        <w:tab/>
        <w:t>Within days, similar records arrived at Earth from nine other ships. Each told the same tale. Frantic efforts were made to recall the six ships still surviving. Three of these attempts succeeded. Millions had died. People all over the world panicked. Aeslyn, unable to comprehend everything, had absorbed the fear of invasion trafficked on the media nets. Her parents had labored to make her understand the vast distances seperating Earth from where those ships and their crews had died, to convince her that the danger was very far away.</w:t>
      </w:r>
    </w:p>
    <w:p w:rsidR="00F20E2E" w:rsidRPr="00031083" w:rsidRDefault="00F20E2E">
      <w:pPr>
        <w:rPr>
          <w:rFonts w:ascii="Montserrat" w:hAnsi="Montserrat"/>
          <w:sz w:val="24"/>
        </w:rPr>
      </w:pPr>
      <w:r w:rsidRPr="00031083">
        <w:rPr>
          <w:rFonts w:ascii="Montserrat" w:hAnsi="Montserrat"/>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Aeslyn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F20E2E" w:rsidRPr="00031083" w:rsidRDefault="00F20E2E">
      <w:pPr>
        <w:rPr>
          <w:rFonts w:ascii="Montserrat" w:hAnsi="Montserrat"/>
          <w:sz w:val="24"/>
        </w:rPr>
      </w:pPr>
      <w:r w:rsidRPr="00031083">
        <w:rPr>
          <w:rFonts w:ascii="Montserrat" w:hAnsi="Montserrat"/>
          <w:sz w:val="24"/>
        </w:rPr>
        <w:tab/>
        <w:t>When the concept of infinity had not tormented her, it had inspired her. She adapted over time to the abyss within her. The horizons of Earth inevitably became too narrow for her. So she turned to the sky above and began to dream.</w:t>
      </w:r>
    </w:p>
    <w:p w:rsidR="00F20E2E" w:rsidRPr="00031083" w:rsidRDefault="00F20E2E">
      <w:pPr>
        <w:rPr>
          <w:rFonts w:ascii="Montserrat" w:hAnsi="Montserrat"/>
          <w:sz w:val="24"/>
        </w:rPr>
      </w:pPr>
      <w:r w:rsidRPr="00031083">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 and the dissapointment of being kept too long in the Home Fleet. It had given her patience to wait for the orders that never came. The determination to push and keep pushing until the Fleet accepted her applications for transfer.</w:t>
      </w:r>
    </w:p>
    <w:p w:rsidR="00F20E2E" w:rsidRPr="00031083" w:rsidRDefault="00F20E2E">
      <w:pPr>
        <w:rPr>
          <w:rFonts w:ascii="Montserrat" w:hAnsi="Montserrat"/>
          <w:sz w:val="24"/>
        </w:rPr>
      </w:pPr>
      <w:r w:rsidRPr="00031083">
        <w:rPr>
          <w:rFonts w:ascii="Montserrat" w:hAnsi="Montserrat"/>
          <w:sz w:val="24"/>
        </w:rPr>
        <w:tab/>
        <w:t>But it did nothing for the angst.</w:t>
      </w:r>
    </w:p>
    <w:p w:rsidR="00F20E2E" w:rsidRPr="00031083" w:rsidRDefault="00F20E2E">
      <w:pPr>
        <w:rPr>
          <w:rFonts w:ascii="Montserrat" w:hAnsi="Montserrat"/>
          <w:sz w:val="24"/>
        </w:rPr>
      </w:pPr>
      <w:r w:rsidRPr="00031083">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F20E2E" w:rsidRPr="00031083" w:rsidRDefault="00F20E2E">
      <w:pPr>
        <w:rPr>
          <w:rFonts w:ascii="Montserrat" w:hAnsi="Montserrat"/>
          <w:sz w:val="24"/>
        </w:rPr>
      </w:pPr>
      <w:r w:rsidRPr="00031083">
        <w:rPr>
          <w:rFonts w:ascii="Montserrat" w:hAnsi="Montserrat"/>
          <w:sz w:val="24"/>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F20E2E" w:rsidRPr="00031083" w:rsidRDefault="00F20E2E">
      <w:pPr>
        <w:rPr>
          <w:rFonts w:ascii="Montserrat" w:hAnsi="Montserrat"/>
          <w:sz w:val="24"/>
        </w:rPr>
      </w:pPr>
      <w:r w:rsidRPr="00031083">
        <w:rPr>
          <w:rFonts w:ascii="Montserrat" w:hAnsi="Montserrat"/>
          <w:sz w:val="24"/>
        </w:rPr>
        <w:tab/>
        <w:t>Not, she had realized, because it could take whatever she could dish out, but because if it had ever failed, space lay beyond. More than any other, she had come to respect the technology. To count on it for the salvation of a small part of her soul. Respecting it, she had come to appreciate the touch of it and its reletives. Following that, the change had been inevitable. For most a sensation that would be disturbing, perhaps even painful, she found sensual. Arousing.</w:t>
      </w:r>
    </w:p>
    <w:p w:rsidR="00F20E2E" w:rsidRPr="00031083" w:rsidRDefault="00F20E2E">
      <w:pPr>
        <w:rPr>
          <w:rFonts w:ascii="Montserrat" w:hAnsi="Montserrat"/>
          <w:sz w:val="24"/>
        </w:rPr>
      </w:pPr>
      <w:r w:rsidRPr="00031083">
        <w:rPr>
          <w:rFonts w:ascii="Montserrat" w:hAnsi="Montserrat"/>
          <w:sz w:val="24"/>
        </w:rPr>
        <w:tab/>
        <w:t xml:space="preserve">Kinky. Maybe even wierd,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031083">
        <w:rPr>
          <w:rFonts w:ascii="Montserrat" w:hAnsi="Montserrat"/>
          <w:i/>
          <w:sz w:val="24"/>
        </w:rPr>
        <w:t>Phoenixander</w:t>
      </w:r>
      <w:r w:rsidRPr="00031083">
        <w:rPr>
          <w:rFonts w:ascii="Montserrat" w:hAnsi="Montserrat"/>
          <w:sz w:val="24"/>
        </w:rPr>
        <w:t xml:space="preserve"> prowled towards the station's embrace. Her eyes locked on the closing vessel, devouring the vast sweeping lines of a deep space carrier.</w:t>
      </w:r>
    </w:p>
    <w:p w:rsidR="00F20E2E" w:rsidRPr="00031083" w:rsidRDefault="00F20E2E">
      <w:pPr>
        <w:rPr>
          <w:rFonts w:ascii="Montserrat" w:hAnsi="Montserrat"/>
          <w:sz w:val="24"/>
        </w:rPr>
      </w:pPr>
      <w:r w:rsidRPr="00031083">
        <w:rPr>
          <w:rFonts w:ascii="Montserrat" w:hAnsi="Montserrat"/>
          <w:sz w:val="24"/>
        </w:rPr>
        <w:tab/>
        <w:t xml:space="preserve">A small grin lit up her face. The only outward sign she allowed of her excitement. The </w:t>
      </w:r>
      <w:r w:rsidRPr="00031083">
        <w:rPr>
          <w:rFonts w:ascii="Montserrat" w:hAnsi="Montserrat"/>
          <w:i/>
          <w:sz w:val="24"/>
        </w:rPr>
        <w:t>Phoenixander</w:t>
      </w:r>
      <w:r w:rsidRPr="00031083">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Aeslyn, who would not be deterred from pursuing their dreams of space.</w:t>
      </w:r>
    </w:p>
    <w:p w:rsidR="00F20E2E" w:rsidRPr="00031083" w:rsidRDefault="00F20E2E">
      <w:pPr>
        <w:rPr>
          <w:rFonts w:ascii="Montserrat" w:hAnsi="Montserrat"/>
          <w:sz w:val="24"/>
        </w:rPr>
      </w:pPr>
      <w:r w:rsidRPr="00031083">
        <w:rPr>
          <w:rFonts w:ascii="Montserrat" w:hAnsi="Montserrat"/>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F20E2E" w:rsidRPr="00031083" w:rsidRDefault="00F20E2E">
      <w:pPr>
        <w:rPr>
          <w:rFonts w:ascii="Montserrat" w:hAnsi="Montserrat"/>
          <w:sz w:val="24"/>
        </w:rPr>
      </w:pPr>
      <w:r w:rsidRPr="00031083">
        <w:rPr>
          <w:rFonts w:ascii="Montserrat" w:hAnsi="Montserrat"/>
          <w:sz w:val="24"/>
        </w:rPr>
        <w:tab/>
        <w:t>Military fashion had adapted to space. The uniform was a clinging black and dark gray single-suit. An obscenely high tech bodyglove covering her to the tips of her fingers and toes. Fortunately, impossible to wrinkle. That, molded to her body's curves, did not leave much to the imagination perhaps, but it allowed an athletic freedom of movement. Her hair, a blood red braid, made a stunning contrast to the devouring dark of her uniform. A strange inheritance from having a Japanese-Irish mother and Scottish father. Celtic coloring, temper and height, melded to Asian bone structure, complexion and body tone. She was, altogether, a striking collection of exotic compromises. She had her doubts whether the total effect was what she would call attractive, but she had to admit it was unique.</w:t>
      </w:r>
    </w:p>
    <w:p w:rsidR="00F20E2E" w:rsidRPr="00031083" w:rsidRDefault="00F20E2E">
      <w:pPr>
        <w:rPr>
          <w:rFonts w:ascii="Montserrat" w:hAnsi="Montserrat"/>
          <w:sz w:val="24"/>
        </w:rPr>
      </w:pPr>
      <w:r w:rsidRPr="00031083">
        <w:rPr>
          <w:rFonts w:ascii="Montserrat" w:hAnsi="Montserrat"/>
          <w:sz w:val="24"/>
        </w:rPr>
        <w:tab/>
        <w:t xml:space="preserve">The </w:t>
      </w:r>
      <w:r w:rsidRPr="00031083">
        <w:rPr>
          <w:rFonts w:ascii="Montserrat" w:hAnsi="Montserrat"/>
          <w:i/>
          <w:sz w:val="24"/>
        </w:rPr>
        <w:t>Phoenixander,</w:t>
      </w:r>
      <w:r w:rsidRPr="00031083">
        <w:rPr>
          <w:rFonts w:ascii="Montserrat" w:hAnsi="Montserrat"/>
          <w:sz w:val="24"/>
        </w:rPr>
        <w:t xml:space="preserve"> having finally come to rest, utterly filled the huge observation window. As much as she would have liked to have lingered and examined her hull in detail, she had idled here too long. Aeslyn stepped over to retreive her duffle, checked her inside pocket to be sure her orders were still there, and headed down to the announced boarding gate.</w:t>
      </w:r>
    </w:p>
    <w:p w:rsidR="00F20E2E" w:rsidRPr="00031083" w:rsidRDefault="00F20E2E">
      <w:pPr>
        <w:rPr>
          <w:rFonts w:ascii="Montserrat" w:hAnsi="Montserrat"/>
          <w:sz w:val="24"/>
        </w:rPr>
      </w:pPr>
      <w:r w:rsidRPr="00031083">
        <w:rPr>
          <w:rFonts w:ascii="Montserrat" w:hAnsi="Montserrat"/>
          <w:sz w:val="24"/>
        </w:rPr>
        <w:tab/>
        <w:t>There were already half a dozen transfers waiting in the receiving area off to the side of the sealed ship's access when she arrived. One of them looked up as she dumped her bag on the pile the others had made. "Sinclair," he greeted her with a nod, "Leiutennant, now, is it? Looks good on you." He flicked the single silver bar on her collar.</w:t>
      </w:r>
    </w:p>
    <w:p w:rsidR="00F20E2E" w:rsidRPr="00031083" w:rsidRDefault="00F20E2E">
      <w:pPr>
        <w:rPr>
          <w:rFonts w:ascii="Montserrat" w:hAnsi="Montserrat"/>
          <w:sz w:val="24"/>
        </w:rPr>
      </w:pPr>
      <w:r w:rsidRPr="00031083">
        <w:rPr>
          <w:rFonts w:ascii="Montserrat" w:hAnsi="Montserrat"/>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F20E2E" w:rsidRPr="00031083" w:rsidRDefault="00F20E2E">
      <w:pPr>
        <w:rPr>
          <w:rFonts w:ascii="Montserrat" w:hAnsi="Montserrat"/>
          <w:sz w:val="24"/>
        </w:rPr>
      </w:pPr>
      <w:r w:rsidRPr="00031083">
        <w:rPr>
          <w:rFonts w:ascii="Montserrat" w:hAnsi="Montserrat"/>
          <w:sz w:val="24"/>
        </w:rPr>
        <w:tab/>
        <w:t>Ensign Parks just grinned and shook his head, "It was the only way Admiral Parks could think of to get rid of me," he joked. Aeslyn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F20E2E" w:rsidRPr="00031083" w:rsidRDefault="00F20E2E">
      <w:pPr>
        <w:rPr>
          <w:rFonts w:ascii="Montserrat" w:hAnsi="Montserrat"/>
          <w:sz w:val="24"/>
        </w:rPr>
      </w:pPr>
      <w:r w:rsidRPr="00031083">
        <w:rPr>
          <w:rFonts w:ascii="Montserrat" w:hAnsi="Montserrat"/>
          <w:sz w:val="24"/>
        </w:rPr>
        <w:tab/>
        <w:t>She gave up ths scowl and asked, "So, how is the old dog, anyway?"</w:t>
      </w:r>
    </w:p>
    <w:p w:rsidR="00F20E2E" w:rsidRPr="00031083" w:rsidRDefault="00F20E2E">
      <w:pPr>
        <w:rPr>
          <w:rFonts w:ascii="Montserrat" w:hAnsi="Montserrat"/>
          <w:sz w:val="24"/>
        </w:rPr>
      </w:pPr>
      <w:r w:rsidRPr="00031083">
        <w:rPr>
          <w:rFonts w:ascii="Montserrat" w:hAnsi="Montserrat"/>
          <w:sz w:val="24"/>
        </w:rPr>
        <w:tab/>
        <w:t>"Chewing at the bit again," he answered, "He's woried. He broke Vice Admiral too young and has grown old waiting to move up. He turned down an Academy posting again this quarter holding out for one of the slots on the new Avatars they're building."</w:t>
      </w:r>
    </w:p>
    <w:p w:rsidR="00F20E2E" w:rsidRPr="00031083" w:rsidRDefault="00F20E2E">
      <w:pPr>
        <w:rPr>
          <w:rFonts w:ascii="Montserrat" w:hAnsi="Montserrat"/>
          <w:sz w:val="24"/>
        </w:rPr>
      </w:pPr>
      <w:r w:rsidRPr="00031083">
        <w:rPr>
          <w:rFonts w:ascii="Montserrat" w:hAnsi="Montserrat"/>
          <w:sz w:val="24"/>
        </w:rPr>
        <w:tab/>
        <w:t xml:space="preserve">Aeslyn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031083">
        <w:rPr>
          <w:rFonts w:ascii="Montserrat" w:hAnsi="Montserrat"/>
          <w:i/>
          <w:sz w:val="24"/>
        </w:rPr>
        <w:t>Phoenixander</w:t>
      </w:r>
      <w:r w:rsidRPr="00031083">
        <w:rPr>
          <w:rFonts w:ascii="Montserrat" w:hAnsi="Montserrat"/>
          <w:sz w:val="24"/>
        </w:rPr>
        <w:t>. You just know the only reason fleet command is giving you and me this ride is because her officers are calling in all their debts to get in those slots. You bet your ass I'd be right beside them if I had any pull."</w:t>
      </w:r>
    </w:p>
    <w:p w:rsidR="00F20E2E" w:rsidRPr="00031083" w:rsidRDefault="00F20E2E">
      <w:pPr>
        <w:rPr>
          <w:rFonts w:ascii="Montserrat" w:hAnsi="Montserrat"/>
          <w:sz w:val="24"/>
        </w:rPr>
      </w:pPr>
      <w:r w:rsidRPr="00031083">
        <w:rPr>
          <w:rFonts w:ascii="Montserrat" w:hAnsi="Montserrat"/>
          <w:sz w:val="24"/>
        </w:rPr>
        <w:tab/>
        <w:t>"Yeah," he said, "but somehow I think you're happy enough getting a tour on one of these old Conquerors."</w:t>
      </w:r>
    </w:p>
    <w:p w:rsidR="00F20E2E" w:rsidRPr="00031083" w:rsidRDefault="00F20E2E">
      <w:pPr>
        <w:rPr>
          <w:rFonts w:ascii="Montserrat" w:hAnsi="Montserrat"/>
          <w:sz w:val="24"/>
        </w:rPr>
      </w:pPr>
      <w:r w:rsidRPr="00031083">
        <w:rPr>
          <w:rFonts w:ascii="Montserrat" w:hAnsi="Montserrat"/>
          <w:sz w:val="24"/>
        </w:rPr>
        <w:tab/>
        <w:t>She wrinkled her nose, "After this long, I was starting to think I'd be happy to be strapped into a probe and fired off blind. At least I'd have the satisfaction of knowing I was finally going where no one had ever gone before."</w:t>
      </w:r>
    </w:p>
    <w:p w:rsidR="00F20E2E" w:rsidRPr="00031083" w:rsidRDefault="00F20E2E">
      <w:pPr>
        <w:rPr>
          <w:rFonts w:ascii="Montserrat" w:hAnsi="Montserrat"/>
          <w:sz w:val="24"/>
        </w:rPr>
      </w:pPr>
      <w:r w:rsidRPr="00031083">
        <w:rPr>
          <w:rFonts w:ascii="Montserrat" w:hAnsi="Montserrat"/>
          <w:sz w:val="24"/>
        </w:rPr>
        <w:tab/>
        <w:t>Michael cocked his head to the side, "That has got to be a quote from somewhere. "</w:t>
      </w:r>
    </w:p>
    <w:p w:rsidR="00F20E2E" w:rsidRPr="00031083" w:rsidRDefault="00F20E2E">
      <w:pPr>
        <w:rPr>
          <w:rFonts w:ascii="Montserrat" w:hAnsi="Montserrat"/>
          <w:sz w:val="24"/>
        </w:rPr>
      </w:pPr>
      <w:r w:rsidRPr="00031083">
        <w:rPr>
          <w:rFonts w:ascii="Montserrat" w:hAnsi="Montserrat"/>
          <w:sz w:val="24"/>
        </w:rPr>
        <w:tab/>
        <w:t>Aeslyn turned and stared at him incredulously for a moment before shaking her head and walking away.</w:t>
      </w:r>
    </w:p>
    <w:p w:rsidR="00F20E2E" w:rsidRPr="00031083" w:rsidRDefault="00F20E2E">
      <w:pPr>
        <w:rPr>
          <w:rFonts w:ascii="Montserrat" w:hAnsi="Montserrat"/>
          <w:sz w:val="24"/>
        </w:rPr>
      </w:pPr>
      <w:r w:rsidRPr="00031083">
        <w:rPr>
          <w:rFonts w:ascii="Montserrat" w:hAnsi="Montserrat"/>
          <w:sz w:val="24"/>
        </w:rPr>
        <w:tab/>
        <w:t>"What?" he called after her.</w:t>
      </w:r>
    </w:p>
    <w:p w:rsidR="00F20E2E" w:rsidRPr="00031083" w:rsidRDefault="00F20E2E">
      <w:pPr>
        <w:rPr>
          <w:rFonts w:ascii="Montserrat" w:hAnsi="Montserrat"/>
          <w:sz w:val="24"/>
        </w:rPr>
      </w:pPr>
      <w:r w:rsidRPr="00031083">
        <w:rPr>
          <w:rFonts w:ascii="Montserrat" w:hAnsi="Montserrat"/>
          <w:sz w:val="24"/>
        </w:rPr>
        <w:tab/>
        <w:t xml:space="preserve">She almost turned back to explain, when her stomach decided to remind her of its existence. </w:t>
      </w:r>
      <w:r w:rsidRPr="00031083">
        <w:rPr>
          <w:rFonts w:ascii="Montserrat" w:hAnsi="Montserrat"/>
          <w:i/>
          <w:sz w:val="24"/>
        </w:rPr>
        <w:t>Should've taken care of that,</w:t>
      </w:r>
      <w:r w:rsidRPr="00031083">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F20E2E" w:rsidRPr="00031083" w:rsidRDefault="00F20E2E">
      <w:pPr>
        <w:rPr>
          <w:rFonts w:ascii="Montserrat" w:hAnsi="Montserrat"/>
          <w:sz w:val="24"/>
        </w:rPr>
      </w:pPr>
      <w:r w:rsidRPr="00031083">
        <w:rPr>
          <w:rFonts w:ascii="Montserrat" w:hAnsi="Montserrat"/>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031083">
        <w:rPr>
          <w:rFonts w:ascii="Montserrat" w:hAnsi="Montserrat"/>
          <w:i/>
          <w:sz w:val="24"/>
        </w:rPr>
        <w:t xml:space="preserve">Phoenixander's </w:t>
      </w:r>
      <w:r w:rsidRPr="00031083">
        <w:rPr>
          <w:rFonts w:ascii="Montserrat" w:hAnsi="Montserrat"/>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F20E2E" w:rsidRPr="00031083" w:rsidRDefault="00F20E2E">
      <w:pPr>
        <w:rPr>
          <w:rFonts w:ascii="Montserrat" w:hAnsi="Montserrat"/>
          <w:sz w:val="24"/>
        </w:rPr>
      </w:pPr>
      <w:r w:rsidRPr="00031083">
        <w:rPr>
          <w:rFonts w:ascii="Montserrat" w:hAnsi="Montserrat"/>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recepticle on the edge of the boarding area. She felt eyes on her as she slipped into formation and came to attention.</w:t>
      </w:r>
    </w:p>
    <w:p w:rsidR="00F20E2E" w:rsidRPr="00031083" w:rsidRDefault="00F20E2E">
      <w:pPr>
        <w:rPr>
          <w:rFonts w:ascii="Montserrat" w:hAnsi="Montserrat"/>
          <w:sz w:val="24"/>
        </w:rPr>
      </w:pPr>
      <w:r w:rsidRPr="00031083">
        <w:rPr>
          <w:rFonts w:ascii="Montserrat" w:hAnsi="Montserrat"/>
          <w:sz w:val="24"/>
        </w:rPr>
        <w:tab/>
        <w:t xml:space="preserve">The group off the </w:t>
      </w:r>
      <w:r w:rsidRPr="00031083">
        <w:rPr>
          <w:rFonts w:ascii="Montserrat" w:hAnsi="Montserrat"/>
          <w:i/>
          <w:sz w:val="24"/>
        </w:rPr>
        <w:t xml:space="preserve">Phoenixander </w:t>
      </w:r>
      <w:r w:rsidRPr="00031083">
        <w:rPr>
          <w:rFonts w:ascii="Montserrat" w:hAnsi="Montserrat"/>
          <w:sz w:val="24"/>
        </w:rPr>
        <w:t xml:space="preserve">had gathered off at the very edge of her vision. Some of them came past in front of her to collect their duffles off the pile and began to carry them aboard. The rest she could hear taking their leave, having been cleared to transfer off the ship. One remained, and she had little doubt who that whould have to be. She was of the same height as Aeslyn. Identifiable by her pride, a sheer length of raven black hair. Officially, unusually long hair was not smiled on, but hers was so obedient that a simple clasp at the small of her back was all she needed to rule it. Meggan India Alt. Once an Academy uppersclassman who had befriended a zelous young cadet and taught her how to toe the line. Now, the ship's executive officer. The one who had held a fixed stare on her since she had dashed pell mell across the dock. </w:t>
      </w:r>
    </w:p>
    <w:p w:rsidR="00F20E2E" w:rsidRPr="00031083" w:rsidRDefault="00F20E2E">
      <w:pPr>
        <w:rPr>
          <w:rFonts w:ascii="Montserrat" w:hAnsi="Montserrat"/>
          <w:sz w:val="24"/>
        </w:rPr>
      </w:pPr>
      <w:r w:rsidRPr="00031083">
        <w:rPr>
          <w:rFonts w:ascii="Montserrat" w:hAnsi="Montserrat"/>
          <w:sz w:val="24"/>
        </w:rPr>
        <w:tab/>
        <w:t>Alt's last act as a friend had been to inform her that she could expect no favors if she ever ended up under her command. Aeslyn glanced directly into that glare for an instant in which it occurred to her that her heritage gave her the right to commit seppuku. When Alt stepped up to her shoulder and spoke, it almost seemed like an attractive proposition.</w:t>
      </w:r>
    </w:p>
    <w:p w:rsidR="00F20E2E" w:rsidRPr="00031083" w:rsidRDefault="00F20E2E">
      <w:pPr>
        <w:rPr>
          <w:rFonts w:ascii="Montserrat" w:hAnsi="Montserrat"/>
          <w:sz w:val="24"/>
        </w:rPr>
      </w:pPr>
      <w:r w:rsidRPr="00031083">
        <w:rPr>
          <w:rFonts w:ascii="Montserrat" w:hAnsi="Montserrat"/>
          <w:sz w:val="24"/>
        </w:rPr>
        <w:tab/>
        <w:t>"Lieutennant Sinclair," Alt snapped, while Aeslyn cringed inwardly. "Nice of you to join us." Between them, it was a slap. But Alt didn't add anything else. She just turned and paced down the line behind the transfers.</w:t>
      </w:r>
    </w:p>
    <w:p w:rsidR="00F20E2E" w:rsidRPr="00031083" w:rsidRDefault="00F20E2E">
      <w:pPr>
        <w:rPr>
          <w:rFonts w:ascii="Montserrat" w:hAnsi="Montserrat"/>
          <w:sz w:val="24"/>
        </w:rPr>
      </w:pPr>
      <w:r w:rsidRPr="00031083">
        <w:rPr>
          <w:rFonts w:ascii="Montserrat" w:hAnsi="Montserrat"/>
          <w:sz w:val="24"/>
        </w:rPr>
        <w:tab/>
        <w:t xml:space="preserve">"Goodmorning gentlemen, I am your new XO, Commander Alt. </w:t>
      </w:r>
    </w:p>
    <w:p w:rsidR="00F20E2E" w:rsidRPr="00031083" w:rsidRDefault="00F20E2E">
      <w:pPr>
        <w:rPr>
          <w:rFonts w:ascii="Montserrat" w:hAnsi="Montserrat"/>
          <w:sz w:val="24"/>
        </w:rPr>
      </w:pPr>
      <w:r w:rsidRPr="00031083">
        <w:rPr>
          <w:rFonts w:ascii="Montserrat" w:hAnsi="Montserrat"/>
          <w:sz w:val="24"/>
        </w:rPr>
        <w:tab/>
        <w:t xml:space="preserve">"Many of you are probably aware," she continued after a pause, "that the Fleet is going through a period of reorganization. As a result, </w:t>
      </w:r>
      <w:r w:rsidRPr="00031083">
        <w:rPr>
          <w:rFonts w:ascii="Montserrat" w:hAnsi="Montserrat"/>
          <w:i/>
          <w:sz w:val="24"/>
        </w:rPr>
        <w:t>Phoenixander</w:t>
      </w:r>
      <w:r w:rsidRPr="00031083">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F20E2E" w:rsidRPr="00031083" w:rsidRDefault="00F20E2E">
      <w:pPr>
        <w:rPr>
          <w:rFonts w:ascii="Montserrat" w:hAnsi="Montserrat"/>
          <w:sz w:val="24"/>
        </w:rPr>
      </w:pPr>
      <w:r w:rsidRPr="00031083">
        <w:rPr>
          <w:rFonts w:ascii="Montserrat" w:hAnsi="Montserrat"/>
          <w:sz w:val="24"/>
        </w:rPr>
        <w:tab/>
        <w:t xml:space="preserve">"Some of you," and at this, she looked directly at Aeslyn, "have already picked up a lot of experience here at Sol. I'm sorry to say you've still got a lot to learn in a short space of time. </w:t>
      </w:r>
    </w:p>
    <w:p w:rsidR="00F20E2E" w:rsidRPr="00031083" w:rsidRDefault="00F20E2E">
      <w:pPr>
        <w:rPr>
          <w:rFonts w:ascii="Montserrat" w:hAnsi="Montserrat"/>
          <w:sz w:val="24"/>
        </w:rPr>
      </w:pPr>
      <w:r w:rsidRPr="00031083">
        <w:rPr>
          <w:rFonts w:ascii="Montserrat" w:hAnsi="Montserrat"/>
          <w:sz w:val="24"/>
        </w:rPr>
        <w:tab/>
        <w:t>"Advanced Reconnissance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F20E2E" w:rsidRPr="00031083" w:rsidRDefault="00F20E2E">
      <w:pPr>
        <w:rPr>
          <w:rFonts w:ascii="Montserrat" w:hAnsi="Montserrat"/>
          <w:sz w:val="24"/>
        </w:rPr>
      </w:pPr>
      <w:r w:rsidRPr="00031083">
        <w:rPr>
          <w:rFonts w:ascii="Montserrat" w:hAnsi="Montserrat"/>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F20E2E" w:rsidRPr="00031083" w:rsidRDefault="00F20E2E">
      <w:pPr>
        <w:rPr>
          <w:rFonts w:ascii="Montserrat" w:hAnsi="Montserrat"/>
          <w:sz w:val="24"/>
        </w:rPr>
      </w:pPr>
      <w:r w:rsidRPr="00031083">
        <w:rPr>
          <w:rFonts w:ascii="Montserrat" w:hAnsi="Montserrat"/>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F20E2E" w:rsidRPr="00031083" w:rsidRDefault="00F20E2E">
      <w:pPr>
        <w:rPr>
          <w:rFonts w:ascii="Montserrat" w:hAnsi="Montserrat"/>
          <w:sz w:val="24"/>
        </w:rPr>
      </w:pPr>
      <w:r w:rsidRPr="00031083">
        <w:rPr>
          <w:rFonts w:ascii="Montserrat" w:hAnsi="Montserrat"/>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transfered into storage. You will not like the alternative," she reminded them soberingly.</w:t>
      </w:r>
    </w:p>
    <w:p w:rsidR="00F20E2E" w:rsidRPr="00031083" w:rsidRDefault="00F20E2E">
      <w:pPr>
        <w:rPr>
          <w:rFonts w:ascii="Montserrat" w:hAnsi="Montserrat"/>
          <w:sz w:val="24"/>
        </w:rPr>
      </w:pPr>
      <w:r w:rsidRPr="00031083">
        <w:rPr>
          <w:rFonts w:ascii="Montserrat" w:hAnsi="Montserrat"/>
          <w:sz w:val="24"/>
        </w:rPr>
        <w:tab/>
        <w:t>One by one, she took each person's papers and checked them. Everything was in order, so she wrapped it up. "Very good, gentlemen. I have, of course, already reviewied your jackets, and I just want to say I have every confidence in your abilities. Some of you should expect to be summoned to the Captain's Mess this evening at which time you will meet the Captain. Carry on.</w:t>
      </w:r>
    </w:p>
    <w:p w:rsidR="00F20E2E" w:rsidRPr="00031083" w:rsidRDefault="00F20E2E">
      <w:pPr>
        <w:rPr>
          <w:rFonts w:ascii="Montserrat" w:hAnsi="Montserrat"/>
          <w:sz w:val="24"/>
        </w:rPr>
      </w:pPr>
      <w:r w:rsidRPr="00031083">
        <w:rPr>
          <w:rFonts w:ascii="Montserrat" w:hAnsi="Montserrat"/>
          <w:sz w:val="24"/>
        </w:rPr>
        <w:tab/>
        <w:t>"Sinclair," she added, holding out an arm to block her way, "you're with me." Parks and a few others looked back at this and then discreetly followed the rest up the gangway. Aeslyn raised an eyebrow when they were alone on the dock. Alt smiled and pointed out, "You've got orders to report to the Captain. Don't want you getting lost on the way."</w:t>
      </w:r>
    </w:p>
    <w:p w:rsidR="00F20E2E" w:rsidRPr="00031083" w:rsidRDefault="00F20E2E">
      <w:pPr>
        <w:rPr>
          <w:rFonts w:ascii="Montserrat" w:hAnsi="Montserrat"/>
          <w:sz w:val="24"/>
        </w:rPr>
      </w:pPr>
      <w:r w:rsidRPr="00031083">
        <w:rPr>
          <w:rFonts w:ascii="Montserrat" w:hAnsi="Montserrat"/>
          <w:sz w:val="24"/>
        </w:rPr>
        <w:tab/>
        <w:t>"Thanks," Aeslyn said wryly, following Alt up through the ship's access. At the top of the gangway, she turned to the Cheif Petty Officer, "Lieutennant Sinclair reporting, permission to come aboard."</w:t>
      </w:r>
    </w:p>
    <w:p w:rsidR="00F20E2E" w:rsidRPr="00031083" w:rsidRDefault="00F20E2E">
      <w:pPr>
        <w:rPr>
          <w:rFonts w:ascii="Montserrat" w:hAnsi="Montserrat"/>
          <w:sz w:val="24"/>
        </w:rPr>
      </w:pPr>
      <w:r w:rsidRPr="00031083">
        <w:rPr>
          <w:rFonts w:ascii="Montserrat" w:hAnsi="Montserrat"/>
          <w:sz w:val="24"/>
        </w:rPr>
        <w:tab/>
        <w:t>The CPO glanced at her, opening his mouth to respond, and froze. He scanned down her body and then back to her face</w:t>
      </w:r>
      <w:r w:rsidRPr="00031083">
        <w:rPr>
          <w:rFonts w:ascii="Montserrat" w:hAnsi="Montserrat"/>
          <w:sz w:val="24"/>
        </w:rPr>
        <w:tab/>
        <w:t xml:space="preserve">After a quick glance at Alt, he reclaimed his voice. "Permission granted." His eyes snapped back to Alt, "This some kind of joke, XO?" </w:t>
      </w:r>
    </w:p>
    <w:p w:rsidR="00F20E2E" w:rsidRPr="00031083" w:rsidRDefault="00F20E2E">
      <w:pPr>
        <w:rPr>
          <w:rFonts w:ascii="Montserrat" w:hAnsi="Montserrat"/>
          <w:sz w:val="24"/>
        </w:rPr>
      </w:pPr>
      <w:r w:rsidRPr="00031083">
        <w:rPr>
          <w:rFonts w:ascii="Montserrat" w:hAnsi="Montserrat"/>
          <w:sz w:val="24"/>
        </w:rPr>
        <w:tab/>
        <w:t>"Mind your manners Mr. Grant," Alt countered taking Aeslyn's arm arm guiding her past. Aside, she murmured, "Lieutennant, please disregard that remark." She pushed Aeslyn into the cross corridor ahead of her and turned a sharp eye on Grant. Aeslyn stood there in confusion. Grant was looking between the two women with much the same expression. Alt waved her on with, "Go on Lieutennant,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F20E2E" w:rsidRPr="00031083" w:rsidRDefault="00F20E2E">
      <w:pPr>
        <w:rPr>
          <w:rFonts w:ascii="Montserrat" w:hAnsi="Montserrat"/>
          <w:sz w:val="24"/>
        </w:rPr>
      </w:pPr>
      <w:r w:rsidRPr="00031083">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F20E2E" w:rsidRPr="00031083" w:rsidRDefault="00F20E2E">
      <w:pPr>
        <w:rPr>
          <w:rFonts w:ascii="Montserrat" w:hAnsi="Montserrat"/>
          <w:sz w:val="24"/>
        </w:rPr>
      </w:pPr>
      <w:r w:rsidRPr="00031083">
        <w:rPr>
          <w:rFonts w:ascii="Montserrat" w:hAnsi="Montserrat"/>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F20E2E" w:rsidRPr="00031083" w:rsidRDefault="00F20E2E">
      <w:pPr>
        <w:rPr>
          <w:rFonts w:ascii="Montserrat" w:hAnsi="Montserrat"/>
          <w:sz w:val="24"/>
        </w:rPr>
      </w:pPr>
      <w:r w:rsidRPr="00031083">
        <w:rPr>
          <w:rFonts w:ascii="Montserrat" w:hAnsi="Montserrat"/>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F20E2E" w:rsidRPr="00031083" w:rsidRDefault="00F20E2E">
      <w:pPr>
        <w:rPr>
          <w:rFonts w:ascii="Montserrat" w:hAnsi="Montserrat"/>
          <w:sz w:val="24"/>
        </w:rPr>
      </w:pPr>
      <w:r w:rsidRPr="00031083">
        <w:rPr>
          <w:rFonts w:ascii="Montserrat" w:hAnsi="Montserrat"/>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F20E2E" w:rsidRPr="00031083" w:rsidRDefault="00F20E2E">
      <w:pPr>
        <w:rPr>
          <w:rFonts w:ascii="Montserrat" w:hAnsi="Montserrat"/>
          <w:sz w:val="24"/>
        </w:rPr>
      </w:pPr>
      <w:r w:rsidRPr="00031083">
        <w:rPr>
          <w:rFonts w:ascii="Montserrat" w:hAnsi="Montserrat"/>
          <w:sz w:val="24"/>
        </w:rPr>
        <w:tab/>
        <w:t>She managed not to show her dismay.</w:t>
      </w:r>
    </w:p>
    <w:p w:rsidR="00F20E2E" w:rsidRPr="00031083" w:rsidRDefault="00F20E2E">
      <w:pPr>
        <w:rPr>
          <w:rFonts w:ascii="Montserrat" w:hAnsi="Montserrat"/>
          <w:sz w:val="24"/>
        </w:rPr>
      </w:pPr>
      <w:r w:rsidRPr="00031083">
        <w:rPr>
          <w:rFonts w:ascii="Montserrat" w:hAnsi="Montserrat"/>
          <w:sz w:val="24"/>
        </w:rPr>
        <w:tab/>
        <w:t>She felt way out of her element, and she wasn't about to take the matter up with a Lieutennant Commander. She just turned about, breaking the contact and said, all professionalism, "No, Mr. Grant, I'm waiting here for the XO."</w:t>
      </w:r>
    </w:p>
    <w:p w:rsidR="00F20E2E" w:rsidRPr="00031083" w:rsidRDefault="00F20E2E">
      <w:pPr>
        <w:rPr>
          <w:rFonts w:ascii="Montserrat" w:hAnsi="Montserrat"/>
          <w:sz w:val="24"/>
        </w:rPr>
      </w:pPr>
      <w:r w:rsidRPr="00031083">
        <w:rPr>
          <w:rFonts w:ascii="Montserrat" w:hAnsi="Montserrat"/>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F20E2E" w:rsidRPr="00031083" w:rsidRDefault="00F20E2E">
      <w:pPr>
        <w:rPr>
          <w:rFonts w:ascii="Montserrat" w:hAnsi="Montserrat"/>
          <w:sz w:val="24"/>
        </w:rPr>
      </w:pPr>
      <w:r w:rsidRPr="00031083">
        <w:rPr>
          <w:rFonts w:ascii="Montserrat" w:hAnsi="Montserrat"/>
          <w:sz w:val="24"/>
        </w:rPr>
        <w:tab/>
        <w:t>Shortly, Alt came up and punched the call button. Aeslyn waited until they were alone in the lift to enquire, "Discipline gets a little relaxed out in the Deep, does it?" She didn't know how else to air her thoughts. She didn't want to make the wrong call. It seemed perfectly reasonable that a reletively small group of people confined together for long periods of time would be a little more casual with one another, if one thought about the right way. After all, there had been nothing hostile in the attention she had gotten.</w:t>
      </w:r>
    </w:p>
    <w:p w:rsidR="00F20E2E" w:rsidRPr="00031083" w:rsidRDefault="00F20E2E">
      <w:pPr>
        <w:rPr>
          <w:rFonts w:ascii="Montserrat" w:hAnsi="Montserrat"/>
          <w:sz w:val="24"/>
        </w:rPr>
      </w:pPr>
      <w:r w:rsidRPr="00031083">
        <w:rPr>
          <w:rFonts w:ascii="Montserrat" w:hAnsi="Montserrat"/>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F20E2E" w:rsidRPr="00031083" w:rsidRDefault="00F20E2E">
      <w:pPr>
        <w:rPr>
          <w:rFonts w:ascii="Montserrat" w:hAnsi="Montserrat"/>
          <w:sz w:val="24"/>
        </w:rPr>
      </w:pPr>
      <w:r w:rsidRPr="00031083">
        <w:rPr>
          <w:rFonts w:ascii="Montserrat" w:hAnsi="Montserrat"/>
          <w:sz w:val="24"/>
        </w:rPr>
        <w:tab/>
        <w:t>Aeslyn nodded, and resolved not to make an issue out of her first experience of the crew. There were probably respectible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F20E2E" w:rsidRPr="00031083" w:rsidRDefault="00F20E2E">
      <w:pPr>
        <w:rPr>
          <w:rFonts w:ascii="Montserrat" w:hAnsi="Montserrat"/>
          <w:sz w:val="24"/>
        </w:rPr>
      </w:pPr>
      <w:r w:rsidRPr="00031083">
        <w:rPr>
          <w:rFonts w:ascii="Montserrat" w:hAnsi="Montserrat"/>
          <w:sz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She excused herself from Alt's side with a small gesture and walked over to Daron Medea. Daron looked up as she approached. "Hey, Daron," she smiled against the other's expressionless greeting, "it's me, Aeslyn. Don't tell me you've forgotten me."</w:t>
      </w:r>
    </w:p>
    <w:p w:rsidR="00F20E2E" w:rsidRPr="00031083" w:rsidRDefault="00F20E2E">
      <w:pPr>
        <w:rPr>
          <w:rFonts w:ascii="Montserrat" w:hAnsi="Montserrat"/>
          <w:sz w:val="24"/>
        </w:rPr>
      </w:pPr>
      <w:r w:rsidRPr="00031083">
        <w:rPr>
          <w:rFonts w:ascii="Montserrat" w:hAnsi="Montserrat"/>
          <w:sz w:val="24"/>
        </w:rPr>
        <w:tab/>
        <w:t>Daron's face brightened, "Hey kid, been a long time. Welcome aboard." They shook hands and embraced. Alt had introduced them almost a decade ago, having talked Daron into toutering Aeslyn in tactics. A look passed between Daron and Alt, but Aeslyn could not read it. Alt shook her head lightly and Daron shrugged, turning back to Aeslyn. "Been letting your hair grow out, I see," she grinned.</w:t>
      </w:r>
    </w:p>
    <w:p w:rsidR="00F20E2E" w:rsidRPr="00031083" w:rsidRDefault="00F20E2E">
      <w:pPr>
        <w:rPr>
          <w:rFonts w:ascii="Montserrat" w:hAnsi="Montserrat"/>
          <w:sz w:val="24"/>
        </w:rPr>
      </w:pPr>
      <w:r w:rsidRPr="00031083">
        <w:rPr>
          <w:rFonts w:ascii="Montserrat" w:hAnsi="Montserrat"/>
          <w:sz w:val="24"/>
        </w:rPr>
        <w:tab/>
        <w:t>Aeslyn returned a small smile. "For a while I worried that it wouldn't recover from the butchering it got in the Academy. I don't know how Alt ever escaped the knife," she declared with a mock jelous glare.</w:t>
      </w:r>
    </w:p>
    <w:p w:rsidR="00F20E2E" w:rsidRPr="00031083" w:rsidRDefault="00F20E2E">
      <w:pPr>
        <w:rPr>
          <w:rFonts w:ascii="Montserrat" w:hAnsi="Montserrat"/>
          <w:sz w:val="24"/>
        </w:rPr>
      </w:pPr>
      <w:r w:rsidRPr="00031083">
        <w:rPr>
          <w:rFonts w:ascii="Montserrat" w:hAnsi="Montserrat"/>
          <w:sz w:val="24"/>
        </w:rPr>
        <w:tab/>
        <w:t>The XO just smiled engimatically, not offering to explain. With a tap on Aeslyn's flank, she reminded her of her business on the bridge and pointed her chin at the hatch leading to the Captain's ready room. "You two can catch up on old times later, Aeslyn has an appointment to keep."</w:t>
      </w:r>
    </w:p>
    <w:p w:rsidR="00F20E2E" w:rsidRPr="00031083" w:rsidRDefault="00F20E2E">
      <w:pPr>
        <w:rPr>
          <w:rFonts w:ascii="Montserrat" w:hAnsi="Montserrat"/>
          <w:sz w:val="24"/>
        </w:rPr>
      </w:pPr>
      <w:r w:rsidRPr="00031083">
        <w:rPr>
          <w:rFonts w:ascii="Montserrat" w:hAnsi="Montserrat"/>
          <w:sz w:val="24"/>
        </w:rPr>
        <w:tab/>
        <w:t>Aeslyn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Lieutennant Sinclair for you."</w:t>
      </w:r>
    </w:p>
    <w:p w:rsidR="00F20E2E" w:rsidRPr="00031083" w:rsidRDefault="00F20E2E">
      <w:pPr>
        <w:rPr>
          <w:rFonts w:ascii="Montserrat" w:hAnsi="Montserrat"/>
          <w:sz w:val="24"/>
        </w:rPr>
      </w:pPr>
      <w:r w:rsidRPr="00031083">
        <w:rPr>
          <w:rFonts w:ascii="Montserrat" w:hAnsi="Montserrat"/>
          <w:sz w:val="24"/>
        </w:rPr>
        <w:tab/>
        <w:t>Captain Richard Stewart glanced up at them from his desk as Aeslyn saluted and waved them in to a couple of awaiting chairs. He was an average looking man with hard features and a sharp eye. He had taken Aeslyn's measure while she came in and sat down. They exchanged formalities quickly as he fished a data jacket out of the rack on his desk and fed it into the reader. While he scanned her file through the polarized surface of the desk top, he asked casually, "Alt tells me you have been requesting AR posting since you came out of the Academy. You must be very excited right now."</w:t>
      </w:r>
    </w:p>
    <w:p w:rsidR="00F20E2E" w:rsidRPr="00031083" w:rsidRDefault="00F20E2E">
      <w:pPr>
        <w:rPr>
          <w:rFonts w:ascii="Montserrat" w:hAnsi="Montserrat"/>
          <w:sz w:val="24"/>
        </w:rPr>
      </w:pPr>
      <w:r w:rsidRPr="00031083">
        <w:rPr>
          <w:rFonts w:ascii="Montserrat" w:hAnsi="Montserrat"/>
          <w:sz w:val="24"/>
        </w:rPr>
        <w:tab/>
        <w:t>"Aye, Captain," she responded, "This is the duty I signed up for, Sir."</w:t>
      </w:r>
    </w:p>
    <w:p w:rsidR="00F20E2E" w:rsidRPr="00031083" w:rsidRDefault="00F20E2E">
      <w:pPr>
        <w:rPr>
          <w:rFonts w:ascii="Montserrat" w:hAnsi="Montserrat"/>
          <w:sz w:val="24"/>
        </w:rPr>
      </w:pPr>
      <w:r w:rsidRPr="00031083">
        <w:rPr>
          <w:rFonts w:ascii="Montserrat" w:hAnsi="Montserrat"/>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Lieutennant?"</w:t>
      </w:r>
    </w:p>
    <w:p w:rsidR="00F20E2E" w:rsidRPr="00031083" w:rsidRDefault="00F20E2E">
      <w:pPr>
        <w:rPr>
          <w:rFonts w:ascii="Montserrat" w:hAnsi="Montserrat"/>
          <w:sz w:val="24"/>
        </w:rPr>
      </w:pPr>
      <w:r w:rsidRPr="00031083">
        <w:rPr>
          <w:rFonts w:ascii="Montserrat" w:hAnsi="Montserrat"/>
          <w:sz w:val="24"/>
        </w:rPr>
        <w:tab/>
        <w:t>"Sir," she began, paused to think it through, "Begging your pardon, but patrol routes don't actually go anywhere Sir." He looked up at her, then back to the report, not totally satisfied by her answer.</w:t>
      </w:r>
    </w:p>
    <w:p w:rsidR="00F20E2E" w:rsidRPr="00031083" w:rsidRDefault="00F20E2E">
      <w:pPr>
        <w:rPr>
          <w:rFonts w:ascii="Montserrat" w:hAnsi="Montserrat"/>
          <w:sz w:val="24"/>
        </w:rPr>
      </w:pPr>
      <w:r w:rsidRPr="00031083">
        <w:rPr>
          <w:rFonts w:ascii="Montserrat" w:hAnsi="Montserrat"/>
          <w:sz w:val="24"/>
        </w:rPr>
        <w:tab/>
        <w:t>"You have an excellent record, Lieutennant. I would expect an officer of your calibur to be more interested in moving up in the Home Fleet. Working for her own command." Aeslyn didn't comment in the pause he gave her. He went on, "Everyone who serves on a Conqueror knows that they're taking a big risk. Not too many people look forward to getting posted out there. So what makes you so different, Lieutennant? Do you like taking risks? Do you hope to see some action out in the Deep? Maybe move up the ladder a little faster under fire?"</w:t>
      </w:r>
    </w:p>
    <w:p w:rsidR="00F20E2E" w:rsidRPr="00031083" w:rsidRDefault="00F20E2E">
      <w:pPr>
        <w:rPr>
          <w:rFonts w:ascii="Montserrat" w:hAnsi="Montserrat"/>
          <w:sz w:val="24"/>
        </w:rPr>
      </w:pPr>
      <w:r w:rsidRPr="00031083">
        <w:rPr>
          <w:rFonts w:ascii="Montserrat" w:hAnsi="Montserrat"/>
          <w:sz w:val="24"/>
        </w:rPr>
        <w:tab/>
        <w:t>Aeslyn frowned, "No, Sir. I'm no more anxious to see hostiles than Fleet Command. I just believe that man has a right to be out there, and I want to be out there exercising that right."</w:t>
      </w:r>
    </w:p>
    <w:p w:rsidR="00F20E2E" w:rsidRPr="00031083" w:rsidRDefault="00F20E2E">
      <w:pPr>
        <w:rPr>
          <w:rFonts w:ascii="Montserrat" w:hAnsi="Montserrat"/>
          <w:sz w:val="24"/>
        </w:rPr>
      </w:pPr>
      <w:r w:rsidRPr="00031083">
        <w:rPr>
          <w:rFonts w:ascii="Montserrat" w:hAnsi="Montserrat"/>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F20E2E" w:rsidRPr="00031083" w:rsidRDefault="00F20E2E">
      <w:pPr>
        <w:rPr>
          <w:rFonts w:ascii="Montserrat" w:hAnsi="Montserrat"/>
          <w:sz w:val="24"/>
        </w:rPr>
      </w:pPr>
      <w:r w:rsidRPr="00031083">
        <w:rPr>
          <w:rFonts w:ascii="Montserrat" w:hAnsi="Montserrat"/>
          <w:sz w:val="24"/>
        </w:rPr>
        <w:tab/>
        <w:t>Aeslyn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F20E2E" w:rsidRPr="00031083" w:rsidRDefault="00F20E2E">
      <w:pPr>
        <w:rPr>
          <w:rFonts w:ascii="Montserrat" w:hAnsi="Montserrat"/>
          <w:sz w:val="24"/>
        </w:rPr>
      </w:pPr>
      <w:r w:rsidRPr="00031083">
        <w:rPr>
          <w:rFonts w:ascii="Montserrat" w:hAnsi="Montserrat"/>
          <w:sz w:val="24"/>
        </w:rPr>
        <w:tab/>
        <w:t>He smiled then and keyed off the display. Aeslyn glanced down as he and the XO exchanged a look. "Maybe so," he allowed, "maybe so." She looked back at him as he commented, "I hear you're a real good pilot, Lieutennant. Made the top ten in performance ratings each time you've had the helm during engagements in fleet maneuvers."</w:t>
      </w:r>
    </w:p>
    <w:p w:rsidR="00F20E2E" w:rsidRPr="00031083" w:rsidRDefault="00F20E2E">
      <w:pPr>
        <w:rPr>
          <w:rFonts w:ascii="Montserrat" w:hAnsi="Montserrat"/>
          <w:sz w:val="24"/>
        </w:rPr>
      </w:pPr>
      <w:r w:rsidRPr="00031083">
        <w:rPr>
          <w:rFonts w:ascii="Montserrat" w:hAnsi="Montserrat"/>
          <w:sz w:val="24"/>
        </w:rPr>
        <w:tab/>
        <w:t>Aeslyn shrugged, "Flying's in my blood, Sir."</w:t>
      </w:r>
    </w:p>
    <w:p w:rsidR="00F20E2E" w:rsidRPr="00031083" w:rsidRDefault="00F20E2E">
      <w:pPr>
        <w:rPr>
          <w:rFonts w:ascii="Montserrat" w:hAnsi="Montserrat"/>
          <w:sz w:val="24"/>
        </w:rPr>
      </w:pPr>
      <w:r w:rsidRPr="00031083">
        <w:rPr>
          <w:rFonts w:ascii="Montserrat" w:hAnsi="Montserrat"/>
          <w:sz w:val="24"/>
        </w:rP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rsidR="00F20E2E" w:rsidRPr="00031083" w:rsidRDefault="00F20E2E">
      <w:pPr>
        <w:rPr>
          <w:rFonts w:ascii="Montserrat" w:hAnsi="Montserrat"/>
          <w:sz w:val="24"/>
        </w:rPr>
      </w:pPr>
      <w:r w:rsidRPr="00031083">
        <w:rPr>
          <w:rFonts w:ascii="Montserrat" w:hAnsi="Montserrat"/>
          <w:sz w:val="24"/>
        </w:rPr>
        <w:tab/>
        <w:t xml:space="preserve">"Well, part of it was Alt's influence," she explained. "She believed that my spatial awareness would be an asset on the bridge. She drafted me onto her command training team, at first to fly the simulator." </w:t>
      </w:r>
    </w:p>
    <w:p w:rsidR="00F20E2E" w:rsidRPr="00031083" w:rsidRDefault="00F20E2E">
      <w:pPr>
        <w:rPr>
          <w:rFonts w:ascii="Montserrat" w:hAnsi="Montserrat"/>
          <w:sz w:val="24"/>
        </w:rPr>
      </w:pPr>
      <w:r w:rsidRPr="00031083">
        <w:rPr>
          <w:rFonts w:ascii="Montserrat" w:hAnsi="Montserrat"/>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acheive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F20E2E" w:rsidRPr="00031083" w:rsidRDefault="00F20E2E">
      <w:pPr>
        <w:rPr>
          <w:rFonts w:ascii="Montserrat" w:hAnsi="Montserrat"/>
          <w:sz w:val="24"/>
        </w:rPr>
      </w:pPr>
      <w:r w:rsidRPr="00031083">
        <w:rPr>
          <w:rFonts w:ascii="Montserrat" w:hAnsi="Montserrat"/>
          <w:sz w:val="24"/>
        </w:rPr>
        <w:tab/>
        <w:t>"Unaugmented and over a sensor web?" the Captain asked in disbelief.</w:t>
      </w:r>
    </w:p>
    <w:p w:rsidR="00F20E2E" w:rsidRPr="00031083" w:rsidRDefault="00F20E2E">
      <w:pPr>
        <w:rPr>
          <w:rFonts w:ascii="Montserrat" w:hAnsi="Montserrat"/>
          <w:sz w:val="24"/>
        </w:rPr>
      </w:pPr>
      <w:r w:rsidRPr="00031083">
        <w:rPr>
          <w:rFonts w:ascii="Montserrat" w:hAnsi="Montserrat"/>
          <w:sz w:val="24"/>
        </w:rPr>
        <w:tab/>
        <w:t>Alt nodded. "I never got to see her fly after augmentation, though," she said and turned to Aeslyn, "I told him about all of that years ago, but he didn't believe me. When he put in his request for a helm transfer, I picked your name off the list and told him to request you specifically."</w:t>
      </w:r>
    </w:p>
    <w:p w:rsidR="00F20E2E" w:rsidRPr="00031083" w:rsidRDefault="00F20E2E">
      <w:pPr>
        <w:rPr>
          <w:rFonts w:ascii="Montserrat" w:hAnsi="Montserrat"/>
          <w:sz w:val="24"/>
        </w:rPr>
      </w:pPr>
      <w:r w:rsidRPr="00031083">
        <w:rPr>
          <w:rFonts w:ascii="Montserrat" w:hAnsi="Montserrat"/>
          <w:sz w:val="24"/>
        </w:rPr>
        <w:tab/>
        <w:t>Aeslyn turned to her and raised an eyebrow, "What ever happened to, 'Don't expect any favors'?"</w:t>
      </w:r>
    </w:p>
    <w:p w:rsidR="00F20E2E" w:rsidRPr="00031083" w:rsidRDefault="00F20E2E">
      <w:pPr>
        <w:rPr>
          <w:rFonts w:ascii="Montserrat" w:hAnsi="Montserrat"/>
          <w:sz w:val="24"/>
        </w:rPr>
      </w:pPr>
      <w:r w:rsidRPr="00031083">
        <w:rPr>
          <w:rFonts w:ascii="Montserrat" w:hAnsi="Montserrat"/>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opponant's ship in a loop paradox. That's the reason why she's held a helm position for so long. But I have to tell you, that's not all she's good at."</w:t>
      </w:r>
    </w:p>
    <w:p w:rsidR="00F20E2E" w:rsidRPr="00031083" w:rsidRDefault="00F20E2E">
      <w:pPr>
        <w:rPr>
          <w:rFonts w:ascii="Montserrat" w:hAnsi="Montserrat"/>
          <w:sz w:val="24"/>
        </w:rPr>
      </w:pPr>
      <w:r w:rsidRPr="00031083">
        <w:rPr>
          <w:rFonts w:ascii="Montserrat" w:hAnsi="Montserrat"/>
          <w:sz w:val="24"/>
        </w:rP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F20E2E" w:rsidRPr="00031083" w:rsidRDefault="00F20E2E">
      <w:pPr>
        <w:rPr>
          <w:rFonts w:ascii="Montserrat" w:hAnsi="Montserrat"/>
          <w:sz w:val="24"/>
        </w:rPr>
      </w:pPr>
      <w:r w:rsidRPr="00031083">
        <w:rPr>
          <w:rFonts w:ascii="Montserrat" w:hAnsi="Montserrat"/>
          <w:sz w:val="24"/>
        </w:rPr>
        <w:tab/>
        <w:t>"You're on my watch, Lieutennant, starting today," he announced finally. "I'm gonna have my eye on you every minute. Before we break dock, were going to have you checked out and fully rated on every post on the bridge. You are an officer, and you are going to be carring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Lieutennant?"</w:t>
      </w:r>
    </w:p>
    <w:p w:rsidR="00F20E2E" w:rsidRPr="00031083" w:rsidRDefault="00F20E2E">
      <w:pPr>
        <w:rPr>
          <w:rFonts w:ascii="Montserrat" w:hAnsi="Montserrat"/>
          <w:sz w:val="24"/>
        </w:rPr>
      </w:pPr>
      <w:r w:rsidRPr="00031083">
        <w:rPr>
          <w:rFonts w:ascii="Montserrat" w:hAnsi="Montserrat"/>
          <w:sz w:val="24"/>
        </w:rPr>
        <w:tab/>
        <w:t>"No sir!" she answered crisply, sitting straighter in her chair.</w:t>
      </w:r>
    </w:p>
    <w:p w:rsidR="00F20E2E" w:rsidRPr="00031083" w:rsidRDefault="00F20E2E">
      <w:pPr>
        <w:rPr>
          <w:rFonts w:ascii="Montserrat" w:hAnsi="Montserrat"/>
          <w:sz w:val="24"/>
        </w:rPr>
      </w:pPr>
      <w:r w:rsidRPr="00031083">
        <w:rPr>
          <w:rFonts w:ascii="Montserrat" w:hAnsi="Montserrat"/>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F20E2E" w:rsidRPr="00031083" w:rsidRDefault="00F20E2E">
      <w:pPr>
        <w:rPr>
          <w:rFonts w:ascii="Montserrat" w:hAnsi="Montserrat"/>
          <w:sz w:val="24"/>
        </w:rPr>
      </w:pPr>
      <w:r w:rsidRPr="00031083">
        <w:rPr>
          <w:rFonts w:ascii="Montserrat" w:hAnsi="Montserrat"/>
          <w:sz w:val="24"/>
        </w:rPr>
        <w:tab/>
        <w:t>"Thank you sir."</w:t>
      </w:r>
    </w:p>
    <w:p w:rsidR="00F20E2E" w:rsidRPr="00031083" w:rsidRDefault="00F20E2E">
      <w:pPr>
        <w:rPr>
          <w:rFonts w:ascii="Montserrat" w:hAnsi="Montserrat"/>
          <w:sz w:val="24"/>
        </w:rPr>
      </w:pPr>
      <w:r w:rsidRPr="00031083">
        <w:rPr>
          <w:rFonts w:ascii="Montserrat" w:hAnsi="Montserrat"/>
          <w:sz w:val="24"/>
        </w:rPr>
        <w:tab/>
        <w:t>"Dismissed, Lieutennant."</w:t>
      </w:r>
    </w:p>
    <w:p w:rsidR="00F20E2E" w:rsidRPr="00031083" w:rsidRDefault="00F20E2E">
      <w:pPr>
        <w:rPr>
          <w:rFonts w:ascii="Montserrat" w:hAnsi="Montserrat"/>
          <w:sz w:val="24"/>
        </w:rPr>
      </w:pPr>
      <w:r w:rsidRPr="00031083">
        <w:rPr>
          <w:rFonts w:ascii="Montserrat" w:hAnsi="Montserrat"/>
          <w:sz w:val="24"/>
        </w:rPr>
        <w:tab/>
        <w:t>Aeslyn turned on her heel, stepped around the chair and marched to the hatch. It opened to let her out, then closed behind her leaving the Captain and the XO alone. Alt turned to the captain and asked while they both sat down again, "What was with the third degree, Rick?"</w:t>
      </w:r>
    </w:p>
    <w:p w:rsidR="00F20E2E" w:rsidRPr="00031083" w:rsidRDefault="00F20E2E">
      <w:pPr>
        <w:rPr>
          <w:rFonts w:ascii="Montserrat" w:hAnsi="Montserrat"/>
          <w:sz w:val="24"/>
        </w:rPr>
      </w:pPr>
      <w:r w:rsidRPr="00031083">
        <w:rPr>
          <w:rFonts w:ascii="Montserrat" w:hAnsi="Montserrat"/>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F20E2E" w:rsidRPr="00031083" w:rsidRDefault="00F20E2E">
      <w:pPr>
        <w:rPr>
          <w:rFonts w:ascii="Montserrat" w:hAnsi="Montserrat"/>
          <w:sz w:val="24"/>
        </w:rPr>
      </w:pPr>
      <w:r w:rsidRPr="00031083">
        <w:rPr>
          <w:rFonts w:ascii="Montserrat" w:hAnsi="Montserrat"/>
          <w:sz w:val="24"/>
        </w:rPr>
        <w:tab/>
        <w:t>"So. What's your point?"</w:t>
      </w:r>
    </w:p>
    <w:p w:rsidR="00F20E2E" w:rsidRPr="00031083" w:rsidRDefault="00F20E2E">
      <w:pPr>
        <w:rPr>
          <w:rFonts w:ascii="Montserrat" w:hAnsi="Montserrat"/>
          <w:sz w:val="24"/>
        </w:rPr>
      </w:pPr>
      <w:r w:rsidRPr="00031083">
        <w:rPr>
          <w:rFonts w:ascii="Montserrat" w:hAnsi="Montserrat"/>
          <w:sz w:val="24"/>
        </w:rPr>
        <w:tab/>
        <w:t>"I looked at her sealed records, while she was here. Did you know why she was held back in her senior year at the Academy?"</w:t>
      </w:r>
    </w:p>
    <w:p w:rsidR="00F20E2E" w:rsidRPr="00031083" w:rsidRDefault="00F20E2E">
      <w:pPr>
        <w:rPr>
          <w:rFonts w:ascii="Montserrat" w:hAnsi="Montserrat"/>
          <w:sz w:val="24"/>
        </w:rPr>
      </w:pPr>
      <w:r w:rsidRPr="00031083">
        <w:rPr>
          <w:rFonts w:ascii="Montserrat" w:hAnsi="Montserrat"/>
          <w:sz w:val="24"/>
        </w:rPr>
        <w:tab/>
        <w:t>"The way I heard it, she had a severe reaction to the augmentation process. It took her months to recover. What does that have to do with this?"</w:t>
      </w:r>
    </w:p>
    <w:p w:rsidR="00F20E2E" w:rsidRPr="00031083" w:rsidRDefault="00F20E2E">
      <w:pPr>
        <w:rPr>
          <w:rFonts w:ascii="Montserrat" w:hAnsi="Montserrat"/>
          <w:sz w:val="24"/>
        </w:rPr>
      </w:pPr>
      <w:r w:rsidRPr="00031083">
        <w:rPr>
          <w:rFonts w:ascii="Montserrat" w:hAnsi="Montserrat"/>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F20E2E" w:rsidRPr="00031083" w:rsidRDefault="00F20E2E">
      <w:pPr>
        <w:rPr>
          <w:rFonts w:ascii="Montserrat" w:hAnsi="Montserrat"/>
          <w:sz w:val="24"/>
        </w:rPr>
      </w:pPr>
      <w:r w:rsidRPr="00031083">
        <w:rPr>
          <w:rFonts w:ascii="Montserrat" w:hAnsi="Montserrat"/>
          <w:sz w:val="24"/>
        </w:rPr>
        <w:tab/>
        <w:t>"I don't understand, if her aug went off why did they return her to duty?"</w:t>
      </w:r>
    </w:p>
    <w:p w:rsidR="00F20E2E" w:rsidRPr="00031083" w:rsidRDefault="00F20E2E">
      <w:pPr>
        <w:rPr>
          <w:rFonts w:ascii="Montserrat" w:hAnsi="Montserrat"/>
          <w:sz w:val="24"/>
        </w:rPr>
      </w:pPr>
      <w:r w:rsidRPr="00031083">
        <w:rPr>
          <w:rFonts w:ascii="Montserrat" w:hAnsi="Montserrat"/>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higest end of the scale. There remains, even in her case, a risk of Exposure Syndrome."</w:t>
      </w:r>
    </w:p>
    <w:p w:rsidR="00F20E2E" w:rsidRPr="00031083" w:rsidRDefault="00F20E2E">
      <w:pPr>
        <w:rPr>
          <w:rFonts w:ascii="Montserrat" w:hAnsi="Montserrat"/>
          <w:sz w:val="24"/>
        </w:rPr>
      </w:pPr>
      <w:r w:rsidRPr="00031083">
        <w:rPr>
          <w:rFonts w:ascii="Montserrat" w:hAnsi="Montserrat"/>
          <w:sz w:val="24"/>
        </w:rP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rsidR="00F20E2E" w:rsidRPr="00031083" w:rsidRDefault="00F20E2E">
      <w:pPr>
        <w:rPr>
          <w:rFonts w:ascii="Montserrat" w:hAnsi="Montserrat"/>
          <w:sz w:val="24"/>
        </w:rPr>
      </w:pPr>
      <w:r w:rsidRPr="00031083">
        <w:rPr>
          <w:rFonts w:ascii="Montserrat" w:hAnsi="Montserrat"/>
          <w:sz w:val="24"/>
        </w:rPr>
        <w:tab/>
        <w:t>He frowned, not sure if he wanted to answer that. After a moment he said, "They never tell high risk graduates about the danger they may face. they just jerk them around on a short leash until they can be safely retired or it becomes necessary for them to dissappear.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rsidR="00F20E2E" w:rsidRPr="00031083" w:rsidRDefault="00F20E2E">
      <w:pPr>
        <w:rPr>
          <w:rFonts w:ascii="Montserrat" w:hAnsi="Montserrat"/>
          <w:sz w:val="24"/>
        </w:rPr>
      </w:pPr>
      <w:r w:rsidRPr="00031083">
        <w:rPr>
          <w:rFonts w:ascii="Montserrat" w:hAnsi="Montserrat"/>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F20E2E" w:rsidRPr="00031083" w:rsidRDefault="00F20E2E">
      <w:pPr>
        <w:rPr>
          <w:rFonts w:ascii="Montserrat" w:hAnsi="Montserrat"/>
          <w:sz w:val="24"/>
        </w:rPr>
      </w:pPr>
      <w:r w:rsidRPr="00031083">
        <w:rPr>
          <w:rFonts w:ascii="Montserrat" w:hAnsi="Montserrat"/>
          <w:sz w:val="24"/>
        </w:rPr>
        <w:tab/>
        <w:t>"Meggan," he answered with a tired smile, "you're a damn fine officer and a loyal friend, but in this case, you don't know what the fuck you're talking about. But between you and me," he added with a hard look, "I hope you're right."</w:t>
      </w:r>
    </w:p>
    <w:p w:rsidR="00F20E2E" w:rsidRPr="00031083" w:rsidRDefault="00F20E2E">
      <w:pPr>
        <w:rPr>
          <w:rFonts w:ascii="Montserrat" w:hAnsi="Montserrat"/>
          <w:sz w:val="24"/>
        </w:rPr>
      </w:pPr>
      <w:r w:rsidRPr="00031083">
        <w:rPr>
          <w:rFonts w:ascii="Montserrat" w:hAnsi="Montserrat"/>
          <w:sz w:val="24"/>
        </w:rPr>
        <w:br w:type="page"/>
        <w:t>CHAPTER TWO</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2096.05.12.0907 TER</w:t>
      </w:r>
    </w:p>
    <w:p w:rsidR="00F20E2E" w:rsidRPr="00031083" w:rsidRDefault="00F20E2E">
      <w:pPr>
        <w:rPr>
          <w:rFonts w:ascii="Montserrat" w:hAnsi="Montserrat"/>
          <w:sz w:val="24"/>
        </w:rPr>
      </w:pPr>
      <w:r w:rsidRPr="00031083">
        <w:rPr>
          <w:rFonts w:ascii="Montserrat" w:hAnsi="Montserrat"/>
          <w:sz w:val="24"/>
        </w:rPr>
        <w:t>Aeslyn, like the rest of the transfered officers and enlisted men,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com when he announced himself and the other high ranking officers casualties. That left her in charge of a bridge of technicians and ensigns.</w:t>
      </w:r>
    </w:p>
    <w:p w:rsidR="00F20E2E" w:rsidRPr="00031083" w:rsidRDefault="00F20E2E">
      <w:pPr>
        <w:rPr>
          <w:rFonts w:ascii="Montserrat" w:hAnsi="Montserrat"/>
          <w:sz w:val="24"/>
        </w:rPr>
      </w:pPr>
      <w:r w:rsidRPr="00031083">
        <w:rPr>
          <w:rFonts w:ascii="Montserrat" w:hAnsi="Montserrat"/>
          <w:sz w:val="24"/>
        </w:rPr>
        <w:tab/>
        <w:t>She found out only at the end of her watch yesterday that they had been running their exercises against an experienced crew off the secondary bridge.</w:t>
      </w:r>
    </w:p>
    <w:p w:rsidR="00F20E2E" w:rsidRPr="00031083" w:rsidRDefault="00F20E2E">
      <w:pPr>
        <w:rPr>
          <w:rFonts w:ascii="Montserrat" w:hAnsi="Montserrat"/>
          <w:sz w:val="24"/>
        </w:rPr>
      </w:pPr>
      <w:r w:rsidRPr="00031083">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but he had arranged to include the ship as the hunter hunted in an unscheduled fleet maneuver</w:t>
      </w:r>
    </w:p>
    <w:p w:rsidR="00F20E2E" w:rsidRPr="00031083" w:rsidRDefault="00F20E2E">
      <w:pPr>
        <w:rPr>
          <w:rFonts w:ascii="Montserrat" w:hAnsi="Montserrat"/>
          <w:sz w:val="24"/>
        </w:rPr>
      </w:pPr>
      <w:r w:rsidRPr="00031083">
        <w:rPr>
          <w:rFonts w:ascii="Montserrat" w:hAnsi="Montserrat"/>
          <w:sz w:val="24"/>
        </w:rPr>
        <w:t>immediate sim conditions posed an ambush by some of the Home Fleet ships that began without warning while they were in countdown for undock</w:t>
      </w:r>
    </w:p>
    <w:p w:rsidR="00F20E2E" w:rsidRPr="00031083" w:rsidRDefault="00F20E2E">
      <w:pPr>
        <w:rPr>
          <w:rFonts w:ascii="Montserrat" w:hAnsi="Montserrat"/>
          <w:sz w:val="24"/>
        </w:rPr>
      </w:pPr>
      <w:r w:rsidRPr="00031083">
        <w:rPr>
          <w:rFonts w:ascii="Montserrat" w:hAnsi="Montserrat"/>
          <w:sz w:val="24"/>
        </w:rPr>
        <w:t xml:space="preserve">To make matters worse, while she was desperately maneuvering to clear station after their emergency undock, they were set on by the </w:t>
      </w:r>
      <w:r w:rsidRPr="00031083">
        <w:rPr>
          <w:rFonts w:ascii="Montserrat" w:hAnsi="Montserrat"/>
          <w:i/>
          <w:sz w:val="24"/>
        </w:rPr>
        <w:t>Avatar</w:t>
      </w:r>
      <w:r w:rsidRPr="00031083">
        <w:rPr>
          <w:rFonts w:ascii="Montserrat" w:hAnsi="Montserrat"/>
          <w:sz w:val="24"/>
        </w:rPr>
        <w:t xml:space="preserve"> which had arrived unannounced for her trials</w:t>
      </w:r>
    </w:p>
    <w:p w:rsidR="00F20E2E" w:rsidRPr="00031083" w:rsidRDefault="00F20E2E">
      <w:pPr>
        <w:rPr>
          <w:rFonts w:ascii="Montserrat" w:hAnsi="Montserrat"/>
          <w:sz w:val="24"/>
        </w:rPr>
      </w:pPr>
      <w:r w:rsidRPr="00031083">
        <w:rPr>
          <w:rFonts w:ascii="Montserrat" w:hAnsi="Montserrat"/>
          <w:sz w:val="24"/>
        </w:rPr>
        <w:t>Like most of the crew, Aeslyn didn't have a clue of her capabilities</w:t>
      </w:r>
    </w:p>
    <w:p w:rsidR="00F20E2E" w:rsidRPr="00031083" w:rsidRDefault="00F20E2E">
      <w:pPr>
        <w:rPr>
          <w:rFonts w:ascii="Montserrat" w:hAnsi="Montserrat"/>
          <w:sz w:val="24"/>
        </w:rPr>
      </w:pPr>
      <w:r w:rsidRPr="00031083">
        <w:rPr>
          <w:rFonts w:ascii="Montserrat" w:hAnsi="Montserrat"/>
          <w:sz w:val="24"/>
        </w:rPr>
        <w:t xml:space="preserve">Avatar descended on them like the angel of death, faster and more maneuverable than the </w:t>
      </w:r>
      <w:r w:rsidRPr="00031083">
        <w:rPr>
          <w:rFonts w:ascii="Montserrat" w:hAnsi="Montserrat"/>
          <w:i/>
          <w:sz w:val="24"/>
        </w:rPr>
        <w:t>Phoenixander</w:t>
      </w:r>
      <w:r w:rsidRPr="00031083">
        <w:rPr>
          <w:rFonts w:ascii="Montserrat" w:hAnsi="Montserrat"/>
          <w:sz w:val="24"/>
        </w:rPr>
        <w:t xml:space="preserve"> had been designed to be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It took everything she had and a few dangerous improvisations on top of that to establish that fact without doubt</w:t>
      </w:r>
    </w:p>
    <w:p w:rsidR="00F20E2E" w:rsidRPr="00031083" w:rsidRDefault="00F20E2E">
      <w:pPr>
        <w:rPr>
          <w:rFonts w:ascii="Montserrat" w:hAnsi="Montserrat"/>
          <w:sz w:val="24"/>
        </w:rPr>
      </w:pPr>
      <w:r w:rsidRPr="00031083">
        <w:rPr>
          <w:rFonts w:ascii="Montserrat" w:hAnsi="Montserrat"/>
          <w:sz w:val="24"/>
        </w:rPr>
        <w:t>And then the captain had ordered the crew to take her out</w:t>
      </w:r>
    </w:p>
    <w:p w:rsidR="00F20E2E" w:rsidRPr="00031083" w:rsidRDefault="00F20E2E">
      <w:pPr>
        <w:rPr>
          <w:rFonts w:ascii="Montserrat" w:hAnsi="Montserrat"/>
          <w:sz w:val="24"/>
        </w:rPr>
      </w:pPr>
      <w:r w:rsidRPr="00031083">
        <w:rPr>
          <w:rFonts w:ascii="Montserrat" w:hAnsi="Montserrat"/>
          <w:sz w:val="24"/>
        </w:rPr>
        <w:t>She had turned around and stared at the captain for one long second, and he had stared implacibly back at her, offering no comment</w:t>
      </w:r>
    </w:p>
    <w:p w:rsidR="00F20E2E" w:rsidRPr="00031083" w:rsidRDefault="00F20E2E">
      <w:pPr>
        <w:rPr>
          <w:rFonts w:ascii="Montserrat" w:hAnsi="Montserrat"/>
          <w:sz w:val="24"/>
        </w:rPr>
      </w:pPr>
      <w:r w:rsidRPr="00031083">
        <w:rPr>
          <w:rFonts w:ascii="Montserrat" w:hAnsi="Montserrat"/>
          <w:sz w:val="24"/>
        </w:rPr>
        <w:t>She turned back to her post and quietly hacked past the safety interlocks on the fold drive</w:t>
      </w:r>
    </w:p>
    <w:p w:rsidR="00F20E2E" w:rsidRPr="00031083" w:rsidRDefault="00F20E2E">
      <w:pPr>
        <w:rPr>
          <w:rFonts w:ascii="Montserrat" w:hAnsi="Montserrat"/>
          <w:sz w:val="24"/>
        </w:rPr>
      </w:pPr>
      <w:r w:rsidRPr="00031083">
        <w:rPr>
          <w:rFonts w:ascii="Montserrat" w:hAnsi="Montserrat"/>
          <w:sz w:val="24"/>
        </w:rPr>
        <w:t>There were few things as dangerous as diving in such close proximity to a mass point</w:t>
      </w:r>
    </w:p>
    <w:p w:rsidR="00F20E2E" w:rsidRPr="00031083" w:rsidRDefault="00F20E2E">
      <w:pPr>
        <w:rPr>
          <w:rFonts w:ascii="Montserrat" w:hAnsi="Montserrat"/>
          <w:sz w:val="24"/>
        </w:rPr>
      </w:pPr>
      <w:r w:rsidRPr="00031083">
        <w:rPr>
          <w:rFonts w:ascii="Montserrat" w:hAnsi="Montserrat"/>
          <w:sz w:val="24"/>
        </w:rPr>
        <w:t>She punched in a seven degree dive angle and whipped along the curve of the planetary gravity well, like a pad of butter flicked into a hot griddle</w:t>
      </w:r>
    </w:p>
    <w:p w:rsidR="00F20E2E" w:rsidRPr="00031083" w:rsidRDefault="00F20E2E">
      <w:pPr>
        <w:rPr>
          <w:rFonts w:ascii="Montserrat" w:hAnsi="Montserrat"/>
          <w:sz w:val="24"/>
        </w:rPr>
      </w:pPr>
      <w:r w:rsidRPr="00031083">
        <w:rPr>
          <w:rFonts w:ascii="Montserrat" w:hAnsi="Montserrat"/>
          <w:sz w:val="24"/>
        </w:rPr>
        <w:t>At that speed, the heavy traffic patterns of near Earth space became a suicidal slalom course where moves were timed in nanoseconds</w:t>
      </w:r>
    </w:p>
    <w:p w:rsidR="00F20E2E" w:rsidRPr="00031083" w:rsidRDefault="00F20E2E">
      <w:pPr>
        <w:rPr>
          <w:rFonts w:ascii="Montserrat" w:hAnsi="Montserrat"/>
          <w:sz w:val="24"/>
        </w:rPr>
      </w:pPr>
      <w:r w:rsidRPr="00031083">
        <w:rPr>
          <w:rFonts w:ascii="Montserrat" w:hAnsi="Montserrat"/>
          <w:sz w:val="24"/>
        </w:rPr>
        <w:t xml:space="preserve">Realizing that she couldn't pit </w:t>
      </w:r>
      <w:r w:rsidRPr="00031083">
        <w:rPr>
          <w:rFonts w:ascii="Montserrat" w:hAnsi="Montserrat"/>
          <w:i/>
          <w:sz w:val="24"/>
        </w:rPr>
        <w:t>Phoenixander</w:t>
      </w:r>
      <w:r w:rsidRPr="00031083">
        <w:rPr>
          <w:rFonts w:ascii="Montserrat" w:hAnsi="Montserrat"/>
          <w:sz w:val="24"/>
        </w:rPr>
        <w:t xml:space="preserve"> against </w:t>
      </w:r>
      <w:r w:rsidRPr="00031083">
        <w:rPr>
          <w:rFonts w:ascii="Montserrat" w:hAnsi="Montserrat"/>
          <w:i/>
          <w:sz w:val="24"/>
        </w:rPr>
        <w:t>Avatar</w:t>
      </w:r>
      <w:r w:rsidRPr="00031083">
        <w:rPr>
          <w:rFonts w:ascii="Montserrat" w:hAnsi="Montserrat"/>
          <w:sz w:val="24"/>
        </w:rPr>
        <w:t xml:space="preserve"> and hope to win, her only choice was to pit </w:t>
      </w:r>
      <w:r w:rsidRPr="00031083">
        <w:rPr>
          <w:rFonts w:ascii="Montserrat" w:hAnsi="Montserrat"/>
          <w:i/>
          <w:sz w:val="24"/>
        </w:rPr>
        <w:t>Avatar</w:t>
      </w:r>
      <w:r w:rsidRPr="00031083">
        <w:rPr>
          <w:rFonts w:ascii="Montserrat" w:hAnsi="Montserrat"/>
          <w:sz w:val="24"/>
        </w:rPr>
        <w:t xml:space="preserve"> against herself</w:t>
      </w:r>
    </w:p>
    <w:p w:rsidR="00F20E2E" w:rsidRPr="00031083" w:rsidRDefault="00F20E2E">
      <w:pPr>
        <w:rPr>
          <w:rFonts w:ascii="Montserrat" w:hAnsi="Montserrat"/>
          <w:sz w:val="24"/>
        </w:rPr>
      </w:pPr>
      <w:r w:rsidRPr="00031083">
        <w:rPr>
          <w:rFonts w:ascii="Montserrat" w:hAnsi="Montserrat"/>
          <w:sz w:val="24"/>
        </w:rPr>
        <w:t>When the computer couldn't keep up with the system plot, she started running the calculations by gut instinct and the raw data feed</w:t>
      </w:r>
    </w:p>
    <w:p w:rsidR="00F20E2E" w:rsidRPr="00031083" w:rsidRDefault="00F20E2E">
      <w:pPr>
        <w:rPr>
          <w:rFonts w:ascii="Montserrat" w:hAnsi="Montserrat"/>
          <w:sz w:val="24"/>
        </w:rPr>
      </w:pPr>
      <w:r w:rsidRPr="00031083">
        <w:rPr>
          <w:rFonts w:ascii="Montserrat" w:hAnsi="Montserrat"/>
          <w:sz w:val="24"/>
        </w:rPr>
        <w:t>Their attacker tried valiently to keep on her, but inevitably fell out of position</w:t>
      </w:r>
    </w:p>
    <w:p w:rsidR="00F20E2E" w:rsidRPr="00031083" w:rsidRDefault="00F20E2E">
      <w:pPr>
        <w:rPr>
          <w:rFonts w:ascii="Montserrat" w:hAnsi="Montserrat"/>
          <w:sz w:val="24"/>
        </w:rPr>
      </w:pPr>
      <w:r w:rsidRPr="00031083">
        <w:rPr>
          <w:rFonts w:ascii="Montserrat" w:hAnsi="Montserrat"/>
          <w:sz w:val="24"/>
        </w:rPr>
        <w:t>She juggled the figures in her head until the right pattern started to form</w:t>
      </w:r>
    </w:p>
    <w:p w:rsidR="00F20E2E" w:rsidRPr="00031083" w:rsidRDefault="00F20E2E">
      <w:pPr>
        <w:rPr>
          <w:rFonts w:ascii="Montserrat" w:hAnsi="Montserrat"/>
          <w:sz w:val="24"/>
        </w:rPr>
      </w:pPr>
      <w:r w:rsidRPr="00031083">
        <w:rPr>
          <w:rFonts w:ascii="Montserrat" w:hAnsi="Montserrat"/>
          <w:sz w:val="24"/>
        </w:rPr>
        <w:t xml:space="preserve">She wrenched a violent command through the fold drive and pulled a reversal that rolled them out of the interface back into real space aimed point-blank at the </w:t>
      </w:r>
      <w:r w:rsidRPr="00031083">
        <w:rPr>
          <w:rFonts w:ascii="Montserrat" w:hAnsi="Montserrat"/>
          <w:i/>
          <w:sz w:val="24"/>
        </w:rPr>
        <w:t>Avatar's</w:t>
      </w:r>
      <w:r w:rsidRPr="00031083">
        <w:rPr>
          <w:rFonts w:ascii="Montserrat" w:hAnsi="Montserrat"/>
          <w:sz w:val="24"/>
        </w:rPr>
        <w:t xml:space="preserve"> spine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It wasn't possible to get better position on a ship that much their superior</w:t>
      </w:r>
    </w:p>
    <w:p w:rsidR="00F20E2E" w:rsidRPr="00031083" w:rsidRDefault="00F20E2E">
      <w:pPr>
        <w:rPr>
          <w:rFonts w:ascii="Montserrat" w:hAnsi="Montserrat"/>
          <w:sz w:val="24"/>
        </w:rPr>
      </w:pPr>
      <w:r w:rsidRPr="00031083">
        <w:rPr>
          <w:rFonts w:ascii="Montserrat" w:hAnsi="Montserrat"/>
          <w:sz w:val="24"/>
        </w:rPr>
        <w:t>The rest was in the hands of the gunners</w:t>
      </w:r>
    </w:p>
    <w:p w:rsidR="00F20E2E" w:rsidRPr="00031083" w:rsidRDefault="00F20E2E">
      <w:pPr>
        <w:rPr>
          <w:rFonts w:ascii="Montserrat" w:hAnsi="Montserrat"/>
          <w:sz w:val="24"/>
        </w:rPr>
      </w:pPr>
      <w:r w:rsidRPr="00031083">
        <w:rPr>
          <w:rFonts w:ascii="Montserrat" w:hAnsi="Montserrat"/>
          <w:sz w:val="24"/>
        </w:rPr>
        <w:t>During the devestating exchange, she did her best to jilt incoming fire with erratic adjustments on their reletive position</w:t>
      </w:r>
    </w:p>
    <w:p w:rsidR="00F20E2E" w:rsidRPr="00031083" w:rsidRDefault="00F20E2E">
      <w:pPr>
        <w:rPr>
          <w:rFonts w:ascii="Montserrat" w:hAnsi="Montserrat"/>
          <w:sz w:val="24"/>
        </w:rPr>
      </w:pPr>
      <w:r w:rsidRPr="00031083">
        <w:rPr>
          <w:rFonts w:ascii="Montserrat" w:hAnsi="Montserrat"/>
          <w:sz w:val="24"/>
        </w:rPr>
        <w:t xml:space="preserve">When the two ships limped apart, it was pure luck that </w:t>
      </w:r>
      <w:r w:rsidRPr="00031083">
        <w:rPr>
          <w:rFonts w:ascii="Montserrat" w:hAnsi="Montserrat"/>
          <w:i/>
          <w:sz w:val="24"/>
        </w:rPr>
        <w:t>Phoenixander</w:t>
      </w:r>
      <w:r w:rsidRPr="00031083">
        <w:rPr>
          <w:rFonts w:ascii="Montserrat" w:hAnsi="Montserrat"/>
          <w:sz w:val="24"/>
        </w:rPr>
        <w:t xml:space="preserve"> was under partial helm control and impulse power</w:t>
      </w:r>
    </w:p>
    <w:p w:rsidR="00F20E2E" w:rsidRPr="00031083" w:rsidRDefault="00F20E2E">
      <w:pPr>
        <w:rPr>
          <w:rFonts w:ascii="Montserrat" w:hAnsi="Montserrat"/>
          <w:sz w:val="24"/>
        </w:rPr>
      </w:pPr>
      <w:r w:rsidRPr="00031083">
        <w:rPr>
          <w:rFonts w:ascii="Montserrat" w:hAnsi="Montserrat"/>
          <w:sz w:val="24"/>
        </w:rPr>
        <w:t>It wasn't enough to escape the wrath of their original attackers</w:t>
      </w:r>
    </w:p>
    <w:p w:rsidR="00F20E2E" w:rsidRPr="00031083" w:rsidRDefault="00F20E2E">
      <w:pPr>
        <w:rPr>
          <w:rFonts w:ascii="Montserrat" w:hAnsi="Montserrat"/>
          <w:sz w:val="24"/>
        </w:rPr>
      </w:pPr>
      <w:r w:rsidRPr="00031083">
        <w:rPr>
          <w:rFonts w:ascii="Montserrat" w:hAnsi="Montserrat"/>
          <w:sz w:val="24"/>
        </w:rPr>
        <w:t>Phoenixander had to fight her way out of the system, making repairs on the fly to crippled systems</w:t>
      </w:r>
    </w:p>
    <w:p w:rsidR="00F20E2E" w:rsidRPr="00031083" w:rsidRDefault="00F20E2E">
      <w:pPr>
        <w:rPr>
          <w:rFonts w:ascii="Montserrat" w:hAnsi="Montserrat"/>
          <w:sz w:val="24"/>
        </w:rPr>
      </w:pPr>
      <w:r w:rsidRPr="00031083">
        <w:rPr>
          <w:rFonts w:ascii="Montserrat" w:hAnsi="Montserrat"/>
          <w:sz w:val="24"/>
        </w:rPr>
        <w:t>Fourteen hours later at the system fringe, the overminds of the participating ships evaluated the exercise and restored controls locked out to simulate damages</w:t>
      </w:r>
    </w:p>
    <w:p w:rsidR="00F20E2E" w:rsidRPr="00031083" w:rsidRDefault="00F20E2E">
      <w:pPr>
        <w:rPr>
          <w:rFonts w:ascii="Montserrat" w:hAnsi="Montserrat"/>
          <w:sz w:val="24"/>
        </w:rPr>
      </w:pPr>
      <w:r w:rsidRPr="00031083">
        <w:rPr>
          <w:rFonts w:ascii="Montserrat" w:hAnsi="Montserrat"/>
          <w:sz w:val="24"/>
        </w:rPr>
        <w:t>Stewart blythely remarked as the results came in that that would show Fleet Command that a Conqueror was still a ship to reckon with</w:t>
      </w:r>
    </w:p>
    <w:p w:rsidR="00F20E2E" w:rsidRPr="00031083" w:rsidRDefault="00F20E2E">
      <w:pPr>
        <w:rPr>
          <w:rFonts w:ascii="Montserrat" w:hAnsi="Montserrat"/>
          <w:sz w:val="24"/>
        </w:rPr>
      </w:pPr>
      <w:r w:rsidRPr="00031083">
        <w:rPr>
          <w:rFonts w:ascii="Montserrat" w:hAnsi="Montserrat"/>
          <w:sz w:val="24"/>
        </w:rPr>
        <w:t>Right after that he had called her into his ready room</w:t>
      </w:r>
    </w:p>
    <w:p w:rsidR="00F20E2E" w:rsidRPr="00031083" w:rsidRDefault="00F20E2E">
      <w:pPr>
        <w:rPr>
          <w:rFonts w:ascii="Montserrat" w:hAnsi="Montserrat"/>
          <w:sz w:val="24"/>
        </w:rPr>
      </w:pPr>
      <w:r w:rsidRPr="00031083">
        <w:rPr>
          <w:rFonts w:ascii="Montserrat" w:hAnsi="Montserrat"/>
          <w:sz w:val="24"/>
        </w:rPr>
        <w:t>When he had finished chewing her head off for her recklessness, she had asked him calmly if she had made a mistake</w:t>
      </w:r>
    </w:p>
    <w:p w:rsidR="00F20E2E" w:rsidRPr="00031083" w:rsidRDefault="00F20E2E">
      <w:pPr>
        <w:rPr>
          <w:rFonts w:ascii="Montserrat" w:hAnsi="Montserrat"/>
          <w:sz w:val="24"/>
        </w:rPr>
      </w:pPr>
      <w:r w:rsidRPr="00031083">
        <w:rPr>
          <w:rFonts w:ascii="Montserrat" w:hAnsi="Montserrat"/>
          <w:sz w:val="24"/>
        </w:rPr>
        <w:t>He had stared at her for a full minute before admitting that in fact she hadn't, technically speaking</w:t>
      </w:r>
    </w:p>
    <w:p w:rsidR="00F20E2E" w:rsidRPr="00031083" w:rsidRDefault="00F20E2E">
      <w:pPr>
        <w:rPr>
          <w:rFonts w:ascii="Montserrat" w:hAnsi="Montserrat"/>
          <w:sz w:val="24"/>
        </w:rPr>
      </w:pPr>
      <w:r w:rsidRPr="00031083">
        <w:rPr>
          <w:rFonts w:ascii="Montserrat" w:hAnsi="Montserrat"/>
          <w:sz w:val="24"/>
        </w:rPr>
        <w:t>She had, however, scared the hell out of everyone, himself included</w:t>
      </w:r>
    </w:p>
    <w:p w:rsidR="00F20E2E" w:rsidRPr="00031083" w:rsidRDefault="00F20E2E">
      <w:pPr>
        <w:rPr>
          <w:rFonts w:ascii="Montserrat" w:hAnsi="Montserrat"/>
          <w:sz w:val="24"/>
        </w:rPr>
      </w:pPr>
      <w:r w:rsidRPr="00031083">
        <w:rPr>
          <w:rFonts w:ascii="Montserrat" w:hAnsi="Montserrat"/>
          <w:sz w:val="24"/>
        </w:rPr>
        <w:t>On the other hand, he confided, the exercise had been a satisfying test of the crew's ability to deal with an unknown threat, however much his helmsman had upstaged the engagement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Aeslyn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F20E2E" w:rsidRPr="00031083" w:rsidRDefault="00F20E2E">
      <w:pPr>
        <w:rPr>
          <w:rFonts w:ascii="Montserrat" w:hAnsi="Montserrat"/>
          <w:sz w:val="24"/>
        </w:rPr>
      </w:pPr>
      <w:r w:rsidRPr="00031083">
        <w:rPr>
          <w:rFonts w:ascii="Montserrat" w:hAnsi="Montserrat"/>
          <w:sz w:val="24"/>
        </w:rPr>
        <w:tab/>
        <w:t>...</w:t>
      </w:r>
    </w:p>
    <w:p w:rsidR="00F20E2E" w:rsidRPr="00031083" w:rsidRDefault="00F20E2E">
      <w:pPr>
        <w:rPr>
          <w:rFonts w:ascii="Montserrat" w:hAnsi="Montserrat"/>
          <w:sz w:val="24"/>
        </w:rPr>
      </w:pPr>
      <w:r w:rsidRPr="00031083">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F20E2E" w:rsidRPr="00031083" w:rsidRDefault="00F20E2E">
      <w:pPr>
        <w:rPr>
          <w:rFonts w:ascii="Montserrat" w:hAnsi="Montserrat"/>
          <w:sz w:val="24"/>
        </w:rPr>
      </w:pPr>
      <w:r w:rsidRPr="00031083">
        <w:rPr>
          <w:rFonts w:ascii="Montserrat" w:hAnsi="Montserrat"/>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F20E2E" w:rsidRPr="00031083" w:rsidRDefault="00F20E2E">
      <w:pPr>
        <w:rPr>
          <w:rFonts w:ascii="Montserrat" w:hAnsi="Montserrat"/>
          <w:sz w:val="24"/>
        </w:rPr>
      </w:pPr>
      <w:r w:rsidRPr="00031083">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It was him, the guy with the hands! Unfortunately, he was dressed down for off hours, so she still didn't have a clue who he was.</w:t>
      </w:r>
    </w:p>
    <w:p w:rsidR="00F20E2E" w:rsidRPr="00031083" w:rsidRDefault="00F20E2E">
      <w:pPr>
        <w:rPr>
          <w:rFonts w:ascii="Montserrat" w:hAnsi="Montserrat"/>
          <w:sz w:val="24"/>
        </w:rPr>
      </w:pPr>
      <w:r w:rsidRPr="00031083">
        <w:rPr>
          <w:rFonts w:ascii="Montserrat" w:hAnsi="Montserrat"/>
          <w:sz w:val="24"/>
        </w:rPr>
        <w:tab/>
        <w:t>He winced in pain at the bind she had on his arm still. She let go and stepped back. He was good to look at, and she hastily revised her first inclination to brush him off. It wasn't like she expected to get any sleep, and reckless at is was, the thought occurred to her that there were better alternatives to haunting the halls. He massaged his wrist as she measured him thoughtfully. Before he could speak, she smiled. "I didn't think so, but you've changed my mind," she answered, finally. "Lead on."</w:t>
      </w:r>
    </w:p>
    <w:p w:rsidR="00F20E2E" w:rsidRPr="00031083" w:rsidRDefault="00F20E2E">
      <w:pPr>
        <w:rPr>
          <w:rFonts w:ascii="Montserrat" w:hAnsi="Montserrat"/>
          <w:sz w:val="24"/>
        </w:rPr>
      </w:pPr>
      <w:r w:rsidRPr="00031083">
        <w:rPr>
          <w:rFonts w:ascii="Montserrat" w:hAnsi="Montserrat"/>
          <w:sz w:val="24"/>
        </w:rPr>
        <w:tab/>
        <w:t>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w:t>
      </w:r>
    </w:p>
    <w:p w:rsidR="00F20E2E" w:rsidRPr="00031083" w:rsidRDefault="00F20E2E">
      <w:pPr>
        <w:rPr>
          <w:rFonts w:ascii="Montserrat" w:hAnsi="Montserrat"/>
          <w:sz w:val="24"/>
        </w:rPr>
      </w:pPr>
      <w:r w:rsidRPr="00031083">
        <w:rPr>
          <w:rFonts w:ascii="Montserrat" w:hAnsi="Montserrat"/>
          <w:sz w:val="24"/>
        </w:rPr>
        <w:tab/>
        <w:t>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He had finally had to beg her off and drive her out, she had been so lit up. She didn't think they had shared ten words between them that were coherent, and it hadn't even phased her.</w:t>
      </w:r>
    </w:p>
    <w:p w:rsidR="00F20E2E" w:rsidRPr="00031083" w:rsidRDefault="00F20E2E">
      <w:pPr>
        <w:rPr>
          <w:rFonts w:ascii="Montserrat" w:hAnsi="Montserrat"/>
          <w:sz w:val="24"/>
        </w:rPr>
      </w:pPr>
      <w:r w:rsidRPr="00031083">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w:t>
      </w:r>
    </w:p>
    <w:p w:rsidR="00F20E2E" w:rsidRPr="00031083" w:rsidRDefault="00F20E2E">
      <w:pPr>
        <w:rPr>
          <w:rFonts w:ascii="Montserrat" w:hAnsi="Montserrat"/>
          <w:sz w:val="24"/>
        </w:rPr>
      </w:pPr>
      <w:r w:rsidRPr="00031083">
        <w:rPr>
          <w:rFonts w:ascii="Montserrat" w:hAnsi="Montserrat"/>
          <w:sz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F20E2E" w:rsidRPr="00031083" w:rsidRDefault="00F20E2E">
      <w:pPr>
        <w:rPr>
          <w:rFonts w:ascii="Montserrat" w:hAnsi="Montserrat"/>
          <w:sz w:val="24"/>
        </w:rPr>
      </w:pPr>
      <w:r w:rsidRPr="00031083">
        <w:rPr>
          <w:rFonts w:ascii="Montserrat" w:hAnsi="Montserrat"/>
          <w:sz w:val="24"/>
        </w:rPr>
        <w:tab/>
        <w:t>Her eyes had to be lying to her.</w:t>
      </w:r>
    </w:p>
    <w:p w:rsidR="00F20E2E" w:rsidRPr="00031083" w:rsidRDefault="00F20E2E">
      <w:pPr>
        <w:rPr>
          <w:rFonts w:ascii="Montserrat" w:hAnsi="Montserrat"/>
          <w:sz w:val="24"/>
        </w:rPr>
      </w:pPr>
      <w:r w:rsidRPr="00031083">
        <w:rPr>
          <w:rFonts w:ascii="Montserrat" w:hAnsi="Montserrat"/>
          <w:sz w:val="24"/>
        </w:rPr>
        <w:tab/>
        <w:t>Aeslyn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rsidR="00F20E2E" w:rsidRPr="00031083" w:rsidRDefault="00F20E2E">
      <w:pPr>
        <w:rPr>
          <w:rFonts w:ascii="Montserrat" w:hAnsi="Montserrat"/>
          <w:sz w:val="24"/>
        </w:rPr>
      </w:pPr>
      <w:r w:rsidRPr="00031083">
        <w:rPr>
          <w:rFonts w:ascii="Montserrat" w:hAnsi="Montserrat"/>
          <w:sz w:val="24"/>
        </w:rPr>
        <w:tab/>
        <w:t xml:space="preserve">"You've got a lot of nerve, slip, playing on my name," the stranger declared without preamble, "It doesn't come with the genes, sister! Sure as hell don't give you the right to home in on my turf!" </w:t>
      </w:r>
    </w:p>
    <w:p w:rsidR="00F20E2E" w:rsidRPr="00031083" w:rsidRDefault="00F20E2E">
      <w:pPr>
        <w:rPr>
          <w:rFonts w:ascii="Montserrat" w:hAnsi="Montserrat"/>
          <w:sz w:val="24"/>
        </w:rPr>
      </w:pPr>
      <w:r w:rsidRPr="00031083">
        <w:rPr>
          <w:rFonts w:ascii="Montserrat" w:hAnsi="Montserrat"/>
          <w:sz w:val="24"/>
        </w:rPr>
        <w:tab/>
        <w:t xml:space="preserve">Aeslyn stared at this aghast as the pieces tried to fall together. The other woman paused, reading the confusion on Aeslyn's face and some of the fire and brimstone went out of her. She looked at her carefully, "Didn't know you were on the transfer. I guess it's fair not to assume you knew I was here. Damn. No doubt what they called you where you came from, she added reaching out to touch Aeslyn's braid. "Well, obvious as it is, I already earned it here. Hard luck way to lose your name. Sorry for that. Still, I can't believe you didn't figure it out yourself. Whatever. I'm getting it straight now, on this ship </w:t>
      </w:r>
      <w:r w:rsidRPr="00031083">
        <w:rPr>
          <w:rFonts w:ascii="Montserrat" w:hAnsi="Montserrat"/>
          <w:i/>
          <w:sz w:val="24"/>
        </w:rPr>
        <w:t xml:space="preserve">I </w:t>
      </w:r>
      <w:r w:rsidRPr="00031083">
        <w:rPr>
          <w:rFonts w:ascii="Montserrat" w:hAnsi="Montserrat"/>
          <w:sz w:val="24"/>
        </w:rPr>
        <w:t>am..."</w:t>
      </w:r>
    </w:p>
    <w:p w:rsidR="00F20E2E" w:rsidRPr="00031083" w:rsidRDefault="00F20E2E">
      <w:pPr>
        <w:rPr>
          <w:rFonts w:ascii="Montserrat" w:hAnsi="Montserrat"/>
          <w:sz w:val="24"/>
        </w:rPr>
      </w:pPr>
      <w:r w:rsidRPr="00031083">
        <w:rPr>
          <w:rFonts w:ascii="Montserrat" w:hAnsi="Montserrat"/>
          <w:sz w:val="24"/>
        </w:rPr>
        <w:tab/>
        <w:t>"Red," Aeslyn interrupted, having finally figured it all out. "I... got that now. Sorry." The answer was so obvious, and she hadn't even thought of it. How long had it been, anyway? She had been a child when she had gone in for the draft. That was the price for freedom and rights back home. In exchange for a genetic sample, a person got citizenship. The sample went to the military labs. She held out her hand, in fascination, "Nice to meet you."</w:t>
      </w:r>
    </w:p>
    <w:p w:rsidR="00F20E2E" w:rsidRPr="00031083" w:rsidRDefault="00F20E2E">
      <w:pPr>
        <w:rPr>
          <w:rFonts w:ascii="Montserrat" w:hAnsi="Montserrat"/>
          <w:sz w:val="24"/>
        </w:rPr>
      </w:pPr>
      <w:r w:rsidRPr="00031083">
        <w:rPr>
          <w:rFonts w:ascii="Montserrat" w:hAnsi="Montserrat"/>
          <w:sz w:val="24"/>
        </w:rPr>
        <w:tab/>
        <w:t>Red, looked at her hand. At her. Then she clasped it and shook, forgiving Aeslyn that far. "A pleasure." Red folded her hands and took a deep breath to calm herself down. "So, uh," she glanced back up, "which of us are you? I'm twenty-one."</w:t>
      </w:r>
    </w:p>
    <w:p w:rsidR="00F20E2E" w:rsidRPr="00031083" w:rsidRDefault="00F20E2E">
      <w:pPr>
        <w:rPr>
          <w:rFonts w:ascii="Montserrat" w:hAnsi="Montserrat"/>
          <w:sz w:val="24"/>
        </w:rPr>
      </w:pPr>
      <w:r w:rsidRPr="00031083">
        <w:rPr>
          <w:rFonts w:ascii="Montserrat" w:hAnsi="Montserrat"/>
          <w:sz w:val="24"/>
        </w:rPr>
        <w:tab/>
        <w:t xml:space="preserve">Aeslyn reeled. Twenty-one! </w:t>
      </w:r>
      <w:r w:rsidRPr="00031083">
        <w:rPr>
          <w:rFonts w:ascii="Montserrat" w:hAnsi="Montserrat"/>
          <w:i/>
          <w:sz w:val="24"/>
        </w:rPr>
        <w:t>How many copies do they make of us!?</w:t>
      </w:r>
      <w:r w:rsidRPr="00031083">
        <w:rPr>
          <w:rFonts w:ascii="Montserrat" w:hAnsi="Montserrat"/>
          <w:sz w:val="24"/>
        </w:rPr>
        <w:t xml:space="preserve"> she wondered. Aeslyn leaned back against the wall and managed to croak, "Congratulations, Red, you just met the original."</w:t>
      </w:r>
    </w:p>
    <w:p w:rsidR="00F20E2E" w:rsidRPr="00031083" w:rsidRDefault="00F20E2E">
      <w:pPr>
        <w:rPr>
          <w:rFonts w:ascii="Montserrat" w:hAnsi="Montserrat"/>
          <w:sz w:val="24"/>
        </w:rPr>
      </w:pPr>
      <w:r w:rsidRPr="00031083">
        <w:rPr>
          <w:rFonts w:ascii="Montserrat" w:hAnsi="Montserrat"/>
          <w:sz w:val="24"/>
        </w:rPr>
        <w:tab/>
        <w:t>Red's eyes went wide. "You can't be serious," she gasped. "Turn around," she ordered. Aeslyn knew what she was after, and turned to face the wall as Red pulled back her collar and flipped her braid over her shoulder. A coded number on the back of her neck gave Red her answer.</w:t>
      </w:r>
    </w:p>
    <w:p w:rsidR="00F20E2E" w:rsidRPr="00031083" w:rsidRDefault="00F20E2E">
      <w:pPr>
        <w:rPr>
          <w:rFonts w:ascii="Montserrat" w:hAnsi="Montserrat"/>
          <w:sz w:val="24"/>
        </w:rPr>
      </w:pPr>
      <w:r w:rsidRPr="00031083">
        <w:rPr>
          <w:rFonts w:ascii="Montserrat" w:hAnsi="Montserrat"/>
          <w:sz w:val="24"/>
        </w:rPr>
        <w:tab/>
        <w:t xml:space="preserve">Red let go of her collar and was staring at her incredulously as she turned to face her again. "It's true," she breathed. Aeslyn nodded slightly. Her duplicate stared at her a moment, then her eyes narrowed. "You're a civ," she pointed out. Aeslyn nodded again. Red shook her head in thought, "you can vote, you're free to move about and live anywhere on Earth, invest in or own a business." Aeslyn nodded to each of these allegations. "If you want you can own land. You might even be able to inherit land and property from your... that's right, you had parents. You had a childhood. You're allowed to have kids of your own. </w:t>
      </w:r>
    </w:p>
    <w:p w:rsidR="00F20E2E" w:rsidRPr="00031083" w:rsidRDefault="00F20E2E">
      <w:pPr>
        <w:rPr>
          <w:rFonts w:ascii="Montserrat" w:hAnsi="Montserrat"/>
          <w:sz w:val="24"/>
        </w:rPr>
      </w:pPr>
      <w:r w:rsidRPr="00031083">
        <w:rPr>
          <w:rFonts w:ascii="Montserrat" w:hAnsi="Montserrat"/>
          <w:sz w:val="24"/>
        </w:rPr>
        <w:tab/>
        <w:t>"Are you insane?" Red turned on her at last, "To give that all up to risk dying out here!?" Aeslyn's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F20E2E" w:rsidRPr="00031083" w:rsidRDefault="00F20E2E">
      <w:pPr>
        <w:rPr>
          <w:rFonts w:ascii="Montserrat" w:hAnsi="Montserrat"/>
          <w:sz w:val="24"/>
        </w:rPr>
      </w:pPr>
      <w:r w:rsidRPr="00031083">
        <w:rPr>
          <w:rFonts w:ascii="Montserrat" w:hAnsi="Montserrat"/>
          <w:sz w:val="24"/>
        </w:rPr>
        <w:tab/>
        <w:t>To a slip, the trappings of normal life was a great and rare reward for those who excelled best. To be recognized as a real person. To have a place on the Earth. Like all rewards, it was an illusion. Except for one thing. Depth of experience. The one thing that justified civs like her entering the Academy. A lifetime of rich human experience made them better raw material for positions of rank.</w:t>
      </w:r>
    </w:p>
    <w:p w:rsidR="00F20E2E" w:rsidRPr="00031083" w:rsidRDefault="00F20E2E">
      <w:pPr>
        <w:rPr>
          <w:rFonts w:ascii="Montserrat" w:hAnsi="Montserrat"/>
          <w:sz w:val="24"/>
        </w:rPr>
      </w:pPr>
      <w:r w:rsidRPr="00031083">
        <w:rPr>
          <w:rFonts w:ascii="Montserrat" w:hAnsi="Montserrat"/>
          <w:sz w:val="24"/>
        </w:rPr>
        <w:tab/>
        <w:t>"I'm not the only one taking that risk," Aeslyn said with a shrug.</w:t>
      </w:r>
    </w:p>
    <w:p w:rsidR="00F20E2E" w:rsidRPr="00031083" w:rsidRDefault="00F20E2E">
      <w:pPr>
        <w:rPr>
          <w:rFonts w:ascii="Montserrat" w:hAnsi="Montserrat"/>
          <w:sz w:val="24"/>
        </w:rPr>
      </w:pPr>
      <w:r w:rsidRPr="00031083">
        <w:rPr>
          <w:rFonts w:ascii="Montserrat" w:hAnsi="Montserrat"/>
          <w:sz w:val="24"/>
        </w:rPr>
        <w:tab/>
        <w:t>"But why?" she asked.</w:t>
      </w:r>
    </w:p>
    <w:p w:rsidR="00F20E2E" w:rsidRPr="00031083" w:rsidRDefault="00F20E2E">
      <w:pPr>
        <w:rPr>
          <w:rFonts w:ascii="Montserrat" w:hAnsi="Montserrat"/>
          <w:sz w:val="24"/>
        </w:rPr>
      </w:pPr>
      <w:r w:rsidRPr="00031083">
        <w:rPr>
          <w:rFonts w:ascii="Montserrat" w:hAnsi="Montserrat"/>
          <w:sz w:val="24"/>
        </w:rPr>
        <w:tab/>
        <w:t>Aeslyn waved it off. "I can't explain it. I didn't have a choice, really. Space got into my head a long time ago. I spent my life trying to catch a ride far enough to get it back out there, where it belongs."</w:t>
      </w:r>
    </w:p>
    <w:p w:rsidR="00F20E2E" w:rsidRPr="00031083" w:rsidRDefault="00F20E2E">
      <w:pPr>
        <w:rPr>
          <w:rFonts w:ascii="Montserrat" w:hAnsi="Montserrat"/>
          <w:sz w:val="24"/>
        </w:rPr>
      </w:pPr>
      <w:r w:rsidRPr="00031083">
        <w:rPr>
          <w:rFonts w:ascii="Montserrat" w:hAnsi="Montserrat"/>
          <w:sz w:val="24"/>
        </w:rPr>
        <w:tab/>
        <w:t>Aeslyn looked up and met a gaze full of pained empathy. Without a word, Red wrapped her up in a hard embrace. A moment of wordless understanding passed between them and a thread of fear wove its way into her soul. When Aeslyn started shaking Red whispered, "I'm sorry, I'm so sorry. you would have found out eventually, but I wish it hadn't been because of me."</w:t>
      </w:r>
    </w:p>
    <w:p w:rsidR="00F20E2E" w:rsidRPr="00031083" w:rsidRDefault="00F20E2E">
      <w:pPr>
        <w:rPr>
          <w:rFonts w:ascii="Montserrat" w:hAnsi="Montserrat"/>
          <w:sz w:val="24"/>
        </w:rPr>
      </w:pPr>
      <w:r w:rsidRPr="00031083">
        <w:rPr>
          <w:rFonts w:ascii="Montserrat" w:hAnsi="Montserrat"/>
          <w:sz w:val="24"/>
        </w:rPr>
        <w:tab/>
        <w:t>After a few moments, Aeslyn wrapped her arms around her double. "How long?" she asked simply.</w:t>
      </w:r>
    </w:p>
    <w:p w:rsidR="00F20E2E" w:rsidRPr="00031083" w:rsidRDefault="00F20E2E">
      <w:pPr>
        <w:rPr>
          <w:rFonts w:ascii="Montserrat" w:hAnsi="Montserrat"/>
          <w:sz w:val="24"/>
        </w:rPr>
      </w:pPr>
      <w:r w:rsidRPr="00031083">
        <w:rPr>
          <w:rFonts w:ascii="Montserrat" w:hAnsi="Montserrat"/>
          <w:sz w:val="24"/>
        </w:rPr>
        <w:tab/>
        <w:t>"Three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F20E2E" w:rsidRPr="00031083" w:rsidRDefault="00F20E2E">
      <w:pPr>
        <w:rPr>
          <w:rFonts w:ascii="Montserrat" w:hAnsi="Montserrat"/>
          <w:sz w:val="24"/>
        </w:rPr>
      </w:pPr>
      <w:r w:rsidRPr="00031083">
        <w:rPr>
          <w:rFonts w:ascii="Montserrat" w:hAnsi="Montserrat"/>
          <w:sz w:val="24"/>
        </w:rPr>
        <w:tab/>
        <w:t>"Does he know?" she asked guiltily, not sure who it would wound most. Red shook her head but said nothing. "We have to tell him," she said after a moment. A wordless nod this time.</w:t>
      </w:r>
    </w:p>
    <w:p w:rsidR="00F20E2E" w:rsidRPr="00031083" w:rsidRDefault="00F20E2E">
      <w:pPr>
        <w:rPr>
          <w:rFonts w:ascii="Montserrat" w:hAnsi="Montserrat"/>
          <w:sz w:val="24"/>
        </w:rPr>
      </w:pPr>
      <w:r w:rsidRPr="00031083">
        <w:rPr>
          <w:rFonts w:ascii="Montserrat" w:hAnsi="Montserrat"/>
          <w:sz w:val="24"/>
        </w:rPr>
        <w:tab/>
        <w:t>While they stood there leaning in each other's arms, a pair of footsteps intruded. They disengaged slowly and looked up when they noticed the person had pulled up short beside them. "Hi, Rick," Red said shamelessly. "Captain," from Aeslyn.</w:t>
      </w:r>
    </w:p>
    <w:p w:rsidR="00F20E2E" w:rsidRPr="00031083" w:rsidRDefault="00F20E2E">
      <w:pPr>
        <w:rPr>
          <w:rFonts w:ascii="Montserrat" w:hAnsi="Montserrat"/>
          <w:sz w:val="24"/>
        </w:rPr>
      </w:pPr>
      <w:r w:rsidRPr="00031083">
        <w:rPr>
          <w:rFonts w:ascii="Montserrat" w:hAnsi="Montserrat"/>
          <w:sz w:val="24"/>
        </w:rPr>
        <w:tab/>
        <w:t>"Family reunion, ladies?" he asked dryly. Red wrinkled her nose at him in response. He grinned and leaned against the bulkhead. "I'm sorry, things were so busy I neglected to introduce the two of you," he apologised with a devilish smile.</w:t>
      </w:r>
    </w:p>
    <w:p w:rsidR="00F20E2E" w:rsidRPr="00031083" w:rsidRDefault="00F20E2E">
      <w:pPr>
        <w:rPr>
          <w:rFonts w:ascii="Montserrat" w:hAnsi="Montserrat"/>
          <w:sz w:val="24"/>
        </w:rPr>
      </w:pPr>
      <w:r w:rsidRPr="00031083">
        <w:rPr>
          <w:rFonts w:ascii="Montserrat" w:hAnsi="Montserrat"/>
          <w:sz w:val="24"/>
        </w:rPr>
        <w:tab/>
        <w:t xml:space="preserve"> "Alt put you up to it, didn't she?" Aeslyn crossed her arms and challenged. He merely chuckled under her glare. "I thought so. Mind if I ask what you're doing wandering out at this hour?" she asked, suddenly aware how late it was.</w:t>
      </w:r>
    </w:p>
    <w:p w:rsidR="00F20E2E" w:rsidRPr="00031083" w:rsidRDefault="00F20E2E">
      <w:pPr>
        <w:rPr>
          <w:rFonts w:ascii="Montserrat" w:hAnsi="Montserrat"/>
          <w:sz w:val="24"/>
        </w:rPr>
      </w:pPr>
      <w:r w:rsidRPr="00031083">
        <w:rPr>
          <w:rFonts w:ascii="Montserrat" w:hAnsi="Montserrat"/>
          <w:sz w:val="24"/>
        </w:rPr>
        <w:tab/>
        <w:t>"Couldn't sleep," he admitted. "I thought I'd go down to the gym and use the pool. At this hour it ought to be empty." Aeslyn and Red exchanged a glance, and premptorily invited themselves along.</w:t>
      </w:r>
    </w:p>
    <w:p w:rsidR="00F20E2E" w:rsidRPr="00031083" w:rsidRDefault="00F20E2E">
      <w:pPr>
        <w:rPr>
          <w:rFonts w:ascii="Montserrat" w:hAnsi="Montserrat"/>
          <w:sz w:val="24"/>
        </w:rPr>
      </w:pPr>
      <w:r w:rsidRPr="00031083">
        <w:rPr>
          <w:rFonts w:ascii="Montserrat" w:hAnsi="Montserrat"/>
          <w:sz w:val="24"/>
        </w:rPr>
        <w:br w:type="page"/>
        <w:t>CHAPTER ONE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 2117.10.31.1325 TER (Traditional Earth Reckoning)</w:t>
      </w:r>
    </w:p>
    <w:p w:rsidR="00F20E2E" w:rsidRPr="00031083" w:rsidRDefault="00F20E2E">
      <w:pPr>
        <w:rPr>
          <w:rFonts w:ascii="Montserrat" w:hAnsi="Montserrat"/>
          <w:sz w:val="24"/>
        </w:rPr>
      </w:pPr>
      <w:r w:rsidRPr="00031083">
        <w:rPr>
          <w:rFonts w:ascii="Montserrat" w:hAnsi="Montserrat"/>
          <w:sz w:val="24"/>
        </w:rPr>
        <w:t xml:space="preserve">Emergency Abort from Interface Insertion. Departure from Main Mission Profile to investigate anomoly at low priority node Lambda Epsilon 797. Fleet deployed at NSC 441 </w:t>
      </w:r>
      <w:r w:rsidRPr="00031083">
        <w:rPr>
          <w:rFonts w:ascii="Montserrat" w:hAnsi="Montserrat"/>
          <w:sz w:val="24"/>
        </w:rPr>
        <w:sym w:font="Symbol" w:char="F073"/>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 feather light touch on Captain Daron Medea's shoulder alerted her to the presence of the Advance Reconnisance Fleet's Pathfinder</w:t>
      </w:r>
      <w:r w:rsidRPr="00031083">
        <w:rPr>
          <w:rFonts w:ascii="Montserrat" w:hAnsi="Montserrat"/>
          <w:sz w:val="24"/>
        </w:rPr>
        <w:footnoteReference w:id="1"/>
      </w:r>
      <w:r w:rsidRPr="00031083">
        <w:rPr>
          <w:rFonts w:ascii="Montserrat" w:hAnsi="Montserrat"/>
          <w:sz w:val="24"/>
        </w:rPr>
        <w:t xml:space="preserve">. Reflex directed her eyes to where she expected the mission specialist to be standing, forcing her to witness the unsettling arrival of Morgan Erin Wildmuir. A flash at the corner of her eye picked up her Exec desperately drawing his sidearm out of its holster. In the space just to her left, formed a three dimensional silhouette of a woman's body. The Exec had his weapon trained as Ms. Wildmuir's form became identifiable. Medea realized, absurdly, in a small corner of her mind that what she was seeing was a psionically engineered wormhole translating the Pathfinder's body directly to the Captain's Bridge. In the moment of open transition, her body existed as a warp bridging space from somewhere else on the ship. The Exec's first shot whizzed over Medea's shoulder and entered the distortion at the level of Wildmuir's forehead. Light transported through the silhouette gave Medea a view of the psi's quarters as the bullet starred the bulkhead sheathing. This living portal faded as Wildmuir solidified on the deck of the </w:t>
      </w:r>
      <w:r w:rsidRPr="00031083">
        <w:rPr>
          <w:rFonts w:ascii="Montserrat" w:hAnsi="Montserrat"/>
          <w:i/>
          <w:sz w:val="24"/>
        </w:rPr>
        <w:t>Exultant's</w:t>
      </w:r>
      <w:r w:rsidRPr="00031083">
        <w:rPr>
          <w:rFonts w:ascii="Montserrat" w:hAnsi="Montserrat"/>
          <w:sz w:val="24"/>
        </w:rPr>
        <w:t xml:space="preserve"> primary bridge. </w:t>
      </w:r>
    </w:p>
    <w:p w:rsidR="00F20E2E" w:rsidRPr="00031083" w:rsidRDefault="00F20E2E">
      <w:pPr>
        <w:rPr>
          <w:rFonts w:ascii="Montserrat" w:hAnsi="Montserrat"/>
          <w:sz w:val="24"/>
        </w:rPr>
      </w:pPr>
      <w:r w:rsidRPr="00031083">
        <w:rPr>
          <w:rFonts w:ascii="Montserrat" w:hAnsi="Montserrat"/>
          <w:sz w:val="24"/>
        </w:rPr>
        <w:tab/>
        <w:t xml:space="preserve">Medea swore aloud. She was not sure if her reaction was due more to Wildmuir's violation of the Abuse of Power codicil of the Psi Reform Act, or to the narrow margin by which the Exec's shot had missed </w:t>
      </w:r>
      <w:r w:rsidRPr="00031083">
        <w:rPr>
          <w:rFonts w:ascii="Montserrat" w:hAnsi="Montserrat"/>
          <w:i/>
          <w:sz w:val="24"/>
        </w:rPr>
        <w:t>her.</w:t>
      </w:r>
      <w:r w:rsidRPr="00031083">
        <w:rPr>
          <w:rFonts w:ascii="Montserrat" w:hAnsi="Montserrat"/>
          <w:sz w:val="24"/>
        </w:rPr>
        <w:t xml:space="preserve"> </w:t>
      </w:r>
    </w:p>
    <w:p w:rsidR="00F20E2E" w:rsidRPr="00031083" w:rsidRDefault="00F20E2E">
      <w:pPr>
        <w:rPr>
          <w:rFonts w:ascii="Montserrat" w:hAnsi="Montserrat"/>
          <w:sz w:val="24"/>
        </w:rPr>
      </w:pPr>
      <w:r w:rsidRPr="00031083">
        <w:rPr>
          <w:rFonts w:ascii="Montserrat" w:hAnsi="Montserrat"/>
          <w:sz w:val="24"/>
        </w:rPr>
        <w:tab/>
        <w:t>Then she saw the expression on the psi's face.</w:t>
      </w:r>
    </w:p>
    <w:p w:rsidR="00F20E2E" w:rsidRPr="00031083" w:rsidRDefault="00F20E2E">
      <w:pPr>
        <w:rPr>
          <w:rFonts w:ascii="Montserrat" w:hAnsi="Montserrat"/>
          <w:sz w:val="24"/>
        </w:rPr>
      </w:pPr>
      <w:r w:rsidRPr="00031083">
        <w:rPr>
          <w:rFonts w:ascii="Montserrat" w:hAnsi="Montserrat"/>
          <w:sz w:val="24"/>
        </w:rPr>
        <w:tab/>
        <w:t>Medea's override command barely stopped the Commander from blowing the psionic officer's head off. The Exec was white with shock at having actually carried out the Emergency Execution Directive which was the only defense a bridge crew had if a psi invaded their starship's bridge with hostile intentions. The trance of the post-hypnotic command had shattered, and he realized mutely that his captain's safety had been judged irrelevant by the parameters of the EED. Worse, the psi's power had effortlessly protected her from that fatal first round. Shocked faces were turning toward the three of them as Wildmuir barked, "Abort dive! Abort dive!" Medea stared at her, still frozen in shock. "Captain! Pull out of the interface! Now!" Wildmuir pleaded desperately.</w:t>
      </w:r>
    </w:p>
    <w:p w:rsidR="00F20E2E" w:rsidRPr="00031083" w:rsidRDefault="00F20E2E">
      <w:pPr>
        <w:rPr>
          <w:rFonts w:ascii="Montserrat" w:hAnsi="Montserrat"/>
          <w:sz w:val="24"/>
        </w:rPr>
      </w:pPr>
      <w:r w:rsidRPr="00031083">
        <w:rPr>
          <w:rFonts w:ascii="Montserrat" w:hAnsi="Montserrat"/>
          <w:sz w:val="24"/>
        </w:rPr>
        <w:tab/>
        <w:t>The words penetrated the captain as if from some great remove. But they did penetrate. Without further hesitation, Medea snapped at the helm and a deep chord keened through the ship as it dropped abruptly into normal space.</w:t>
      </w:r>
    </w:p>
    <w:p w:rsidR="00F20E2E" w:rsidRPr="00031083" w:rsidRDefault="00F20E2E">
      <w:pPr>
        <w:rPr>
          <w:rFonts w:ascii="Montserrat" w:hAnsi="Montserrat"/>
          <w:sz w:val="24"/>
        </w:rPr>
      </w:pPr>
      <w:r w:rsidRPr="00031083">
        <w:rPr>
          <w:rFonts w:ascii="Montserrat" w:hAnsi="Montserrat"/>
          <w:sz w:val="24"/>
        </w:rPr>
        <w:tab/>
        <w:t>A chorus of voices muttered in alarm during the following reverberations as the Pathfinder rushed to her station. She immediately called up the inertial plot to check it against the data already pouring in as the ship tried to find itself in surface space. Emergency claxons overrode all thought of the psi's illegal arrival. The Exec holstered his gun, wasing a moment to stare at Ms. Wildmuir, before turning his attention to the bridge officers. In the back of his mind though, he noted that the psi had not even reacted to the fact that he had just attempted to kill her. The tactical officer, not sure what to expect, was bringing weapon systems to life as the helmsman announced, "We're clear of the fourth componant, sir. Abort confirmed. No response from the auto-locator at this time. Universal heading zero-seven-seven by zero-niner-one angle of insertion zero-zero-zero, traveling at zero gravities with point-one light-standard foreward momentum, sir."</w:t>
      </w:r>
    </w:p>
    <w:p w:rsidR="00F20E2E" w:rsidRPr="00031083" w:rsidRDefault="00F20E2E">
      <w:pPr>
        <w:rPr>
          <w:rFonts w:ascii="Montserrat" w:hAnsi="Montserrat"/>
          <w:sz w:val="24"/>
        </w:rPr>
      </w:pPr>
      <w:bookmarkStart w:id="6" w:name="calculate_mass_to_acceleration_g"/>
      <w:bookmarkEnd w:id="6"/>
      <w:r w:rsidRPr="00031083">
        <w:rPr>
          <w:rFonts w:ascii="Montserrat" w:hAnsi="Montserrat"/>
          <w:sz w:val="24"/>
        </w:rPr>
        <w:tab/>
        <w:t>Pathfinder Wildmuir immediately corrected, "Plot error, Captain, true universal heading one-two-one by zero-niner-niner angle of insertion plus zero-zero-zero-point-zero-three, traveling at point-one light standard with zero-point-zero-one gravities foreward acceleration, sir!"</w:t>
      </w:r>
    </w:p>
    <w:p w:rsidR="00F20E2E" w:rsidRPr="00031083" w:rsidRDefault="00F20E2E">
      <w:pPr>
        <w:rPr>
          <w:rFonts w:ascii="Montserrat" w:hAnsi="Montserrat"/>
          <w:sz w:val="24"/>
        </w:rPr>
      </w:pPr>
      <w:r w:rsidRPr="00031083">
        <w:rPr>
          <w:rFonts w:ascii="Montserrat" w:hAnsi="Montserrat"/>
          <w:sz w:val="24"/>
        </w:rPr>
        <w:tab/>
        <w:t>The Captain glided out of her chair to see over the psi's shoulder as the display updated itself showing the marked deviation in the ship's programmed course. The Exec darted to his station and called up Wildmuir's navigation plots to verify the report. Both Captain and Exec were thinking the same thought, point oh-three positive residual angle of insertion did not make sense, the abort should have centered the AOI automatically. "That's not possible," she said, "that would put is into a stellar shadow!"</w:t>
      </w:r>
    </w:p>
    <w:p w:rsidR="00F20E2E" w:rsidRPr="00031083" w:rsidRDefault="00F20E2E">
      <w:pPr>
        <w:rPr>
          <w:rFonts w:ascii="Montserrat" w:hAnsi="Montserrat"/>
          <w:sz w:val="24"/>
        </w:rPr>
      </w:pPr>
      <w:r w:rsidRPr="00031083">
        <w:rPr>
          <w:rFonts w:ascii="Montserrat" w:hAnsi="Montserrat"/>
          <w:sz w:val="24"/>
        </w:rPr>
        <w:tab/>
        <w:t>Wildmuir looked up at her calmly, "Captain, we are on the grade, my estimate puts us 20 light minutes into system insertion to NSC 441 Sigma, sir." Even as Wildmuir finished speaking, the navigation computer spat up the result of its catalogue search, fully in agreement with the Pathfinder. Wildmuir had dead-reckoned their position faster than the ships auto-locator could. Captain Medea kicked the data around her head for a second, before giving the order to compensate for the gravitic incline of the still distant star. As her people turned to their jobs, she turned on the psi, carefully guarding her expression.</w:t>
      </w:r>
    </w:p>
    <w:p w:rsidR="00F20E2E" w:rsidRPr="00031083" w:rsidRDefault="00F20E2E">
      <w:pPr>
        <w:rPr>
          <w:rFonts w:ascii="Montserrat" w:hAnsi="Montserrat"/>
          <w:sz w:val="24"/>
        </w:rPr>
      </w:pPr>
      <w:r w:rsidRPr="00031083">
        <w:rPr>
          <w:rFonts w:ascii="Montserrat" w:hAnsi="Montserrat"/>
          <w:sz w:val="24"/>
        </w:rPr>
        <w:tab/>
        <w:t>Under her breath, she queried, "How did you know? The Tracking system didn't even twitch to this."</w:t>
      </w:r>
    </w:p>
    <w:p w:rsidR="00F20E2E" w:rsidRPr="00031083" w:rsidRDefault="00F20E2E">
      <w:pPr>
        <w:rPr>
          <w:rFonts w:ascii="Montserrat" w:hAnsi="Montserrat"/>
          <w:sz w:val="24"/>
        </w:rPr>
      </w:pPr>
      <w:r w:rsidRPr="00031083">
        <w:rPr>
          <w:rFonts w:ascii="Montserrat" w:hAnsi="Montserrat"/>
          <w:sz w:val="24"/>
        </w:rPr>
        <w:tab/>
        <w:t xml:space="preserve">"I felt it when we hit the slope," the woman answered distractedly. As an explanation went, it required a theoretical knowledge of interface geometry that the Captain simply did not possess. The psi flopped into the chair as other ships dropped out of the interface around them automatically, in response to the emergency abort squeal on the fleet relay transponders. From the Admiral's Bridge elsewhere on the </w:t>
      </w:r>
      <w:r w:rsidRPr="00031083">
        <w:rPr>
          <w:rFonts w:ascii="Montserrat" w:hAnsi="Montserrat"/>
          <w:i/>
          <w:sz w:val="24"/>
        </w:rPr>
        <w:t>Exultant</w:t>
      </w:r>
      <w:r w:rsidRPr="00031083">
        <w:rPr>
          <w:rFonts w:ascii="Montserrat" w:hAnsi="Montserrat"/>
          <w:sz w:val="24"/>
        </w:rPr>
        <w:t>, Admiral Shoen Dane broke in on the comlink, "Report, Captain."</w:t>
      </w:r>
    </w:p>
    <w:p w:rsidR="00F20E2E" w:rsidRPr="00031083" w:rsidRDefault="00F20E2E">
      <w:pPr>
        <w:rPr>
          <w:rFonts w:ascii="Montserrat" w:hAnsi="Montserrat"/>
          <w:sz w:val="24"/>
        </w:rPr>
      </w:pPr>
      <w:r w:rsidRPr="00031083">
        <w:rPr>
          <w:rFonts w:ascii="Montserrat" w:hAnsi="Montserrat"/>
          <w:sz w:val="24"/>
        </w:rPr>
        <w:tab/>
        <w:t>"Course corruption, sir, still analyzing the data, please stand by," Medea snapped off without diverting her attention. "Morgan, speak to me," she directed, wanting an explanation of the situation. Admiral Dane would already have the computer's report on their position and it was raising the same question for him that it was for her. How the hell had they slipped off course?</w:t>
      </w:r>
    </w:p>
    <w:p w:rsidR="00F20E2E" w:rsidRPr="00031083" w:rsidRDefault="00F20E2E">
      <w:pPr>
        <w:rPr>
          <w:rFonts w:ascii="Montserrat" w:hAnsi="Montserrat"/>
          <w:sz w:val="24"/>
        </w:rPr>
      </w:pPr>
      <w:r w:rsidRPr="00031083">
        <w:rPr>
          <w:rFonts w:ascii="Montserrat" w:hAnsi="Montserrat"/>
          <w:sz w:val="24"/>
        </w:rPr>
        <w:tab/>
        <w:t>Morgan looked at her for a moment before responding, "Anomoly, Captain. We slipped into an interface current</w:t>
      </w:r>
      <w:r w:rsidRPr="00031083">
        <w:rPr>
          <w:rFonts w:ascii="Montserrat" w:hAnsi="Montserrat"/>
          <w:sz w:val="24"/>
        </w:rPr>
        <w:footnoteReference w:id="2"/>
      </w:r>
      <w:r w:rsidRPr="00031083">
        <w:rPr>
          <w:rFonts w:ascii="Montserrat" w:hAnsi="Montserrat"/>
          <w:sz w:val="24"/>
        </w:rPr>
        <w:t>; no way we could have avoided it on such a shallow an insertion plot." She gestured to the tactical display.</w:t>
      </w:r>
    </w:p>
    <w:p w:rsidR="00F20E2E" w:rsidRPr="00031083" w:rsidRDefault="00F20E2E">
      <w:pPr>
        <w:rPr>
          <w:rFonts w:ascii="Montserrat" w:hAnsi="Montserrat"/>
          <w:sz w:val="24"/>
        </w:rPr>
      </w:pPr>
      <w:r w:rsidRPr="00031083">
        <w:rPr>
          <w:rFonts w:ascii="Montserrat" w:hAnsi="Montserrat"/>
          <w:sz w:val="24"/>
        </w:rPr>
        <w:tab/>
        <w:t xml:space="preserve">"An anomoly?" Medea asked with sudden interest. </w:t>
      </w:r>
    </w:p>
    <w:p w:rsidR="00F20E2E" w:rsidRPr="00031083" w:rsidRDefault="00F20E2E">
      <w:pPr>
        <w:rPr>
          <w:rFonts w:ascii="Montserrat" w:hAnsi="Montserrat"/>
          <w:sz w:val="24"/>
        </w:rPr>
      </w:pPr>
      <w:r w:rsidRPr="00031083">
        <w:rPr>
          <w:rFonts w:ascii="Montserrat" w:hAnsi="Montserrat"/>
          <w:sz w:val="24"/>
        </w:rPr>
        <w:tab/>
        <w:t>"A massive anomoly," the psi responded with a grin.</w:t>
      </w:r>
    </w:p>
    <w:p w:rsidR="00F20E2E" w:rsidRPr="00031083" w:rsidRDefault="00F20E2E">
      <w:pPr>
        <w:rPr>
          <w:rFonts w:ascii="Montserrat" w:hAnsi="Montserrat"/>
          <w:sz w:val="24"/>
        </w:rPr>
      </w:pPr>
      <w:r w:rsidRPr="00031083">
        <w:rPr>
          <w:rFonts w:ascii="Montserrat" w:hAnsi="Montserrat"/>
          <w:sz w:val="24"/>
        </w:rPr>
        <w:tab/>
        <w:t>The Captain studied the figures for their actual course as compared their projected course. Their course depth had been chosen specifically to assist them in mapping the surface nodes of the translation net that gave the Ancients access to the universe at large. In a shallow dive, they still should have been well clear of stellar gravity curves. Reletivistically speaking, they had been outside the parameters of the Einsteinian Universe. Gravity was a tremendous force at the surface but even a one degree dive would clear them from the surface turbulance and undercurrents. She directed the Pathfinder to run the plot log through the computer, matching it against the incident logs of earlier mapping missions.</w:t>
      </w:r>
    </w:p>
    <w:p w:rsidR="00F20E2E" w:rsidRPr="00031083" w:rsidRDefault="00F20E2E">
      <w:pPr>
        <w:rPr>
          <w:rFonts w:ascii="Montserrat" w:hAnsi="Montserrat"/>
          <w:sz w:val="24"/>
        </w:rPr>
      </w:pPr>
      <w:r w:rsidRPr="00031083">
        <w:rPr>
          <w:rFonts w:ascii="Montserrat" w:hAnsi="Montserrat"/>
          <w:sz w:val="24"/>
        </w:rPr>
        <w:tab/>
        <w:t xml:space="preserve">She was actually surprised, despite her hunch, when she saw the event corillaries. Wildmuir gave an impressed lift of an eyebrow at her captain's intuitive leap. The psi was not, however, surprised by the apparent conclusion the information suggested. Medea realized that for Morgan the answer was as obvious to her senses as the breadth and depth of the bridge was to her own. The Captain ignored the sudden stab or black envy of the other woman's gift and voiced her next thought, "Is it possible that the last mapping mission missed an entire node?" It suggested the most obvious explanation for the course error. </w:t>
      </w:r>
    </w:p>
    <w:p w:rsidR="00F20E2E" w:rsidRPr="00031083" w:rsidRDefault="00F20E2E">
      <w:pPr>
        <w:rPr>
          <w:rFonts w:ascii="Montserrat" w:hAnsi="Montserrat"/>
          <w:sz w:val="24"/>
        </w:rPr>
      </w:pPr>
      <w:r w:rsidRPr="00031083">
        <w:rPr>
          <w:rFonts w:ascii="Montserrat" w:hAnsi="Montserrat"/>
          <w:sz w:val="24"/>
        </w:rPr>
        <w:tab/>
        <w:t xml:space="preserve">"Do you mean, did we hit a translation pulse?" her Pathfinder countered. Medea nodded. There was a risk about every node that a diving starship could be caught in the hyperspace pulse generated around a node during open translation. An unmapped node was particularly dangerous in that respect. </w:t>
      </w:r>
      <w:r w:rsidRPr="00031083">
        <w:rPr>
          <w:rFonts w:ascii="Montserrat" w:hAnsi="Montserrat"/>
          <w:sz w:val="24"/>
        </w:rPr>
        <w:tab/>
        <w:t>The couputer couldn't compensate for terrain hazzards it didn't know existed. That was the danger of mapping dives. Too many mapping ships had been lost to a pulse's untracable deviations in the interface. Deviations sparked by a more advanced being making its way across the buried face of the universe.</w:t>
      </w:r>
    </w:p>
    <w:p w:rsidR="00F20E2E" w:rsidRPr="00031083" w:rsidRDefault="00F20E2E">
      <w:pPr>
        <w:rPr>
          <w:rFonts w:ascii="Montserrat" w:hAnsi="Montserrat"/>
          <w:sz w:val="24"/>
        </w:rPr>
      </w:pPr>
      <w:r w:rsidRPr="00031083">
        <w:rPr>
          <w:rFonts w:ascii="Montserrat" w:hAnsi="Montserrat"/>
          <w:sz w:val="24"/>
        </w:rPr>
        <w:tab/>
        <w:t>However, the magnitude of the pulse was unprecedented. The psi had another suspicion, but no evidence to support it. Yet. Wildmuir's grin turned into an out and out smile. "Sir, according to the last survey of this quadrant, this," she indicated a mark in the system they had just entered, "was a minor nexus; which as you can see should be so redundant as to be totally masked by the system's gravitic shadow."</w:t>
      </w:r>
    </w:p>
    <w:p w:rsidR="00F20E2E" w:rsidRPr="00031083" w:rsidRDefault="00F20E2E">
      <w:pPr>
        <w:rPr>
          <w:rFonts w:ascii="Montserrat" w:hAnsi="Montserrat"/>
          <w:sz w:val="24"/>
        </w:rPr>
      </w:pPr>
      <w:r w:rsidRPr="00031083">
        <w:rPr>
          <w:rFonts w:ascii="Montserrat" w:hAnsi="Montserrat"/>
          <w:sz w:val="24"/>
        </w:rPr>
        <w:tab/>
        <w:t>"Should be," Medea repeated. She read the node classification and previous analysis in the associated field for the feature under Morgan's finger, "It's defined as unstable," she noted aloud, "Are you sure that this is what bent us off course?" The Captain frowned. "Unstable" was hardly what she would call a node that fluctuated from virtual non-existence to bodily diverting a fleet of ships on a tangenital course directly into its local system. However, she had also noted the unusual pulse magnitude and what it suggested frightened her. Not only it make the node potentially useless to their secondary mission objective, it represented a navigational hazzard that could ultimately thwart their primary objective of finding a node capable of delivering the colony ships beyond the influence of their local Ancient Overlords.</w:t>
      </w:r>
    </w:p>
    <w:p w:rsidR="00F20E2E" w:rsidRPr="00031083" w:rsidRDefault="00F20E2E">
      <w:pPr>
        <w:rPr>
          <w:rFonts w:ascii="Montserrat" w:hAnsi="Montserrat"/>
          <w:sz w:val="24"/>
        </w:rPr>
      </w:pPr>
      <w:r w:rsidRPr="00031083">
        <w:rPr>
          <w:rFonts w:ascii="Montserrat" w:hAnsi="Montserrat"/>
          <w:sz w:val="24"/>
        </w:rPr>
        <w:tab/>
        <w:t>Morgan sat back and keyed in the course projection they would have followed if she hadn't forced them to abort. The vector twisted along the invisible incline and terminated right on the mark. "Bent is too subtle a word, the damn thing nearly swallowed us whole," Morgan replied. Medea was stunned. Morgan keyed the comlink to the Admiral's Bridge, "Admiral, I have identified the anomoly. If you check the plot I'm forewarding to you, you will find that low priority node Lambda Epsilon 797 has stabilized and established a profound presence."</w:t>
      </w:r>
    </w:p>
    <w:p w:rsidR="00F20E2E" w:rsidRPr="00031083" w:rsidRDefault="00F20E2E">
      <w:pPr>
        <w:rPr>
          <w:rFonts w:ascii="Montserrat" w:hAnsi="Montserrat"/>
          <w:sz w:val="24"/>
        </w:rPr>
      </w:pPr>
      <w:r w:rsidRPr="00031083">
        <w:rPr>
          <w:rFonts w:ascii="Montserrat" w:hAnsi="Montserrat"/>
          <w:sz w:val="24"/>
        </w:rPr>
        <w:tab/>
        <w:t>Medea, looked at her sharply, "How can you be so sure it's stable?"</w:t>
      </w:r>
    </w:p>
    <w:p w:rsidR="00F20E2E" w:rsidRPr="00031083" w:rsidRDefault="00F20E2E">
      <w:pPr>
        <w:rPr>
          <w:rFonts w:ascii="Montserrat" w:hAnsi="Montserrat"/>
          <w:sz w:val="24"/>
        </w:rPr>
      </w:pPr>
      <w:r w:rsidRPr="00031083">
        <w:rPr>
          <w:rFonts w:ascii="Montserrat" w:hAnsi="Montserrat"/>
          <w:sz w:val="24"/>
        </w:rPr>
        <w:tab/>
        <w:t>Morgan grimmaced and said quite frankly, "If it wasn't, I would have gone into epileptic fits in my cabin the moment we entered its influence, and we'd all be on our way to hell, sir." Neither woman realized that the com line was still open to the Admiral's Bridge.</w:t>
      </w:r>
    </w:p>
    <w:p w:rsidR="00F20E2E" w:rsidRPr="00031083" w:rsidRDefault="00F20E2E">
      <w:pPr>
        <w:rPr>
          <w:rFonts w:ascii="Montserrat" w:hAnsi="Montserrat"/>
          <w:sz w:val="24"/>
        </w:rPr>
      </w:pPr>
      <w:r w:rsidRPr="00031083">
        <w:rPr>
          <w:rFonts w:ascii="Montserrat" w:hAnsi="Montserrat"/>
          <w:sz w:val="24"/>
        </w:rPr>
        <w:tab/>
        <w:t xml:space="preserve">"Ms. Wildmuir." the Admiral responded dryly, "you have a gift for understatement. Captain, I'm directing the fleet to take up station throughout the system, I want the </w:t>
      </w:r>
      <w:r w:rsidRPr="00031083">
        <w:rPr>
          <w:rFonts w:ascii="Montserrat" w:hAnsi="Montserrat"/>
          <w:i/>
          <w:sz w:val="24"/>
        </w:rPr>
        <w:t>Exultant</w:t>
      </w:r>
      <w:r w:rsidRPr="00031083">
        <w:rPr>
          <w:rFonts w:ascii="Montserrat" w:hAnsi="Montserrat"/>
          <w:sz w:val="24"/>
        </w:rPr>
        <w:t xml:space="preserve"> on point over the Lambda Epsilon 797 anchorage so we need Ms. Wildmuir off her ass and on the prowl." It was possible that the change in the node's status might also mean a shift in its focal matrix. By design, the entry point would be on or within a planetary mass the record dubbed as "Cinder" by the first expedition to map this quadrant. Morgan would preceed the fleet's flagship and verify with her unique senses the precise location of the terminus. "Pathfinder, a marine recon division will be following in your wake to secure the site as soon as you've identified it. Let's move people."</w:t>
      </w:r>
    </w:p>
    <w:p w:rsidR="00F20E2E" w:rsidRPr="00031083" w:rsidRDefault="00F20E2E">
      <w:pPr>
        <w:rPr>
          <w:rFonts w:ascii="Montserrat" w:hAnsi="Montserrat"/>
          <w:sz w:val="24"/>
        </w:rPr>
      </w:pPr>
      <w:r w:rsidRPr="00031083">
        <w:rPr>
          <w:rFonts w:ascii="Montserrat" w:hAnsi="Montserrat"/>
          <w:sz w:val="24"/>
        </w:rPr>
        <w:tab/>
        <w:t xml:space="preserve">"Aye-aye," the two women snapped in unison. </w:t>
      </w:r>
    </w:p>
    <w:p w:rsidR="00F20E2E" w:rsidRPr="00031083" w:rsidRDefault="00F20E2E">
      <w:pPr>
        <w:rPr>
          <w:rFonts w:ascii="Montserrat" w:hAnsi="Montserrat"/>
          <w:sz w:val="24"/>
        </w:rPr>
      </w:pPr>
      <w:r w:rsidRPr="00031083">
        <w:rPr>
          <w:rFonts w:ascii="Montserrat" w:hAnsi="Montserrat"/>
          <w:sz w:val="24"/>
        </w:rPr>
        <w:tab/>
        <w:t>Morgan virtually ran off the bridge to prepare for EVA, as the Exec turned to catch his captain's eye. She saw the need in his look and dismissed him, "Go, Mr. Howe. But get back here as fast as you can and don't deley Ms. Wildmuir any longer that absolutely necessary." The Commander was off the bridge in a second. While the rest of the bridge crew pretended not to have noticed the Exec's hasty exit Medea listened for the hiss of the portal shutting behind him. There was a black side to this emergency that needed immediate attention. Gritting her teeth, she reopened her link to the flag bridge, "Admiral Dane, I have to inform you that protocol Theta Nine was activated during the emergency. I have suborned the log for your review and I want it on the record the I endorse Ms. Wildmuir's decision to violate the Abuse of Power Prohibitions to protect the fleet."</w:t>
      </w:r>
    </w:p>
    <w:p w:rsidR="00F20E2E" w:rsidRPr="00031083" w:rsidRDefault="00F20E2E">
      <w:pPr>
        <w:rPr>
          <w:rFonts w:ascii="Montserrat" w:hAnsi="Montserrat"/>
          <w:sz w:val="24"/>
        </w:rPr>
      </w:pPr>
      <w:r w:rsidRPr="00031083">
        <w:rPr>
          <w:rFonts w:ascii="Montserrat" w:hAnsi="Montserrat"/>
          <w:sz w:val="24"/>
        </w:rPr>
        <w:tab/>
        <w:t>There was a slight pause, then the admiral asked, "Who was triggered?"</w:t>
      </w:r>
    </w:p>
    <w:p w:rsidR="00F20E2E" w:rsidRPr="00031083" w:rsidRDefault="00F20E2E">
      <w:pPr>
        <w:rPr>
          <w:rFonts w:ascii="Montserrat" w:hAnsi="Montserrat"/>
          <w:sz w:val="24"/>
        </w:rPr>
      </w:pPr>
      <w:r w:rsidRPr="00031083">
        <w:rPr>
          <w:rFonts w:ascii="Montserrat" w:hAnsi="Montserrat"/>
          <w:sz w:val="24"/>
        </w:rPr>
        <w:tab/>
        <w:t>Medea looked down at her hands. Dane knew about the failsafes better than anyone. He was alive today thanks to the Emergency Execution Directive. No one had ever failed the trigger response to date, so the fact that Morgan had lived to save them presented the whole failsafe program with a dangerous problem. She took a deep breath and answered, "Mr. Howe responded to the EED conditioning with negative effect, sir." In truth, he had performed too well. He had simply encountered a hole in the failsafe's effectiveness. Literally.</w:t>
      </w:r>
    </w:p>
    <w:p w:rsidR="00F20E2E" w:rsidRPr="00031083" w:rsidRDefault="00F20E2E">
      <w:pPr>
        <w:rPr>
          <w:rFonts w:ascii="Montserrat" w:hAnsi="Montserrat"/>
          <w:sz w:val="24"/>
        </w:rPr>
      </w:pPr>
      <w:r w:rsidRPr="00031083">
        <w:rPr>
          <w:rFonts w:ascii="Montserrat" w:hAnsi="Montserrat"/>
          <w:sz w:val="24"/>
        </w:rPr>
        <w:tab/>
        <w:t>"I'm sending you Commander Alles to relieve Commander Howe, Daron. I want to see him and the visual log in my ready room, now," Dane ordered. Madea swollowed hard. Before she could explain Howe's absence, Dane added, "Just so you know, I accept your endorsement, and I am adding my own on Ms. Wildmuir's behalf. I'll do what I can to clear Howe of fault for the, fortunate, failure of the failsafe."</w:t>
      </w:r>
    </w:p>
    <w:p w:rsidR="00F20E2E" w:rsidRPr="00031083" w:rsidRDefault="00F20E2E">
      <w:pPr>
        <w:rPr>
          <w:rFonts w:ascii="Montserrat" w:hAnsi="Montserrat"/>
          <w:sz w:val="24"/>
        </w:rPr>
      </w:pPr>
      <w:r w:rsidRPr="00031083">
        <w:rPr>
          <w:rFonts w:ascii="Montserrat" w:hAnsi="Montserrat"/>
          <w:sz w:val="24"/>
        </w:rPr>
        <w:tab/>
        <w:t>Medea held her relief, considering what she was forced to admit, "Admiral, I regret I cannot send my Exec directly to you," she held up her hand to forstall his response and finished, "I dismissed him at his request. He has something to work out with Ms. Wildmuir in private. I'll see to it that he proceeds directly to you from their present location, sir."</w:t>
      </w:r>
    </w:p>
    <w:p w:rsidR="00F20E2E" w:rsidRPr="00031083" w:rsidRDefault="00F20E2E">
      <w:pPr>
        <w:rPr>
          <w:rFonts w:ascii="Montserrat" w:hAnsi="Montserrat"/>
          <w:sz w:val="24"/>
        </w:rPr>
      </w:pPr>
      <w:r w:rsidRPr="00031083">
        <w:rPr>
          <w:rFonts w:ascii="Montserrat" w:hAnsi="Montserrat"/>
          <w:sz w:val="24"/>
        </w:rPr>
        <w:tab/>
        <w:t>The Admiral studied her face very carefully. It was possible that a trigger who had failed to fulfill the EED compulsion would be incined to further action, but he trusted her assessment of her subordinates. She would not have approved her Exec's request if she had any doubts about either of her crewmen's safety. Finally he nodded, "Very well, Captain. As soon as he is able, have Mr. Howe report to me." Madea acknowledged and cut the link. This far from home, Admiral Dane would have the final word on this incident, but the reppurcussions would eventually carry all the way back to Earth. Both Howe and Wildmuir could be seriously hurt by this event at that point—when Naval Intelligence had to officially address it.</w:t>
      </w:r>
    </w:p>
    <w:p w:rsidR="00F20E2E" w:rsidRPr="00031083" w:rsidRDefault="00F20E2E">
      <w:pPr>
        <w:rPr>
          <w:rFonts w:ascii="Montserrat" w:hAnsi="Montserrat"/>
          <w:sz w:val="24"/>
        </w:rPr>
      </w:pPr>
      <w:r w:rsidRPr="00031083">
        <w:rPr>
          <w:rFonts w:ascii="Montserrat" w:hAnsi="Montserrat"/>
          <w:sz w:val="24"/>
        </w:rPr>
        <w:tab/>
        <w:t xml:space="preserve">In spite of herself, though, she couldn't dwell on it. The fluke that could have augered in the whole fleet eclipsed that concern in her mind. This expidition had two vital objectives, one of which had been expected to accomplish no more than confirm what already was known about translation nodes. Habitable and formerly habitable planets throughout the Orion arm had been found to be linked to a network of corridors in hyperdimensional space that presumably spanned intergalactic distances. The Captain reflected on what this anomoly could mean to thier mission. A remote, unguarded nexus could give humanity a foothold beyond the confrontation that mankind had discovered in progress around them upon reaching the stars. The same thought was broadcasting itself through her bridge crew. She hardly needed to give them orders. </w:t>
      </w:r>
    </w:p>
    <w:p w:rsidR="00F20E2E" w:rsidRPr="00031083" w:rsidRDefault="00F20E2E">
      <w:pPr>
        <w:rPr>
          <w:rFonts w:ascii="Montserrat" w:hAnsi="Montserrat"/>
          <w:sz w:val="24"/>
        </w:rPr>
      </w:pPr>
      <w:r w:rsidRPr="00031083">
        <w:rPr>
          <w:rFonts w:ascii="Montserrat" w:hAnsi="Montserrat"/>
          <w:sz w:val="24"/>
        </w:rPr>
        <w:tab/>
        <w:t>Exultant began to move towards the now invisible Cinder, and Medea allowed her mind to roam through the still mystifying thoughts of nodes and what they represented.</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t xml:space="preserve">The first of the known, and decidedly strange gateways had been encountered on Earth. The discoveries had been made in the late twentieth century by what were now believed to be some of the first Active Psi's. At first, experience with the nodes drove these early psi's all but insane. Inevitably they discovered that the access and control of the translation network was based on psi manipulation. Later, similar discoveries were made about technologies that science fiction writers had been dreaming about for over three generations. </w:t>
      </w:r>
    </w:p>
    <w:p w:rsidR="00F20E2E" w:rsidRPr="00031083" w:rsidRDefault="00F20E2E">
      <w:pPr>
        <w:rPr>
          <w:rFonts w:ascii="Montserrat" w:hAnsi="Montserrat"/>
          <w:sz w:val="24"/>
        </w:rPr>
      </w:pPr>
      <w:r w:rsidRPr="00031083">
        <w:rPr>
          <w:rFonts w:ascii="Montserrat" w:hAnsi="Montserrat"/>
          <w:sz w:val="24"/>
        </w:rPr>
        <w:tab/>
        <w:t>At some point it was discovered that the nodes had been deliberately rendered inert. Still acting unofficially and on their own, psi's probed and opened up a number of node paths and discovered the existence of human civilizations occupying dozens of terrestrial worlds. And then they discovered the Oasians. The most momentus discovery of the twentieth century, and one of the most dangerous. But that thought led somewhere else altogether.</w:t>
      </w:r>
    </w:p>
    <w:p w:rsidR="00F20E2E" w:rsidRPr="00031083" w:rsidRDefault="00F20E2E">
      <w:pPr>
        <w:rPr>
          <w:rFonts w:ascii="Montserrat" w:hAnsi="Montserrat"/>
          <w:sz w:val="24"/>
        </w:rPr>
      </w:pPr>
      <w:r w:rsidRPr="00031083">
        <w:rPr>
          <w:rFonts w:ascii="Montserrat" w:hAnsi="Montserrat"/>
          <w:sz w:val="24"/>
        </w:rPr>
        <w:tab/>
        <w:t>It wasn't until mankind reached out into space that they discovered why the nodes had been disabled and why human worlds had apparently been cut off from a much larger network, when Man discovered the Ancients. More than one faction of them. The answer to the question became blindingly simple, Man had been exiled from the regular routes used by either side in their galactic conflict. It was probably too much to hope that there was a region of space that those ancient civilizations had not already reached, but mankind needed that hope because there was no way humanity could go toe to toe with what they had seen out there.</w:t>
      </w:r>
    </w:p>
    <w:p w:rsidR="00F20E2E" w:rsidRPr="00031083" w:rsidRDefault="00F20E2E">
      <w:pPr>
        <w:rPr>
          <w:rFonts w:ascii="Montserrat" w:hAnsi="Montserrat"/>
          <w:sz w:val="24"/>
        </w:rPr>
      </w:pPr>
      <w:r w:rsidRPr="00031083">
        <w:rPr>
          <w:rFonts w:ascii="Montserrat" w:hAnsi="Montserrat"/>
          <w:sz w:val="24"/>
        </w:rPr>
        <w:tab/>
        <w:t>It was hard enough to deal with the fact that humanity was able to go about its business only because Man was obviously considered too insignificant for Ancients to bother with. Outside of utterly squashing any human attempt to make contact with non human intelligence, that is. Communication with the Ancients had only accomplished the annihilation of the expeditions that attempted it. The only real information they had about the conflict came from exiles and ex-patriots of those races who had spent ages in hiding on human worlds. They had only reared their heads when it had become clear to them that humanity was not content to remain confined to their cradles.</w:t>
      </w:r>
    </w:p>
    <w:p w:rsidR="00F20E2E" w:rsidRPr="00031083" w:rsidRDefault="00F20E2E">
      <w:pPr>
        <w:rPr>
          <w:rFonts w:ascii="Montserrat" w:hAnsi="Montserrat"/>
          <w:sz w:val="24"/>
        </w:rPr>
      </w:pPr>
      <w:r w:rsidRPr="00031083">
        <w:rPr>
          <w:rFonts w:ascii="Montserrat" w:hAnsi="Montserrat"/>
          <w:sz w:val="24"/>
        </w:rPr>
        <w:tab/>
        <w:t>They took humans by the hand and showed them the unbelievable technology of the Ancient races; explained the awesome gates they had built on the worlds they had seeded across countless galaxies. They demonstrated that the power of individual members of those races could cripple the forces humanity could field. Only the best of human psi's were really a match for the soldiers of the Ancients—and such precocious humans were pitifully few. Still, as long as there was a way to move clear of the battlefield, then there was hope. All of the joint resources human worlds could muster became invested in the effort to slip out from under the Ancients. Excepeting for an occasional difference in opinion, to put it lightly, humans avoided warring on each other so that their fleets could find a back door out of the local heavens.</w:t>
      </w:r>
    </w:p>
    <w:p w:rsidR="00F20E2E" w:rsidRPr="00031083" w:rsidRDefault="00F20E2E">
      <w:pPr>
        <w:rPr>
          <w:rFonts w:ascii="Montserrat" w:hAnsi="Montserrat"/>
          <w:sz w:val="24"/>
        </w:rPr>
      </w:pPr>
      <w:r w:rsidRPr="00031083">
        <w:rPr>
          <w:rFonts w:ascii="Montserrat" w:hAnsi="Montserrat"/>
          <w:sz w:val="24"/>
        </w:rPr>
        <w:tab/>
        <w:t>Captain looked at the Plot screen before her and wondered if she was looking at that back door.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Class III Psi-Active Mission Specialist, Pathfinder Morgan Erin Wildmuir stood in the airlock savoring the last air she would breathe for anywhere up the next three days. She knew enough from the plot she had run to guess where on Cinder the nexus could be found. If she pushed herself she could close on the planet far in advance of her marine recon escort. She was tempted. It had been long enough since she had the opportunity to walk planetside without the crippling inhibitors the law required psi's take to limit their powers while down the well. She gave a disgusted scowl at the thought of her last visit home and the way she had had to be ferried in and out of the well like a common groundling via shuttle. </w:t>
      </w:r>
      <w:r w:rsidRPr="00031083">
        <w:rPr>
          <w:rFonts w:ascii="Montserrat" w:hAnsi="Montserrat"/>
          <w:i/>
          <w:sz w:val="24"/>
        </w:rPr>
        <w:t>Abuse of Power,</w:t>
      </w:r>
      <w:r w:rsidRPr="00031083">
        <w:rPr>
          <w:rFonts w:ascii="Montserrat" w:hAnsi="Montserrat"/>
          <w:sz w:val="24"/>
        </w:rPr>
        <w:t xml:space="preserve"> her thoughts were dark. </w:t>
      </w:r>
      <w:r w:rsidRPr="00031083">
        <w:rPr>
          <w:rFonts w:ascii="Montserrat" w:hAnsi="Montserrat"/>
          <w:i/>
          <w:sz w:val="24"/>
        </w:rPr>
        <w:t>They would have suffocated in their own filth if it hadn't been for the discoveries we gave them. Instead of embracing their us though, they exiled us from their worlds and pushed us over to the military where we can get our heads blown off for using our gifts to respond to life threatening emergencies!</w:t>
      </w:r>
      <w:r w:rsidRPr="00031083">
        <w:rPr>
          <w:rFonts w:ascii="Montserrat" w:hAnsi="Montserrat"/>
          <w:sz w:val="24"/>
        </w:rPr>
        <w:t xml:space="preserve"> </w:t>
      </w:r>
    </w:p>
    <w:p w:rsidR="00F20E2E" w:rsidRPr="00031083" w:rsidRDefault="00F20E2E">
      <w:pPr>
        <w:rPr>
          <w:rFonts w:ascii="Montserrat" w:hAnsi="Montserrat"/>
          <w:sz w:val="24"/>
        </w:rPr>
      </w:pPr>
      <w:r w:rsidRPr="00031083">
        <w:rPr>
          <w:rFonts w:ascii="Montserrat" w:hAnsi="Montserrat"/>
          <w:sz w:val="24"/>
        </w:rPr>
        <w:tab/>
        <w:t xml:space="preserve">Morgan sighed. Shame burned in her for that silent outburst. Hell, she was one of the few who had understood </w:t>
      </w:r>
      <w:r w:rsidRPr="00031083">
        <w:rPr>
          <w:rFonts w:ascii="Montserrat" w:hAnsi="Montserrat"/>
          <w:i/>
          <w:sz w:val="24"/>
        </w:rPr>
        <w:t>why</w:t>
      </w:r>
      <w:r w:rsidRPr="00031083">
        <w:rPr>
          <w:rFonts w:ascii="Montserrat" w:hAnsi="Montserrat"/>
          <w:sz w:val="24"/>
        </w:rPr>
        <w:t xml:space="preserve"> such harsh rules had been levered against them. Poor Howe, he was as much a victim as she; the man hadn't even realized that he'd been programmed for the desperation strike. He had been horrified when he caught up to her in the corridor. </w:t>
      </w:r>
    </w:p>
    <w:p w:rsidR="00F20E2E" w:rsidRPr="00031083" w:rsidRDefault="00F20E2E">
      <w:pPr>
        <w:rPr>
          <w:rFonts w:ascii="Montserrat" w:hAnsi="Montserrat"/>
          <w:sz w:val="24"/>
        </w:rPr>
      </w:pPr>
      <w:r w:rsidRPr="00031083">
        <w:rPr>
          <w:rFonts w:ascii="Montserrat" w:hAnsi="Montserrat"/>
          <w:sz w:val="24"/>
        </w:rPr>
        <w:tab/>
        <w:t xml:space="preserve">His surprize had displaced his greif for an instant when he discovered he didn't even need to explain his actions to her. </w:t>
      </w:r>
      <w:r w:rsidRPr="00031083">
        <w:rPr>
          <w:rFonts w:ascii="Montserrat" w:hAnsi="Montserrat"/>
          <w:i/>
          <w:sz w:val="24"/>
        </w:rPr>
        <w:t>It's not your fault,</w:t>
      </w:r>
      <w:r w:rsidRPr="00031083">
        <w:rPr>
          <w:rFonts w:ascii="Montserrat" w:hAnsi="Montserrat"/>
          <w:sz w:val="24"/>
        </w:rPr>
        <w:t xml:space="preserve"> she had said the instant she saw him. Even still, he had stumbled over himself in fear of her reprise. After carefully explaining that she not upset at him, he had had asked her why. She had simply said she was used to it. How was she supposed to explain to him why she had not been surprised? She had survived this prejudice for too long to hold it against him. She had actually been more hurt by his fear of her wrath than the sickening realization that had passed with that first bullet through her.</w:t>
      </w:r>
    </w:p>
    <w:p w:rsidR="00F20E2E" w:rsidRPr="00031083" w:rsidRDefault="00F20E2E">
      <w:pPr>
        <w:rPr>
          <w:rFonts w:ascii="Montserrat" w:hAnsi="Montserrat"/>
          <w:sz w:val="24"/>
        </w:rPr>
      </w:pPr>
      <w:r w:rsidRPr="00031083">
        <w:rPr>
          <w:rFonts w:ascii="Montserrat" w:hAnsi="Montserrat"/>
          <w:sz w:val="24"/>
        </w:rPr>
        <w:tab/>
        <w:t xml:space="preserve">That fear was the enemy. Earth herself was hurt by the political fear surrounding her most gifted children. A psi of her rating could do a staggering amount of work in the safe haven of a planetary atmosphere if they'd let her. Instead, Latents labored and risked their lives in the same fashion as their ancestors did. She shook her head at the thought and adjusted the body sheath that served as the generic uniform of the Interstellar Armed Forces, and pulled on her flight jacket. While she qualified to pilot one of the deadly fighters attached to starships, that was not why she had the symbol of fighting pride. One of the </w:t>
      </w:r>
      <w:r w:rsidRPr="00031083">
        <w:rPr>
          <w:rFonts w:ascii="Montserrat" w:hAnsi="Montserrat"/>
          <w:i/>
          <w:sz w:val="24"/>
        </w:rPr>
        <w:t xml:space="preserve">Exultan's </w:t>
      </w:r>
      <w:r w:rsidRPr="00031083">
        <w:rPr>
          <w:rFonts w:ascii="Montserrat" w:hAnsi="Montserrat"/>
          <w:sz w:val="24"/>
        </w:rPr>
        <w:t xml:space="preserve">pilots had given to her as thanks for coming to his squadrons aid during the short war with Oasis. </w:t>
      </w:r>
    </w:p>
    <w:p w:rsidR="00F20E2E" w:rsidRPr="00031083" w:rsidRDefault="00F20E2E">
      <w:pPr>
        <w:rPr>
          <w:rFonts w:ascii="Montserrat" w:hAnsi="Montserrat"/>
          <w:sz w:val="24"/>
        </w:rPr>
      </w:pPr>
      <w:r w:rsidRPr="00031083">
        <w:rPr>
          <w:rFonts w:ascii="Montserrat" w:hAnsi="Montserrat"/>
          <w:sz w:val="24"/>
        </w:rPr>
        <w:tab/>
        <w:t>She frowned. It was a turn in her thoughts, but it led back to the same place. Even the Oasians, being the most psi sophisticated of the human worlds, banned their powerful Actives from the surface of their worlds. She was no more welcome there than on Earth even before the war. In the hundred and twenty odd years since she first revealed her power to her government on Earth, she had been hounded and harassed as a potential threat to all but one of the human inhabited planets. It had only gotten worse the longer she had lived. The fact that her ability allowed her to maintain her youth for as long as she willed it made her existence a lash at normal men and women. She couldn't help a short bitter laugh. Sure, she could survive indefinately virtually anywhere in the universe, planet or no, but what was the point? She didn't have a life!</w:t>
      </w:r>
    </w:p>
    <w:p w:rsidR="00F20E2E" w:rsidRPr="00031083" w:rsidRDefault="00F20E2E">
      <w:pPr>
        <w:rPr>
          <w:rFonts w:ascii="Montserrat" w:hAnsi="Montserrat"/>
          <w:sz w:val="24"/>
        </w:rPr>
      </w:pPr>
      <w:r w:rsidRPr="00031083">
        <w:rPr>
          <w:rFonts w:ascii="Montserrat" w:hAnsi="Montserrat"/>
          <w:sz w:val="24"/>
        </w:rPr>
        <w:tab/>
        <w:t>She, like most of the psi's she knew, was gradually becoming alien under her forced exposure to the cold embrace of the cosmos. The reality she identified with becoming more and more remote to the life she had known as a girl back when psionics was considered science fiction.</w:t>
      </w:r>
    </w:p>
    <w:p w:rsidR="00F20E2E" w:rsidRPr="00031083" w:rsidRDefault="00F20E2E">
      <w:pPr>
        <w:rPr>
          <w:rFonts w:ascii="Montserrat" w:hAnsi="Montserrat"/>
          <w:sz w:val="24"/>
        </w:rPr>
      </w:pPr>
      <w:r w:rsidRPr="00031083">
        <w:rPr>
          <w:rFonts w:ascii="Montserrat" w:hAnsi="Montserrat"/>
          <w:sz w:val="24"/>
        </w:rPr>
        <w:tab/>
        <w:t>She sighed and brushed the anger out of her mind. Ahead of her was a world unclaimed by any government and she would walk for a time under a blue (she hoped) sky uncrippled by drugs or scramblers. She depressurized the airlock and felt the celestial beast awaken within her to redefine her body. In about the same space of time it would take to hold her breath, her body began to unknit and restructure itself. Most of the restructuring was analogous to her terrestrial biology, meaning that on a purely motor level, she was unchanged. For the most part, biological functions were becoming more specialized to accommodate a mass/energy metabolism. He mind was literally holding her body together and forcing it to live as her environment conspired to kill it. The greatest changes would have been neurological if not for the fact that the first time she'd had to do this, the changes had remained permanent. The consequences having been that she lived perpetually with a psionic hyper awareness of her biology and those forces she could control to preserve and reinforce it. If her body required sustenance it took an act of will to keep her mind from simply grabbing the requisite atoms and particles and fabricating it. If she did not stop herself, she could go for weeks or even months not eating without even realizing it.</w:t>
      </w:r>
    </w:p>
    <w:p w:rsidR="00F20E2E" w:rsidRPr="00031083" w:rsidRDefault="00F20E2E">
      <w:pPr>
        <w:rPr>
          <w:rFonts w:ascii="Montserrat" w:hAnsi="Montserrat"/>
          <w:sz w:val="24"/>
        </w:rPr>
      </w:pPr>
      <w:r w:rsidRPr="00031083">
        <w:rPr>
          <w:rFonts w:ascii="Montserrat" w:hAnsi="Montserrat"/>
          <w:sz w:val="24"/>
        </w:rPr>
        <w:tab/>
        <w:t>There were times when she wondered if it was possible for her to die.</w:t>
      </w:r>
    </w:p>
    <w:p w:rsidR="00F20E2E" w:rsidRPr="00031083" w:rsidRDefault="00F20E2E">
      <w:pPr>
        <w:rPr>
          <w:rFonts w:ascii="Montserrat" w:hAnsi="Montserrat"/>
          <w:sz w:val="24"/>
        </w:rPr>
      </w:pPr>
      <w:r w:rsidRPr="00031083">
        <w:rPr>
          <w:rFonts w:ascii="Montserrat" w:hAnsi="Montserrat"/>
          <w:sz w:val="24"/>
        </w:rPr>
        <w:tab/>
        <w:t>She was dreadfully aware how easily she could lose her humanity. If she simply stopped eating, she might gradually change to the point where she would not be capable of eating. There would be no point to maintaining a digestive system. Eventually, she wouldn't bother. And if there was no point to a digestive system, why bother with a circulatory system? Or a repriratory system? Why bother with internal organs at all? It was too frightening to think about. She could redefine the whole of her bodily capabilities in hyperspatial dimensions, wholly devoid of three dimensional limits. But that line of thought eventually dwindled down to: Why have a body at all? She shook herself out of that dangerous loop and wrenched her mind back to the job at hand.</w:t>
      </w:r>
    </w:p>
    <w:p w:rsidR="00F20E2E" w:rsidRPr="00031083" w:rsidRDefault="00F20E2E">
      <w:pPr>
        <w:rPr>
          <w:rFonts w:ascii="Montserrat" w:hAnsi="Montserrat"/>
          <w:sz w:val="24"/>
        </w:rPr>
      </w:pPr>
      <w:r w:rsidRPr="00031083">
        <w:rPr>
          <w:rFonts w:ascii="Montserrat" w:hAnsi="Montserrat"/>
          <w:sz w:val="24"/>
        </w:rPr>
        <w:tab/>
        <w:t xml:space="preserve">The ready light blinked on and she hit the outer door release button. The slightest breeze proceeded her out as the residue of air was sucked out in a rain of microscopic frost. She grasped the edges of the interface with her mind, wrinkled its geometry with her will and flew free of the ship's shadow. </w:t>
      </w:r>
    </w:p>
    <w:p w:rsidR="00F20E2E" w:rsidRPr="00031083" w:rsidRDefault="00F20E2E">
      <w:pPr>
        <w:rPr>
          <w:rFonts w:ascii="Montserrat" w:hAnsi="Montserrat"/>
          <w:sz w:val="24"/>
        </w:rPr>
      </w:pPr>
      <w:r w:rsidRPr="00031083">
        <w:rPr>
          <w:rFonts w:ascii="Montserrat" w:hAnsi="Montserrat"/>
          <w:sz w:val="24"/>
        </w:rPr>
        <w:tab/>
        <w:t>She felt the rain of photons and oriented herself towards the distant sun. A large star from this distance, but clearly the center of the local gravity well. She drank in raw, full spectrum radiation, unconsciously converting it to a form that would sustain her in this fatal environment.</w:t>
      </w:r>
    </w:p>
    <w:p w:rsidR="00F20E2E" w:rsidRPr="00031083" w:rsidRDefault="00F20E2E">
      <w:pPr>
        <w:rPr>
          <w:rFonts w:ascii="Montserrat" w:hAnsi="Montserrat"/>
          <w:sz w:val="24"/>
        </w:rPr>
      </w:pPr>
      <w:r w:rsidRPr="00031083">
        <w:rPr>
          <w:rFonts w:ascii="Montserrat" w:hAnsi="Montserrat"/>
          <w:sz w:val="24"/>
        </w:rPr>
        <w:tab/>
        <w:t xml:space="preserve">Because her telepathic aspect was overwhelmingly intimate, she composed and broadcast her status report in the microwave frequency she had arranged with the </w:t>
      </w:r>
      <w:r w:rsidRPr="00031083">
        <w:rPr>
          <w:rFonts w:ascii="Montserrat" w:hAnsi="Montserrat"/>
          <w:i/>
          <w:sz w:val="24"/>
        </w:rPr>
        <w:t>Exultant</w:t>
      </w:r>
      <w:r w:rsidRPr="00031083">
        <w:rPr>
          <w:rFonts w:ascii="Montserrat" w:hAnsi="Montserrat"/>
          <w:sz w:val="24"/>
        </w:rPr>
        <w:t xml:space="preserve">. The confirmation signal tickled her consciousness. </w:t>
      </w:r>
    </w:p>
    <w:p w:rsidR="00F20E2E" w:rsidRPr="00031083" w:rsidRDefault="00F20E2E">
      <w:pPr>
        <w:rPr>
          <w:rFonts w:ascii="Montserrat" w:hAnsi="Montserrat"/>
          <w:sz w:val="24"/>
        </w:rPr>
      </w:pPr>
      <w:r w:rsidRPr="00031083">
        <w:rPr>
          <w:rFonts w:ascii="Montserrat" w:hAnsi="Montserrat"/>
          <w:sz w:val="24"/>
        </w:rPr>
        <w:tab/>
        <w:t xml:space="preserve">As she drifted along her initial vector, she cast a last look at the vast sweeping lines of the vessel that had been both home and prison for almost seven years. From a moderate distance, the ship looked like some esoteric multi-bladed knife for killing gods. Her motion was only momentum at this point, so she turned her will to carving a precise </w:t>
      </w:r>
      <w:r w:rsidRPr="00031083">
        <w:rPr>
          <w:rFonts w:ascii="Montserrat" w:hAnsi="Montserrat"/>
          <w:i/>
          <w:sz w:val="24"/>
        </w:rPr>
        <w:t>surf</w:t>
      </w:r>
      <w:r w:rsidRPr="00031083">
        <w:rPr>
          <w:rFonts w:ascii="Montserrat" w:hAnsi="Montserrat"/>
          <w:sz w:val="24"/>
        </w:rPr>
        <w:t xml:space="preserve"> insertion. Where real space met the interface there existed a natural wavefront that would impell her along at the speed of light. Earth psi's took to calling it the </w:t>
      </w:r>
      <w:r w:rsidRPr="00031083">
        <w:rPr>
          <w:rFonts w:ascii="Montserrat" w:hAnsi="Montserrat"/>
          <w:i/>
          <w:sz w:val="24"/>
        </w:rPr>
        <w:t>surf</w:t>
      </w:r>
      <w:r w:rsidRPr="00031083">
        <w:rPr>
          <w:rFonts w:ascii="Montserrat" w:hAnsi="Montserrat"/>
          <w:sz w:val="24"/>
        </w:rPr>
        <w:t xml:space="preserve"> almost immediately upon discovering it. </w:t>
      </w:r>
      <w:r w:rsidRPr="00031083">
        <w:rPr>
          <w:rFonts w:ascii="Montserrat" w:hAnsi="Montserrat"/>
          <w:i/>
          <w:sz w:val="24"/>
        </w:rPr>
        <w:t>Surfing</w:t>
      </w:r>
      <w:r w:rsidRPr="00031083">
        <w:rPr>
          <w:rFonts w:ascii="Montserrat" w:hAnsi="Montserrat"/>
          <w:sz w:val="24"/>
        </w:rPr>
        <w:t xml:space="preserve"> was perhaps more risky than the situation called for, but she'd reach her target area in hours instead of days. An attempt to bridge these distances was too energy intensive for her taste, since she'd be mentally exhausted in all but the most propituous circumstances by the effort. Riding the EM wavefront was an opposing risk. The </w:t>
      </w:r>
      <w:r w:rsidRPr="00031083">
        <w:rPr>
          <w:rFonts w:ascii="Montserrat" w:hAnsi="Montserrat"/>
          <w:i/>
          <w:sz w:val="24"/>
        </w:rPr>
        <w:t>surf</w:t>
      </w:r>
      <w:r w:rsidRPr="00031083">
        <w:rPr>
          <w:rFonts w:ascii="Montserrat" w:hAnsi="Montserrat"/>
          <w:sz w:val="24"/>
        </w:rPr>
        <w:t xml:space="preserve"> was a sea of infinite energy she simply channeled herself into. Her motion was incidental to her effort, which was to keep her focus clean enough to prevent too much of that energy from flowing into her reserves where they could possibly over amp her consciousness and bootstrap her right out of her mind. Cosmic awareness might as well be oblivion for all the good it would do for her body in the </w:t>
      </w:r>
      <w:r w:rsidRPr="00031083">
        <w:rPr>
          <w:rFonts w:ascii="Montserrat" w:hAnsi="Montserrat"/>
          <w:i/>
          <w:sz w:val="24"/>
        </w:rPr>
        <w:t>surf</w:t>
      </w:r>
      <w:r w:rsidRPr="00031083">
        <w:rPr>
          <w:rFonts w:ascii="Montserrat" w:hAnsi="Montserrat"/>
          <w:sz w:val="24"/>
        </w:rPr>
        <w:t xml:space="preserve">. </w:t>
      </w:r>
    </w:p>
    <w:p w:rsidR="00F20E2E" w:rsidRPr="00031083" w:rsidRDefault="00F20E2E">
      <w:pPr>
        <w:rPr>
          <w:rFonts w:ascii="Montserrat" w:hAnsi="Montserrat"/>
          <w:sz w:val="24"/>
        </w:rPr>
      </w:pPr>
      <w:r w:rsidRPr="00031083">
        <w:rPr>
          <w:rFonts w:ascii="Montserrat" w:hAnsi="Montserrat"/>
          <w:sz w:val="24"/>
        </w:rPr>
        <w:br w:type="page"/>
        <w:t>Of Man and Lyn</w:t>
      </w:r>
    </w:p>
    <w:p w:rsidR="00F20E2E" w:rsidRPr="00031083" w:rsidRDefault="00F20E2E">
      <w:pPr>
        <w:rPr>
          <w:rFonts w:ascii="Montserrat" w:hAnsi="Montserrat"/>
          <w:sz w:val="24"/>
        </w:rPr>
      </w:pPr>
    </w:p>
    <w:p w:rsidR="00F20E2E" w:rsidRPr="00031083" w:rsidRDefault="00F20E2E">
      <w:pPr>
        <w:rPr>
          <w:rFonts w:ascii="Montserrat" w:hAnsi="Montserrat"/>
          <w:i/>
          <w:sz w:val="24"/>
        </w:rPr>
      </w:pPr>
      <w:r w:rsidRPr="00031083">
        <w:rPr>
          <w:rFonts w:ascii="Montserrat" w:hAnsi="Montserrat"/>
          <w:sz w:val="24"/>
        </w:rPr>
        <w:t>Aeid : I</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 Third Joint Colonial Expidition, under the leadership of Earth's Advance Reconnisance Fleet, was forced out of hyperspace by an interface anomoly.  The fleet's related mission objective of conducting a review of mapped conversion points compelled it to investigate.  Fleet command was soon distracted by a smaller discovery.  Six men and women, found incapaciteted at the edges of the translation site, are picked up and transferred under quarentine to a medical frigate while marine recon units conduct their survey. When the refugees are genetically profiled in medlab it turns out that the group is not as human as they appear.   This draws the attention of the fleet's alien advisor.  The realization of what they are comes just as the nexus draws the attention of the Ancients.  The ensuing battle prevents further exploration of this particular mystery even as it provides cover for the enacting of a vandetta as old as the original cause of the great war of heaven.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Humanity reached the stars only to discover that a great swath of galaxies, including Man's own Milky Way, were held in the clawing fist of a vastly powerful alien empire.  What was worse, that empire was at war.  A war begun before the dawn of Earth's history and still raged between vast and terrible adversaries known only as the Ancients, collectively.  For more than a century, Man's first tentative steps across the veil of space revealed only hints of the great conflict.  The faces of these powerful forces remained hidden while Earth's efforts brought men into contact with other human civilizations that had reached the stars to face the same horror.  Inevitably, their united exploration revealed that Earth, like many of the sister worlds still being discovered, were bypassed in their infancy by the Ancient's jump to galactic war.  A renegade element of their current Ancient Overlords, in self exile among the human worlds, finally came foreward and revealed to men the true face of the ageless conflict.  With the aid of these alien advisors, mankind began to secure its position in the universe and probe the underbelly of the conflict unfolding over them.  Fleets of ships were commissioned to explore the Orion Arm in search of the portals to the translation network that gave their Overlords access to the greater universe.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In spite of the fact that human survival is utterly dependant on the active psi capabilities possessed by a growing percentage of the population, political measures have barred all but the weakest of Actives (CL I and the lower end of CL II ratings) from unimpaired access the surface of inhabited worlds.  Various 'sleeper' treatments are employed to restrict or fully subdue the capacity of psi's with proscribed ratings for the duration of their planetary stay.  The technology exists to readily destroy any psi who violates these edicts, ironically derived from the advances that psi's themselves helped develope for the benefit of all mankind.  The effect of these edicts on psi's is hard to measure.  To an individual with the power to soar naked in the void and prolong his or her life indefinately by sheer willpower, dependance on planetary lifesupport is an alien concept.  Psi interest in planetary existence is largely fueled by a facsination with the social aspect of earthly living.  For many, the Psionic Corp of the Interstellar Armed Forces offers an acceptible alternative, as they are the perfect explorers of the cosmos.  The only exception to the moritorium is Majestic, a planet discovered, terraformed and collonized Psi Actives in response to thier enforced exile from Earth.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It is a sad fact that in spite of the danger threatening all of humanity, the various worlds in this uneasy alliance are constantly feeling out their opportunities to conquer each other.  Earth's strong position in the alliance was created by the strength of their last rebuttal of an Oasian invasion, where Earth finally showed the true extent of its psionic resources melded gloriously with its conventional forces.  The training of Earth Actives by an Oasian ex-patriot has bought Earth the time to face its present challenges.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To set the stage of the Ancients, it is important to note that they are emmigrants of civilizations that survived the death of a separate universe.  Cheif amongst them were those under the direction of the nineveh.  Of the various Ancients, known as Outer Gods in many civilizations, only the ninevehn were able to anchor themselves in a correlletive of their own kind, the lyn.  Dragons are among the first of the native intelligences to reach majority in our universe and acheive independance from the Ancients, and as a result are considered Ancients themselves.  It is probable that Dragons are themselves an outer race considering their native psionic capabilities with regard to the subjective universe commonly held to be the only viable bridge between universes.  Dragons themselves maintain otherwise in their dealings with other native races.  At this time, there is no point in arguing this point with them.  In any case, the Outer Gods, those intelligences that are contemporaries of the ninevehn, are terrifyingly alien and thoroughly deserve the appellation borrowed from H. P. Lovecraft.  Modern critics even go so far as to suggest that none of Lovecraft's visions were wholly fiction, but the result of some latent psi capability on the part of that author.  The acclimitization of the ninevehn to the native lyn of this universe was a difficult process, as they could only marginally influence the evolutionary processes of the native lyn in a direction that would incorporate the essential substance of the ninevehn.  Never the less, Ancient and native lyn were unified very early in the history of this universe giving them an awesome advantage over the other outer races.  They acted early in recruiting native intelligences as client races in developing the resources of this universe.  The discovery of humanity threw a dangerous hitch in the progress of this cooperative effort.  The convergent evolution of human and lyn and the particular interest the lyn took in this primitive species alarmed the client races who, with the decisive aid of the dragons slipped the reign of the Aeslyn.  During the upheaval of those times, many client races fell to the devices of the Outer Gods, many remained under the wind of the Dragons, and the most advanced collective of humans fled and founded their own world, Oasis.  A consequence of the conflict was the founding of a splinter faction of the lyn sparked by the personification of the nineveh consciousness in two individuals.  The objective of this faction was to slay these two individuals.  Ironically, this faction was inspired by the first of the two nineveh consciousnesses as her following.  In more recent times, the Oasians have been targeted by a faction of the Outer Gods who in thier best day rivaled the Lyn Ancients only to arrive in this universe as disembodied wraiths.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There is unpleasant evidence that other sentient races are sponsored by Ancients, as many instances have been reported of Ancients accompanying and fortifying (or merely using) the alien fleets humanity has been denied contact with.  This theory is finally ratified by the appearence of alien fleets under the command of Ancients at the Cinder Nexus.  The appearance of a force of the Eldest on their heels reveals the reason for the Ancients' disdain for humanity when they demand the service of their human 'charges' to aid them in driving out the Dragon forces.  The Earth fleet almost fails to recognize that </w:t>
      </w:r>
      <w:r w:rsidRPr="00031083">
        <w:rPr>
          <w:rFonts w:ascii="Montserrat" w:hAnsi="Montserrat"/>
          <w:i/>
          <w:sz w:val="24"/>
        </w:rPr>
        <w:t>they</w:t>
      </w:r>
      <w:r w:rsidRPr="00031083">
        <w:rPr>
          <w:rFonts w:ascii="Montserrat" w:hAnsi="Montserrat"/>
          <w:sz w:val="24"/>
        </w:rPr>
        <w:t xml:space="preserve"> were being addressed by the angelic Ancients.  Their advisor had always known better, however.  He had also guessed what had drawn The Host so deeply across the enemy lines and prepared the lyn, Av, to claim precedence for the loyalty of the fleet and rights under establishment to the world below them and its vital nexus.  The evidence of previous human habitation makes this a human world and thus excluded from the dominion of either Ancient race.  This desperate commitment of Earth's colonial resources to an obvious focal point in the Ancient's war goes against every intention for the expidition, but Kzeisza stands firm on the point that it is the only way to give humanity any hope in what is certain to come.  Av plays her part, barely comprehending the effect she has on The Host's present representitives, under Kzeisza's careful direction.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 xml:space="preserve"> </w:t>
      </w:r>
    </w:p>
    <w:p w:rsidR="00F20E2E" w:rsidRPr="00031083" w:rsidRDefault="00F20E2E">
      <w:pPr>
        <w:rPr>
          <w:rFonts w:ascii="Montserrat" w:hAnsi="Montserrat"/>
          <w:sz w:val="24"/>
        </w:rPr>
      </w:pPr>
      <w:r w:rsidRPr="00031083">
        <w:rPr>
          <w:rFonts w:ascii="Montserrat" w:hAnsi="Montserrat"/>
          <w:sz w:val="24"/>
        </w:rPr>
        <w:br w:type="page"/>
        <w:t>Flag Staff:</w:t>
      </w:r>
    </w:p>
    <w:p w:rsidR="00F20E2E" w:rsidRPr="00031083" w:rsidRDefault="00F20E2E">
      <w:pPr>
        <w:rPr>
          <w:rFonts w:ascii="Montserrat" w:hAnsi="Montserrat"/>
          <w:sz w:val="24"/>
        </w:rPr>
      </w:pPr>
      <w:r w:rsidRPr="00031083">
        <w:rPr>
          <w:rFonts w:ascii="Montserrat" w:hAnsi="Montserrat"/>
          <w:sz w:val="24"/>
        </w:rPr>
        <w:tab/>
        <w:t>Admiral (****) Phoenixander Shoen Dane 1</w:t>
      </w:r>
    </w:p>
    <w:p w:rsidR="00F20E2E" w:rsidRPr="00031083" w:rsidRDefault="00F20E2E">
      <w:pPr>
        <w:rPr>
          <w:rFonts w:ascii="Montserrat" w:hAnsi="Montserrat"/>
          <w:sz w:val="24"/>
        </w:rPr>
      </w:pPr>
      <w:r w:rsidRPr="00031083">
        <w:rPr>
          <w:rFonts w:ascii="Montserrat" w:hAnsi="Montserrat"/>
          <w:sz w:val="24"/>
        </w:rPr>
        <w:tab/>
        <w:t>Director of Operations, Rear Admiral ((**)Fleet Exec) 1</w:t>
      </w:r>
    </w:p>
    <w:p w:rsidR="00F20E2E" w:rsidRPr="00031083" w:rsidRDefault="00F20E2E">
      <w:pPr>
        <w:rPr>
          <w:rFonts w:ascii="Montserrat" w:hAnsi="Montserrat"/>
          <w:sz w:val="24"/>
        </w:rPr>
      </w:pPr>
      <w:r w:rsidRPr="00031083">
        <w:rPr>
          <w:rFonts w:ascii="Montserrat" w:hAnsi="Montserrat"/>
          <w:sz w:val="24"/>
        </w:rPr>
        <w:tab/>
        <w:t>Commodor (Battle Group/Task Force Commander)4</w:t>
      </w:r>
    </w:p>
    <w:p w:rsidR="00F20E2E" w:rsidRPr="00031083" w:rsidRDefault="00F20E2E">
      <w:pPr>
        <w:rPr>
          <w:rFonts w:ascii="Montserrat" w:hAnsi="Montserrat"/>
          <w:sz w:val="24"/>
        </w:rPr>
      </w:pPr>
      <w:r w:rsidRPr="00031083">
        <w:rPr>
          <w:rFonts w:ascii="Montserrat" w:hAnsi="Montserrat"/>
          <w:sz w:val="24"/>
        </w:rPr>
        <w:tab/>
        <w:t>Ship Captain SD 4 BB 8 CG 12 CV 4 SS 2</w:t>
      </w:r>
    </w:p>
    <w:p w:rsidR="00F20E2E" w:rsidRPr="00031083" w:rsidRDefault="00F20E2E">
      <w:pPr>
        <w:rPr>
          <w:rFonts w:ascii="Montserrat" w:hAnsi="Montserrat"/>
          <w:sz w:val="24"/>
        </w:rPr>
      </w:pPr>
      <w:r w:rsidRPr="00031083">
        <w:rPr>
          <w:rFonts w:ascii="Montserrat" w:hAnsi="Montserrat"/>
          <w:sz w:val="24"/>
        </w:rPr>
        <w:tab/>
        <w:t>Ship Commander FF/DD 24-40</w:t>
      </w:r>
    </w:p>
    <w:p w:rsidR="00F20E2E" w:rsidRPr="00031083" w:rsidRDefault="00F20E2E">
      <w:pPr>
        <w:rPr>
          <w:rFonts w:ascii="Montserrat" w:hAnsi="Montserrat"/>
          <w:sz w:val="24"/>
        </w:rPr>
      </w:pPr>
      <w:r w:rsidRPr="00031083">
        <w:rPr>
          <w:rFonts w:ascii="Montserrat" w:hAnsi="Montserrat"/>
          <w:sz w:val="24"/>
        </w:rPr>
        <w:tab/>
        <w:t>Captain (dept heads excepting security and ground troops(marine cmd)) 5</w:t>
      </w:r>
    </w:p>
    <w:p w:rsidR="00F20E2E" w:rsidRPr="00031083" w:rsidRDefault="00F20E2E">
      <w:pPr>
        <w:rPr>
          <w:rFonts w:ascii="Montserrat" w:hAnsi="Montserrat"/>
          <w:sz w:val="24"/>
        </w:rPr>
      </w:pPr>
      <w:r w:rsidRPr="00031083">
        <w:rPr>
          <w:rFonts w:ascii="Montserrat" w:hAnsi="Montserrat"/>
          <w:sz w:val="24"/>
        </w:rPr>
        <w:tab/>
        <w:t>(Lt General Marines dept head security and ground troops) 1</w:t>
      </w:r>
    </w:p>
    <w:p w:rsidR="00F20E2E" w:rsidRPr="00031083" w:rsidRDefault="00F20E2E">
      <w:pPr>
        <w:rPr>
          <w:rFonts w:ascii="Montserrat" w:hAnsi="Montserrat"/>
          <w:sz w:val="24"/>
        </w:rPr>
      </w:pPr>
      <w:r w:rsidRPr="00031083">
        <w:rPr>
          <w:rFonts w:ascii="Montserrat" w:hAnsi="Montserrat"/>
          <w:sz w:val="24"/>
        </w:rPr>
        <w:tab/>
        <w:t>Commander Alles, Fleet Bridge (Dir of Ops Task Force 1)(equiv to ship cmdr)</w:t>
      </w:r>
    </w:p>
    <w:p w:rsidR="00F20E2E" w:rsidRPr="00031083" w:rsidRDefault="00F20E2E">
      <w:pPr>
        <w:rPr>
          <w:rFonts w:ascii="Montserrat" w:hAnsi="Montserrat"/>
          <w:sz w:val="24"/>
        </w:rPr>
      </w:pPr>
      <w:r w:rsidRPr="00031083">
        <w:rPr>
          <w:rFonts w:ascii="Montserrat" w:hAnsi="Montserrat"/>
          <w:sz w:val="24"/>
        </w:rPr>
        <w:tab/>
        <w:t>Lieutennant Commander Selene Moor, Fleet Bridge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Exultant:</w:t>
      </w:r>
    </w:p>
    <w:p w:rsidR="00F20E2E" w:rsidRPr="00031083" w:rsidRDefault="00F20E2E">
      <w:pPr>
        <w:rPr>
          <w:rFonts w:ascii="Montserrat" w:hAnsi="Montserrat"/>
          <w:sz w:val="24"/>
        </w:rPr>
      </w:pPr>
      <w:r w:rsidRPr="00031083">
        <w:rPr>
          <w:rFonts w:ascii="Montserrat" w:hAnsi="Montserrat"/>
          <w:sz w:val="24"/>
        </w:rPr>
        <w:t>*</w:t>
      </w:r>
      <w:r w:rsidRPr="00031083">
        <w:rPr>
          <w:rFonts w:ascii="Montserrat" w:hAnsi="Montserrat"/>
          <w:sz w:val="24"/>
        </w:rPr>
        <w:tab/>
        <w:t>Captain Daron Medea</w:t>
      </w:r>
    </w:p>
    <w:p w:rsidR="00F20E2E" w:rsidRPr="00031083" w:rsidRDefault="00F20E2E">
      <w:pPr>
        <w:rPr>
          <w:rFonts w:ascii="Montserrat" w:hAnsi="Montserrat"/>
          <w:sz w:val="24"/>
        </w:rPr>
      </w:pPr>
      <w:r w:rsidRPr="00031083">
        <w:rPr>
          <w:rFonts w:ascii="Montserrat" w:hAnsi="Montserrat"/>
          <w:sz w:val="24"/>
        </w:rPr>
        <w:tab/>
        <w:t>Commander Daniel Howe</w:t>
      </w:r>
    </w:p>
    <w:p w:rsidR="00F20E2E" w:rsidRPr="00031083" w:rsidRDefault="00F20E2E">
      <w:pPr>
        <w:rPr>
          <w:rFonts w:ascii="Montserrat" w:hAnsi="Montserrat"/>
          <w:sz w:val="24"/>
        </w:rPr>
      </w:pPr>
      <w:r w:rsidRPr="00031083">
        <w:rPr>
          <w:rFonts w:ascii="Montserrat" w:hAnsi="Montserrat"/>
          <w:sz w:val="24"/>
        </w:rPr>
        <w:tab/>
        <w:t>Lieutennant Commander Albert Grey</w:t>
      </w:r>
    </w:p>
    <w:p w:rsidR="00F20E2E" w:rsidRPr="00031083" w:rsidRDefault="00F20E2E">
      <w:pPr>
        <w:rPr>
          <w:rFonts w:ascii="Montserrat" w:hAnsi="Montserrat"/>
          <w:sz w:val="24"/>
        </w:rPr>
      </w:pPr>
      <w:r w:rsidRPr="00031083">
        <w:rPr>
          <w:rFonts w:ascii="Montserrat" w:hAnsi="Montserrat"/>
          <w:sz w:val="24"/>
        </w:rPr>
        <w:tab/>
        <w:t>Lieutennant Commander James Derrick, Siva 0</w:t>
      </w:r>
    </w:p>
    <w:p w:rsidR="00F20E2E" w:rsidRPr="00031083" w:rsidRDefault="00F20E2E">
      <w:pPr>
        <w:rPr>
          <w:rFonts w:ascii="Montserrat" w:hAnsi="Montserrat"/>
          <w:sz w:val="24"/>
        </w:rPr>
      </w:pPr>
      <w:r w:rsidRPr="00031083">
        <w:rPr>
          <w:rFonts w:ascii="Montserrat" w:hAnsi="Montserrat"/>
          <w:sz w:val="24"/>
        </w:rPr>
        <w:tab/>
        <w:t>Lieutennant AliceTavers</w:t>
      </w:r>
    </w:p>
    <w:p w:rsidR="00F20E2E" w:rsidRPr="00031083" w:rsidRDefault="00F20E2E">
      <w:pPr>
        <w:rPr>
          <w:rFonts w:ascii="Montserrat" w:hAnsi="Montserrat"/>
          <w:sz w:val="24"/>
        </w:rPr>
      </w:pPr>
      <w:r w:rsidRPr="00031083">
        <w:rPr>
          <w:rFonts w:ascii="Montserrat" w:hAnsi="Montserrat"/>
          <w:sz w:val="24"/>
        </w:rPr>
        <w:tab/>
        <w:t>Lieutennant Michael Sanzex</w:t>
      </w:r>
    </w:p>
    <w:p w:rsidR="00F20E2E" w:rsidRPr="00031083" w:rsidRDefault="00F20E2E">
      <w:pPr>
        <w:rPr>
          <w:rFonts w:ascii="Montserrat" w:hAnsi="Montserrat"/>
          <w:sz w:val="24"/>
        </w:rPr>
      </w:pPr>
      <w:r w:rsidRPr="00031083">
        <w:rPr>
          <w:rFonts w:ascii="Montserrat" w:hAnsi="Montserrat"/>
          <w:sz w:val="24"/>
        </w:rPr>
        <w:tab/>
        <w:t>Lt Junior Grade Mia Cezzaro, Siva 9</w:t>
      </w:r>
    </w:p>
    <w:p w:rsidR="00F20E2E" w:rsidRPr="00031083" w:rsidRDefault="00F20E2E">
      <w:pPr>
        <w:rPr>
          <w:rFonts w:ascii="Montserrat" w:hAnsi="Montserrat"/>
          <w:sz w:val="24"/>
        </w:rPr>
      </w:pPr>
      <w:r w:rsidRPr="00031083">
        <w:rPr>
          <w:rFonts w:ascii="Montserrat" w:hAnsi="Montserrat"/>
          <w:sz w:val="24"/>
        </w:rPr>
        <w:tab/>
        <w:t>Petty Officer First Class Miraena</w:t>
      </w:r>
    </w:p>
    <w:p w:rsidR="00F20E2E" w:rsidRPr="00031083" w:rsidRDefault="00F20E2E">
      <w:pPr>
        <w:rPr>
          <w:rFonts w:ascii="Montserrat" w:hAnsi="Montserrat"/>
          <w:sz w:val="24"/>
        </w:rPr>
      </w:pPr>
      <w:r w:rsidRPr="00031083">
        <w:rPr>
          <w:rFonts w:ascii="Montserrat" w:hAnsi="Montserrat"/>
          <w:sz w:val="24"/>
        </w:rPr>
        <w:tab/>
        <w:t>Cheif Medical Technician Nyon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Marines: </w:t>
      </w:r>
    </w:p>
    <w:p w:rsidR="00F20E2E" w:rsidRPr="00031083" w:rsidRDefault="00F20E2E">
      <w:pPr>
        <w:rPr>
          <w:rFonts w:ascii="Montserrat" w:hAnsi="Montserrat"/>
          <w:sz w:val="24"/>
        </w:rPr>
      </w:pPr>
      <w:r w:rsidRPr="00031083">
        <w:rPr>
          <w:rFonts w:ascii="Montserrat" w:hAnsi="Montserrat"/>
          <w:sz w:val="24"/>
        </w:rPr>
        <w:tab/>
        <w:t>Captain Joseph Ness, brevet Major</w:t>
      </w:r>
    </w:p>
    <w:p w:rsidR="00F20E2E" w:rsidRPr="00031083" w:rsidRDefault="00F20E2E">
      <w:pPr>
        <w:rPr>
          <w:rFonts w:ascii="Montserrat" w:hAnsi="Montserrat"/>
          <w:sz w:val="24"/>
        </w:rPr>
      </w:pPr>
      <w:r w:rsidRPr="00031083">
        <w:rPr>
          <w:rFonts w:ascii="Montserrat" w:hAnsi="Montserrat"/>
          <w:sz w:val="24"/>
        </w:rPr>
        <w:tab/>
        <w:t>2nd Leiutennant Christopher Hanzek</w:t>
      </w:r>
    </w:p>
    <w:p w:rsidR="00F20E2E" w:rsidRPr="00031083" w:rsidRDefault="00F20E2E">
      <w:pPr>
        <w:rPr>
          <w:rFonts w:ascii="Montserrat" w:hAnsi="Montserrat"/>
          <w:sz w:val="24"/>
        </w:rPr>
      </w:pPr>
      <w:r w:rsidRPr="00031083">
        <w:rPr>
          <w:rFonts w:ascii="Montserrat" w:hAnsi="Montserrat"/>
          <w:sz w:val="24"/>
        </w:rPr>
        <w:tab/>
        <w:t>Gunnery Sergent Moffit, Recon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Intelligence: </w:t>
      </w:r>
    </w:p>
    <w:p w:rsidR="00F20E2E" w:rsidRPr="00031083" w:rsidRDefault="00F20E2E">
      <w:pPr>
        <w:rPr>
          <w:rFonts w:ascii="Montserrat" w:hAnsi="Montserrat"/>
          <w:sz w:val="24"/>
        </w:rPr>
      </w:pPr>
      <w:r w:rsidRPr="00031083">
        <w:rPr>
          <w:rFonts w:ascii="Montserrat" w:hAnsi="Montserrat"/>
          <w:sz w:val="24"/>
        </w:rPr>
        <w:tab/>
        <w:t>Ramon DeSilva,  Argent</w:t>
      </w:r>
    </w:p>
    <w:p w:rsidR="00F20E2E" w:rsidRPr="00031083" w:rsidRDefault="00F20E2E">
      <w:pPr>
        <w:rPr>
          <w:rFonts w:ascii="Montserrat" w:hAnsi="Montserrat"/>
          <w:sz w:val="24"/>
        </w:rPr>
      </w:pPr>
      <w:r w:rsidRPr="00031083">
        <w:rPr>
          <w:rFonts w:ascii="Montserrat" w:hAnsi="Montserrat"/>
          <w:sz w:val="24"/>
        </w:rPr>
        <w:tab/>
        <w:t>Ashoka Kim,  Tempyr</w:t>
      </w:r>
    </w:p>
    <w:p w:rsidR="00F20E2E" w:rsidRPr="00031083" w:rsidRDefault="00F20E2E">
      <w:pPr>
        <w:rPr>
          <w:rFonts w:ascii="Montserrat" w:hAnsi="Montserrat"/>
          <w:sz w:val="24"/>
        </w:rPr>
      </w:pPr>
      <w:r w:rsidRPr="00031083">
        <w:rPr>
          <w:rFonts w:ascii="Montserrat" w:hAnsi="Montserrat"/>
          <w:sz w:val="24"/>
        </w:rPr>
        <w:tab/>
        <w:t>Uther Drake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Psi:</w:t>
      </w:r>
    </w:p>
    <w:p w:rsidR="00F20E2E" w:rsidRPr="00031083" w:rsidRDefault="00F20E2E">
      <w:pPr>
        <w:rPr>
          <w:rFonts w:ascii="Montserrat" w:hAnsi="Montserrat"/>
          <w:sz w:val="24"/>
        </w:rPr>
      </w:pPr>
      <w:r w:rsidRPr="00031083">
        <w:rPr>
          <w:rFonts w:ascii="Montserrat" w:hAnsi="Montserrat"/>
          <w:sz w:val="24"/>
        </w:rPr>
        <w:t>*</w:t>
      </w:r>
      <w:r w:rsidRPr="00031083">
        <w:rPr>
          <w:rFonts w:ascii="Montserrat" w:hAnsi="Montserrat"/>
          <w:sz w:val="24"/>
        </w:rPr>
        <w:tab/>
        <w:t>Captain Meggan India Alt Psi catalyzed during the Earth-Oasis  war</w:t>
      </w:r>
    </w:p>
    <w:p w:rsidR="00F20E2E" w:rsidRPr="00031083" w:rsidRDefault="00F20E2E">
      <w:pPr>
        <w:rPr>
          <w:rFonts w:ascii="Montserrat" w:hAnsi="Montserrat"/>
          <w:sz w:val="24"/>
        </w:rPr>
      </w:pPr>
      <w:r w:rsidRPr="00031083">
        <w:rPr>
          <w:rFonts w:ascii="Montserrat" w:hAnsi="Montserrat"/>
          <w:sz w:val="24"/>
        </w:rPr>
        <w:tab/>
        <w:t>Dr. Elizabeth Quanon, Exultant</w:t>
      </w:r>
    </w:p>
    <w:p w:rsidR="00F20E2E" w:rsidRPr="00031083" w:rsidRDefault="00F20E2E">
      <w:pPr>
        <w:rPr>
          <w:rFonts w:ascii="Montserrat" w:hAnsi="Montserrat"/>
          <w:sz w:val="24"/>
        </w:rPr>
      </w:pPr>
      <w:r w:rsidRPr="00031083">
        <w:rPr>
          <w:rFonts w:ascii="Montserrat" w:hAnsi="Montserrat"/>
          <w:sz w:val="24"/>
        </w:rPr>
        <w:t>*</w:t>
      </w:r>
      <w:r w:rsidRPr="00031083">
        <w:rPr>
          <w:rFonts w:ascii="Montserrat" w:hAnsi="Montserrat"/>
          <w:sz w:val="24"/>
        </w:rPr>
        <w:tab/>
        <w:t>Morgan Erin Wildmuir, Mew angel of the abyss, hybrid descendant of a psionic and an angelof death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Node Refugees:</w:t>
      </w:r>
    </w:p>
    <w:p w:rsidR="00F20E2E" w:rsidRPr="00031083" w:rsidRDefault="00F20E2E">
      <w:pPr>
        <w:rPr>
          <w:rFonts w:ascii="Montserrat" w:hAnsi="Montserrat"/>
          <w:sz w:val="24"/>
        </w:rPr>
      </w:pPr>
      <w:r w:rsidRPr="00031083">
        <w:rPr>
          <w:rFonts w:ascii="Montserrat" w:hAnsi="Montserrat"/>
          <w:sz w:val="24"/>
        </w:rPr>
        <w:t>*</w:t>
      </w:r>
      <w:r w:rsidRPr="00031083">
        <w:rPr>
          <w:rFonts w:ascii="Montserrat" w:hAnsi="Montserrat"/>
          <w:sz w:val="24"/>
        </w:rPr>
        <w:tab/>
        <w:t>Azael  an angel of death, commissioned to assassinate nineveh conducted under an assumed human alias from Earth preceeded the fleet down the slope and managed to infiltrate the group found there</w:t>
      </w:r>
    </w:p>
    <w:p w:rsidR="00F20E2E" w:rsidRPr="00031083" w:rsidRDefault="00F20E2E">
      <w:pPr>
        <w:rPr>
          <w:rFonts w:ascii="Montserrat" w:hAnsi="Montserrat"/>
          <w:sz w:val="24"/>
        </w:rPr>
      </w:pPr>
      <w:r w:rsidRPr="00031083">
        <w:rPr>
          <w:rFonts w:ascii="Montserrat" w:hAnsi="Montserrat"/>
          <w:sz w:val="24"/>
        </w:rPr>
        <w:t>*</w:t>
      </w:r>
      <w:r w:rsidRPr="00031083">
        <w:rPr>
          <w:rFonts w:ascii="Montserrat" w:hAnsi="Montserrat"/>
          <w:sz w:val="24"/>
        </w:rPr>
        <w:tab/>
        <w:t>Av [the unnamed angel, and heir of nineveh : aes (av (ara vai(kume)) eyrn syn) lyn... a fomulaic address which is the best response she can make to the asking of her name.  "Among my own people I would be addressed honorably as aes, familiarily as av, or formally as ara vai eyrn syn.  You, not being of my people, may honorably address or identify me as aeslyn respecting our differences, or aes as our differences are understood... I do not have a name as you mean it... I have earned this address and bear the obligation of it—what more is required?" ]</w:t>
      </w:r>
    </w:p>
    <w:p w:rsidR="00F20E2E" w:rsidRPr="00031083" w:rsidRDefault="00F20E2E">
      <w:pPr>
        <w:rPr>
          <w:rFonts w:ascii="Montserrat" w:hAnsi="Montserrat"/>
          <w:sz w:val="24"/>
        </w:rPr>
      </w:pPr>
      <w:r w:rsidRPr="00031083">
        <w:rPr>
          <w:rFonts w:ascii="Montserrat" w:hAnsi="Montserrat"/>
          <w:sz w:val="24"/>
        </w:rPr>
        <w:tab/>
        <w:t>Whisper, Mime</w:t>
      </w:r>
      <w:r w:rsidRPr="00031083">
        <w:rPr>
          <w:rFonts w:ascii="Montserrat" w:hAnsi="Montserrat"/>
          <w:sz w:val="24"/>
        </w:rPr>
        <w:noBreakHyphen/>
        <w:t>Mute.  Fool</w:t>
      </w:r>
    </w:p>
    <w:p w:rsidR="00F20E2E" w:rsidRPr="00031083" w:rsidRDefault="00F20E2E">
      <w:pPr>
        <w:rPr>
          <w:rFonts w:ascii="Montserrat" w:hAnsi="Montserrat"/>
          <w:sz w:val="24"/>
        </w:rPr>
      </w:pPr>
      <w:r w:rsidRPr="00031083">
        <w:rPr>
          <w:rFonts w:ascii="Montserrat" w:hAnsi="Montserrat"/>
          <w:sz w:val="24"/>
        </w:rPr>
        <w:tab/>
        <w:t>Blade, Assassin.  Death</w:t>
      </w:r>
    </w:p>
    <w:p w:rsidR="00F20E2E" w:rsidRPr="00031083" w:rsidRDefault="00F20E2E">
      <w:pPr>
        <w:rPr>
          <w:rFonts w:ascii="Montserrat" w:hAnsi="Montserrat"/>
          <w:sz w:val="24"/>
        </w:rPr>
      </w:pPr>
      <w:r w:rsidRPr="00031083">
        <w:rPr>
          <w:rFonts w:ascii="Montserrat" w:hAnsi="Montserrat"/>
          <w:sz w:val="24"/>
        </w:rPr>
        <w:tab/>
        <w:t xml:space="preserve">Akashi, Warrioress.  War </w:t>
      </w:r>
    </w:p>
    <w:p w:rsidR="00F20E2E" w:rsidRPr="00031083" w:rsidRDefault="00F20E2E">
      <w:pPr>
        <w:rPr>
          <w:rFonts w:ascii="Montserrat" w:hAnsi="Montserrat"/>
          <w:sz w:val="24"/>
        </w:rPr>
      </w:pPr>
      <w:r w:rsidRPr="00031083">
        <w:rPr>
          <w:rFonts w:ascii="Montserrat" w:hAnsi="Montserrat"/>
          <w:sz w:val="24"/>
        </w:rPr>
        <w:tab/>
        <w:t>Vaugh (Lon), Mage Adept.  Justice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Fleet Advisor's staff:</w:t>
      </w:r>
    </w:p>
    <w:p w:rsidR="00F20E2E" w:rsidRPr="00031083" w:rsidRDefault="00F20E2E">
      <w:pPr>
        <w:rPr>
          <w:rFonts w:ascii="Montserrat" w:hAnsi="Montserrat"/>
          <w:sz w:val="24"/>
        </w:rPr>
      </w:pPr>
      <w:r w:rsidRPr="00031083">
        <w:rPr>
          <w:rFonts w:ascii="Montserrat" w:hAnsi="Montserrat"/>
          <w:sz w:val="24"/>
        </w:rPr>
        <w:t>*</w:t>
      </w:r>
      <w:r w:rsidRPr="00031083">
        <w:rPr>
          <w:rFonts w:ascii="Montserrat" w:hAnsi="Montserrat"/>
          <w:sz w:val="24"/>
        </w:rPr>
        <w:tab/>
        <w:t>Kzeisza, the dragon advisor present in the fleet kzeisza anzoar aioch kzhan sif vellosh ni aregriar sish mellyr weox dinevin lor anjui aigos meloch vandu goth rykhar ixth vanioush ballosch synuif lysyth fth aral wosh enautrtch</w:t>
      </w:r>
    </w:p>
    <w:p w:rsidR="00F20E2E" w:rsidRPr="00031083" w:rsidRDefault="00F20E2E">
      <w:pPr>
        <w:rPr>
          <w:rFonts w:ascii="Montserrat" w:hAnsi="Montserrat"/>
          <w:sz w:val="24"/>
        </w:rPr>
      </w:pPr>
      <w:r w:rsidRPr="00031083">
        <w:rPr>
          <w:rFonts w:ascii="Montserrat" w:hAnsi="Montserrat"/>
          <w:sz w:val="24"/>
        </w:rPr>
        <w:t>*</w:t>
      </w:r>
      <w:r w:rsidRPr="00031083">
        <w:rPr>
          <w:rFonts w:ascii="Montserrat" w:hAnsi="Montserrat"/>
          <w:sz w:val="24"/>
        </w:rPr>
        <w:tab/>
        <w:t>Rashanna, Kzeisza's dragon protogee Rasha Laenza Kharhzyv Sasansza Sh Sish Quoathza...</w:t>
      </w:r>
    </w:p>
    <w:p w:rsidR="00F20E2E" w:rsidRPr="00031083" w:rsidRDefault="00F20E2E">
      <w:pPr>
        <w:rPr>
          <w:rFonts w:ascii="Montserrat" w:hAnsi="Montserrat"/>
          <w:sz w:val="24"/>
        </w:rPr>
      </w:pPr>
      <w:r w:rsidRPr="00031083">
        <w:rPr>
          <w:rFonts w:ascii="Montserrat" w:hAnsi="Montserrat"/>
          <w:sz w:val="24"/>
        </w:rPr>
        <w:tab/>
        <w:t>Kallista ...Xea Desu Kamilah Shahzcha Tnii...</w:t>
      </w:r>
    </w:p>
    <w:p w:rsidR="00F20E2E" w:rsidRPr="00031083" w:rsidRDefault="00F20E2E">
      <w:pPr>
        <w:rPr>
          <w:rFonts w:ascii="Montserrat" w:hAnsi="Montserrat"/>
          <w:sz w:val="24"/>
        </w:rPr>
      </w:pPr>
      <w:r w:rsidRPr="00031083">
        <w:rPr>
          <w:rFonts w:ascii="Montserrat" w:hAnsi="Montserrat"/>
          <w:sz w:val="24"/>
        </w:rPr>
        <w:tab/>
        <w:t>Arguss Whelan, Director, Personnel</w:t>
      </w:r>
    </w:p>
    <w:p w:rsidR="00F20E2E" w:rsidRPr="00031083" w:rsidRDefault="00F20E2E">
      <w:pPr>
        <w:rPr>
          <w:rFonts w:ascii="Montserrat" w:hAnsi="Montserrat"/>
          <w:sz w:val="24"/>
        </w:rPr>
      </w:pPr>
      <w:r w:rsidRPr="00031083">
        <w:rPr>
          <w:rFonts w:ascii="Montserrat" w:hAnsi="Montserrat"/>
          <w:sz w:val="24"/>
        </w:rPr>
        <w:tab/>
        <w:t>Kevin Zhan, Independant, Dragon Facade</w:t>
      </w:r>
    </w:p>
    <w:p w:rsidR="00F20E2E" w:rsidRPr="00031083" w:rsidRDefault="00F20E2E">
      <w:pPr>
        <w:rPr>
          <w:rFonts w:ascii="Montserrat" w:hAnsi="Montserrat"/>
          <w:sz w:val="24"/>
        </w:rPr>
      </w:pPr>
      <w:r w:rsidRPr="00031083">
        <w:rPr>
          <w:rFonts w:ascii="Montserrat" w:hAnsi="Montserrat"/>
          <w:sz w:val="24"/>
        </w:rPr>
        <w:tab/>
        <w:t>Rook, Ryan Mccormick, Freeagent Assassin/Infiltrator</w:t>
      </w:r>
    </w:p>
    <w:p w:rsidR="00F20E2E" w:rsidRPr="00031083" w:rsidRDefault="00F20E2E">
      <w:pPr>
        <w:rPr>
          <w:rFonts w:ascii="Montserrat" w:hAnsi="Montserrat"/>
          <w:sz w:val="24"/>
        </w:rPr>
      </w:pPr>
      <w:r w:rsidRPr="00031083">
        <w:rPr>
          <w:rFonts w:ascii="Montserrat" w:hAnsi="Montserrat"/>
          <w:sz w:val="24"/>
        </w:rPr>
        <w:tab/>
        <w:t xml:space="preserve">Dougal, Darian Vane, Freeagent Assassin </w:t>
      </w:r>
    </w:p>
    <w:p w:rsidR="00F20E2E" w:rsidRPr="00031083" w:rsidRDefault="00F20E2E">
      <w:pPr>
        <w:rPr>
          <w:rFonts w:ascii="Montserrat" w:hAnsi="Montserrat"/>
          <w:sz w:val="24"/>
        </w:rPr>
      </w:pPr>
      <w:r w:rsidRPr="00031083">
        <w:rPr>
          <w:rFonts w:ascii="Montserrat" w:hAnsi="Montserrat"/>
          <w:sz w:val="24"/>
        </w:rPr>
        <w:tab/>
        <w:t>Kianna - Quianna, Kia, Adept Talent/Freeagent</w:t>
      </w:r>
    </w:p>
    <w:p w:rsidR="00F20E2E" w:rsidRPr="00031083" w:rsidRDefault="00F20E2E">
      <w:pPr>
        <w:rPr>
          <w:rFonts w:ascii="Montserrat" w:hAnsi="Montserrat"/>
          <w:sz w:val="24"/>
        </w:rPr>
      </w:pPr>
      <w:r w:rsidRPr="00031083">
        <w:rPr>
          <w:rFonts w:ascii="Montserrat" w:hAnsi="Montserrat"/>
          <w:sz w:val="24"/>
        </w:rPr>
        <w:tab/>
        <w:t>Wraith, Ashley Wood, Freespirit</w:t>
      </w:r>
    </w:p>
    <w:p w:rsidR="00F20E2E" w:rsidRPr="00031083" w:rsidRDefault="00F20E2E">
      <w:pPr>
        <w:rPr>
          <w:rFonts w:ascii="Montserrat" w:hAnsi="Montserrat"/>
          <w:sz w:val="24"/>
        </w:rPr>
      </w:pPr>
      <w:r w:rsidRPr="00031083">
        <w:rPr>
          <w:rFonts w:ascii="Montserrat" w:hAnsi="Montserrat"/>
          <w:sz w:val="24"/>
        </w:rPr>
        <w:tab/>
        <w:t>Lian, Student - Sri Indenture Dependant</w:t>
      </w:r>
    </w:p>
    <w:p w:rsidR="00F20E2E" w:rsidRPr="00031083" w:rsidRDefault="00F20E2E">
      <w:pPr>
        <w:rPr>
          <w:rFonts w:ascii="Montserrat" w:hAnsi="Montserrat"/>
          <w:sz w:val="24"/>
        </w:rPr>
      </w:pPr>
      <w:r w:rsidRPr="00031083">
        <w:rPr>
          <w:rFonts w:ascii="Montserrat" w:hAnsi="Montserrat"/>
          <w:sz w:val="24"/>
        </w:rPr>
        <w:tab/>
        <w:t>Issac, Internal Security, Sri</w:t>
      </w:r>
    </w:p>
    <w:p w:rsidR="00F20E2E" w:rsidRPr="00031083" w:rsidRDefault="00F20E2E">
      <w:pPr>
        <w:rPr>
          <w:rFonts w:ascii="Montserrat" w:hAnsi="Montserrat"/>
          <w:sz w:val="24"/>
        </w:rPr>
      </w:pPr>
      <w:r w:rsidRPr="00031083">
        <w:rPr>
          <w:rFonts w:ascii="Montserrat" w:hAnsi="Montserrat"/>
          <w:sz w:val="24"/>
        </w:rPr>
        <w:tab/>
        <w:t>Dante</w:t>
      </w:r>
    </w:p>
    <w:p w:rsidR="00F20E2E" w:rsidRPr="00031083" w:rsidRDefault="00F20E2E">
      <w:pPr>
        <w:rPr>
          <w:rFonts w:ascii="Montserrat" w:hAnsi="Montserrat"/>
          <w:sz w:val="24"/>
        </w:rPr>
      </w:pPr>
      <w:r w:rsidRPr="00031083">
        <w:rPr>
          <w:rFonts w:ascii="Montserrat" w:hAnsi="Montserrat"/>
          <w:sz w:val="24"/>
        </w:rPr>
        <w:tab/>
        <w:t>Kadenza</w:t>
      </w:r>
    </w:p>
    <w:p w:rsidR="00F20E2E" w:rsidRPr="00031083" w:rsidRDefault="00F20E2E">
      <w:pPr>
        <w:rPr>
          <w:rFonts w:ascii="Montserrat" w:hAnsi="Montserrat"/>
          <w:sz w:val="24"/>
        </w:rPr>
      </w:pPr>
      <w:r w:rsidRPr="00031083">
        <w:rPr>
          <w:rFonts w:ascii="Montserrat" w:hAnsi="Montserrat"/>
          <w:sz w:val="24"/>
        </w:rPr>
        <w:tab/>
        <w:t>Kala</w:t>
      </w:r>
    </w:p>
    <w:p w:rsidR="00F20E2E" w:rsidRPr="00031083" w:rsidRDefault="00F20E2E">
      <w:pPr>
        <w:rPr>
          <w:rFonts w:ascii="Montserrat" w:hAnsi="Montserrat"/>
          <w:sz w:val="24"/>
        </w:rPr>
      </w:pPr>
      <w:r w:rsidRPr="00031083">
        <w:rPr>
          <w:rFonts w:ascii="Montserrat" w:hAnsi="Montserrat"/>
          <w:sz w:val="24"/>
        </w:rPr>
        <w:tab/>
        <w:t>Siraj</w:t>
      </w:r>
    </w:p>
    <w:p w:rsidR="00F20E2E" w:rsidRPr="00031083" w:rsidRDefault="00F20E2E">
      <w:pPr>
        <w:rPr>
          <w:rFonts w:ascii="Montserrat" w:hAnsi="Montserrat"/>
          <w:sz w:val="24"/>
        </w:rPr>
      </w:pPr>
      <w:r w:rsidRPr="00031083">
        <w:rPr>
          <w:rFonts w:ascii="Montserrat" w:hAnsi="Montserrat"/>
          <w:sz w:val="24"/>
        </w:rPr>
        <w:tab/>
        <w:t>Niall</w:t>
      </w:r>
    </w:p>
    <w:p w:rsidR="00F20E2E" w:rsidRPr="00031083" w:rsidRDefault="00F20E2E">
      <w:pPr>
        <w:rPr>
          <w:rFonts w:ascii="Montserrat" w:hAnsi="Montserrat"/>
          <w:sz w:val="24"/>
        </w:rPr>
      </w:pPr>
      <w:r w:rsidRPr="00031083">
        <w:rPr>
          <w:rFonts w:ascii="Montserrat" w:hAnsi="Montserrat"/>
          <w:sz w:val="24"/>
        </w:rPr>
        <w:tab/>
        <w:t>Laban</w:t>
      </w:r>
    </w:p>
    <w:p w:rsidR="00F20E2E" w:rsidRPr="00031083" w:rsidRDefault="00F20E2E">
      <w:pPr>
        <w:rPr>
          <w:rFonts w:ascii="Montserrat" w:hAnsi="Montserrat"/>
          <w:sz w:val="24"/>
        </w:rPr>
      </w:pPr>
      <w:r w:rsidRPr="00031083">
        <w:rPr>
          <w:rFonts w:ascii="Montserrat" w:hAnsi="Montserrat"/>
          <w:sz w:val="24"/>
        </w:rPr>
        <w:tab/>
        <w:t>Blanc (Name Unknown)</w:t>
      </w:r>
    </w:p>
    <w:p w:rsidR="00F20E2E" w:rsidRPr="00031083" w:rsidRDefault="00F20E2E">
      <w:pPr>
        <w:rPr>
          <w:rFonts w:ascii="Montserrat" w:hAnsi="Montserrat"/>
          <w:sz w:val="24"/>
        </w:rPr>
      </w:pPr>
      <w:r w:rsidRPr="00031083">
        <w:rPr>
          <w:rFonts w:ascii="Montserrat" w:hAnsi="Montserrat"/>
          <w:sz w:val="24"/>
        </w:rPr>
        <w:tab/>
        <w:t>Byrh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Ancients (angelic)</w:t>
      </w:r>
    </w:p>
    <w:p w:rsidR="00F20E2E" w:rsidRPr="00031083" w:rsidRDefault="00F20E2E">
      <w:pPr>
        <w:rPr>
          <w:rFonts w:ascii="Montserrat" w:hAnsi="Montserrat"/>
          <w:sz w:val="24"/>
        </w:rPr>
      </w:pPr>
      <w:r w:rsidRPr="00031083">
        <w:rPr>
          <w:rFonts w:ascii="Montserrat" w:hAnsi="Montserrat"/>
          <w:sz w:val="24"/>
        </w:rPr>
        <w:t>Aegis (Threshold)</w:t>
      </w:r>
    </w:p>
    <w:p w:rsidR="00F20E2E" w:rsidRPr="00031083" w:rsidRDefault="00F20E2E">
      <w:pPr>
        <w:rPr>
          <w:rFonts w:ascii="Montserrat" w:hAnsi="Montserrat"/>
          <w:sz w:val="24"/>
        </w:rPr>
      </w:pPr>
      <w:r w:rsidRPr="00031083">
        <w:rPr>
          <w:rFonts w:ascii="Montserrat" w:hAnsi="Montserrat"/>
          <w:sz w:val="24"/>
        </w:rPr>
        <w:tab/>
        <w:t>Eman/Ennis/Enzo/Karma, Fate (God Is Among Us/Sole Choice/Estate Ruler/Spiritual Force)</w:t>
      </w:r>
      <w:r w:rsidRPr="00031083">
        <w:rPr>
          <w:rFonts w:ascii="Montserrat" w:hAnsi="Montserrat"/>
          <w:sz w:val="24"/>
        </w:rPr>
        <w:tab/>
        <w:t>"Some Might Call Me Eman.  Others Might Call Me Ennis.  You, I Think, Would Most Likely Call Me Enzo.  All Of These Might Apply As Well As Any..."</w:t>
      </w:r>
    </w:p>
    <w:p w:rsidR="00F20E2E" w:rsidRPr="00031083" w:rsidRDefault="00F20E2E">
      <w:pPr>
        <w:rPr>
          <w:rFonts w:ascii="Montserrat" w:hAnsi="Montserrat"/>
          <w:sz w:val="24"/>
        </w:rPr>
      </w:pPr>
      <w:r w:rsidRPr="00031083">
        <w:rPr>
          <w:rFonts w:ascii="Montserrat" w:hAnsi="Montserrat"/>
          <w:sz w:val="24"/>
        </w:rPr>
        <w:tab/>
        <w:t>Eden/Daman (Paradise/Spirit(Transformation)) Sivai, Devourer</w:t>
      </w:r>
    </w:p>
    <w:p w:rsidR="00F20E2E" w:rsidRPr="00031083" w:rsidRDefault="00F20E2E">
      <w:pPr>
        <w:rPr>
          <w:rFonts w:ascii="Montserrat" w:hAnsi="Montserrat"/>
          <w:sz w:val="24"/>
        </w:rPr>
      </w:pPr>
      <w:r w:rsidRPr="00031083">
        <w:rPr>
          <w:rFonts w:ascii="Montserrat" w:hAnsi="Montserrat"/>
          <w:sz w:val="24"/>
        </w:rPr>
        <w:tab/>
        <w:t>Alethea/Alysia/Amarantha/Amberosia/Calypso/Rhea/Psyche/... (Truth/Entrancing/Deathless/Ever-Living/She Who Hides/.../...), Mystery</w:t>
      </w:r>
    </w:p>
    <w:p w:rsidR="00F20E2E" w:rsidRPr="00031083" w:rsidRDefault="00F20E2E">
      <w:pPr>
        <w:rPr>
          <w:rFonts w:ascii="Montserrat" w:hAnsi="Montserrat"/>
          <w:sz w:val="24"/>
        </w:rPr>
      </w:pPr>
      <w:r w:rsidRPr="00031083">
        <w:rPr>
          <w:rFonts w:ascii="Montserrat" w:hAnsi="Montserrat"/>
          <w:sz w:val="24"/>
        </w:rPr>
        <w:tab/>
        <w:t>Evil</w:t>
      </w:r>
    </w:p>
    <w:p w:rsidR="00F20E2E" w:rsidRPr="00031083" w:rsidRDefault="00F20E2E">
      <w:pPr>
        <w:rPr>
          <w:rFonts w:ascii="Montserrat" w:hAnsi="Montserrat"/>
          <w:sz w:val="24"/>
        </w:rPr>
      </w:pPr>
      <w:r w:rsidRPr="00031083">
        <w:rPr>
          <w:rFonts w:ascii="Montserrat" w:hAnsi="Montserrat"/>
          <w:sz w:val="24"/>
        </w:rPr>
        <w:tab/>
        <w:t>Aislinn, Enigma</w:t>
      </w:r>
    </w:p>
    <w:p w:rsidR="00F20E2E" w:rsidRPr="00031083" w:rsidRDefault="00F20E2E">
      <w:pPr>
        <w:rPr>
          <w:rFonts w:ascii="Montserrat" w:hAnsi="Montserrat"/>
          <w:sz w:val="24"/>
        </w:rPr>
      </w:pPr>
      <w:r w:rsidRPr="00031083">
        <w:rPr>
          <w:rFonts w:ascii="Montserrat" w:hAnsi="Montserrat"/>
          <w:sz w:val="24"/>
        </w:rPr>
        <w:tab/>
        <w:t>Kali, Energy</w:t>
      </w:r>
    </w:p>
    <w:p w:rsidR="00F20E2E" w:rsidRPr="00031083" w:rsidRDefault="00F20E2E">
      <w:pPr>
        <w:rPr>
          <w:rFonts w:ascii="Montserrat" w:hAnsi="Montserrat"/>
          <w:sz w:val="24"/>
        </w:rPr>
      </w:pPr>
      <w:r w:rsidRPr="00031083">
        <w:rPr>
          <w:rFonts w:ascii="Montserrat" w:hAnsi="Montserrat"/>
          <w:sz w:val="24"/>
        </w:rPr>
        <w:tab/>
        <w:t>Deva (Godlike/Moon)</w:t>
      </w:r>
    </w:p>
    <w:p w:rsidR="00F20E2E" w:rsidRPr="00031083" w:rsidRDefault="00F20E2E">
      <w:pPr>
        <w:rPr>
          <w:rFonts w:ascii="Montserrat" w:hAnsi="Montserrat"/>
          <w:sz w:val="24"/>
        </w:rPr>
      </w:pPr>
      <w:r w:rsidRPr="00031083">
        <w:rPr>
          <w:rFonts w:ascii="Montserrat" w:hAnsi="Montserrat"/>
          <w:sz w:val="24"/>
        </w:rPr>
        <w:tab/>
        <w:t>Panthea</w:t>
      </w:r>
    </w:p>
    <w:p w:rsidR="00F20E2E" w:rsidRPr="00031083" w:rsidRDefault="00F20E2E">
      <w:pPr>
        <w:rPr>
          <w:rFonts w:ascii="Montserrat" w:hAnsi="Montserrat"/>
          <w:sz w:val="24"/>
        </w:rPr>
      </w:pPr>
      <w:r w:rsidRPr="00031083">
        <w:rPr>
          <w:rFonts w:ascii="Montserrat" w:hAnsi="Montserrat"/>
          <w:sz w:val="24"/>
        </w:rPr>
        <w:t>Shou D Khimah Threshold</w:t>
      </w:r>
    </w:p>
    <w:p w:rsidR="00F20E2E" w:rsidRPr="00031083" w:rsidRDefault="00F20E2E">
      <w:pPr>
        <w:rPr>
          <w:rFonts w:ascii="Montserrat" w:hAnsi="Montserrat"/>
          <w:sz w:val="24"/>
        </w:rPr>
      </w:pPr>
      <w:r w:rsidRPr="00031083">
        <w:rPr>
          <w:rFonts w:ascii="Montserrat" w:hAnsi="Montserrat"/>
          <w:sz w:val="24"/>
        </w:rPr>
        <w:tab/>
        <w:t>Vallisthlathlynr</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Amadea/Dea/An (Beloved Of God/Goddess/Her)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r>
      <w:r w:rsidRPr="00031083">
        <w:rPr>
          <w:rFonts w:ascii="Montserrat" w:hAnsi="Montserrat"/>
          <w:spacing w:val="-3"/>
          <w:sz w:val="24"/>
        </w:rPr>
        <w:t xml:space="preserve">2096 : It is a strange and disturbing time to be involved in the human exploration of space.  </w:t>
      </w:r>
      <w:r w:rsidRPr="00031083">
        <w:rPr>
          <w:rFonts w:ascii="Montserrat" w:hAnsi="Montserrat"/>
          <w:sz w:val="24"/>
        </w:rPr>
        <w:t xml:space="preserve">The reward of mankind's advance into space was the discovery that humanity is not alone in the universe.  Unfortunately, the presumed alien powers appear to be extremely hostile to human advances.  Every expidition which made contact with alien intelligences were anihilated without pramble, forcing the fielding of military grade ships to conduct the human probes across interstellar space.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At this time, the existence of psi capability and its role in the development of ground breaking technology is still a government held secret. Psionic ability paved the way for every civilization's advance into space, whether merely as a resource for the development of technology, as on Earth, or as the basis of penumbric technology as developed on Oasis. The discovery of the psionic componant of physics brought with it a revelation.  Psi is an advanced expression of the third componant of natural law.  The quality best defined as awareness was attributed as a fundamental constant, best demonstrated by the medium of mind.  The trinity of mind, space and time led to a unification of physics that not only ratified the truth of psionics but enabled technology to advance to the full scope of human imagination. Though latent psionic potential is present in all living organisms, the use of that potential is restricted by individual capacities.  The principal distinction in psionics is between latent and active access to psi potential.  Typical of human nature, the active capacities of psi's are assessed and rated in orders of magnitude.  Psi's of various orders are assigned to a class of psi's respectively.  Class I psi is weak even at its highest rating, while Class II and Class III psi are formidable even in their lower ranks.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Nanotechnology, founded in genetic and viral engineering research, had been attained secretly with the aid of psionics and allowed the Navy to design personnel who were better, tougher and longer lived than their doner parents.  A genetic 'draft' has been instituted among the present generation, to preserve future generations from the devestation experienced by the first of humanity's contact efforts. The Alliance's human resources are mostly 'slips'; genetically reingeneered clones grown to crew her fleets.  Earth 'drafted' the genetic profiles of the populace as a prerequisite of Earth citizenship.  This action was justified, as necessary for the military space effort as much as for the survival of the whole species in the face of hostile alien intelligence.  </w:t>
      </w:r>
    </w:p>
    <w:p w:rsidR="00F20E2E" w:rsidRPr="00031083" w:rsidRDefault="00F20E2E">
      <w:pPr>
        <w:rPr>
          <w:rFonts w:ascii="Montserrat" w:hAnsi="Montserrat"/>
          <w:sz w:val="24"/>
        </w:rPr>
      </w:pPr>
      <w:r w:rsidRPr="00031083">
        <w:rPr>
          <w:rFonts w:ascii="Montserrat" w:hAnsi="Montserrat"/>
          <w:sz w:val="24"/>
        </w:rPr>
        <w:tab/>
        <w:t xml:space="preserve">In spite of the fact that slips are, psychologically, wholly unique individuals, in most cases, they are state property.  A small percentage of natural humans are augmented to serve in the armed forces.  Usually in the upper ranks since a healthy amount of personal excellence is the only justification for risking 'base' lives by subjecting them to the torturous augmentation process and placing them on the frontier.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Psionic Corps, a secret service of the Allied Earth military, is manned almost entirely by natural born psi's.  The nature of psi capacity defies the Psionic Corps the Navy's option of growing it's own psi's since few slips cast from Active genestock reliably break Latency.  Because, it has been established that the genetic potential for psi capability is widespread in modern humans, individual genetics is considered to have less effect on psi potential than environmental factors.  A slip raised from infancy in the immediate presence of psi actives has as high a chance of becoming active as any human, regardless of previous psi association in its genestock.  Since, in most cases, unadulterated psi genes are rarely cloned due to the schism that can occur between a psi and her unnatural twins should they even come face to face, an active slip of an active psi is usually from a pre active draft of the base individual.  As it is, most psi's are uncannily aware of the slips that were developed from their 'draft'.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 success of this new effort has been the discovery of human developed worlds apparently isolated from each other for periods on the scale of tens of thousands of years.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 most recent and secret addition of these human controlled worlds is the planet Majestic, founded by psis who abandoned Earth at the end of the twentieth century as an alternative to submitting to the terms of the psionic coverup instigated by the governments of Earth.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 TASTE OF DEATH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CAST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Aeslyn Sinclair </w:t>
      </w:r>
      <w:r w:rsidRPr="00031083">
        <w:rPr>
          <w:rFonts w:ascii="Montserrat" w:hAnsi="Montserrat"/>
          <w:sz w:val="24"/>
        </w:rPr>
        <w:tab/>
        <w:t xml:space="preserve">SinA 69-0452-0711 </w:t>
      </w:r>
      <w:r w:rsidRPr="00031083">
        <w:rPr>
          <w:rFonts w:ascii="Montserrat" w:hAnsi="Montserrat"/>
          <w:sz w:val="24"/>
        </w:rPr>
        <w:tab/>
        <w:t>Lt JG Helm</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Richard Stewart</w:t>
      </w:r>
      <w:r w:rsidRPr="00031083">
        <w:rPr>
          <w:rFonts w:ascii="Montserrat" w:hAnsi="Montserrat"/>
          <w:sz w:val="24"/>
        </w:rPr>
        <w:tab/>
        <w:t xml:space="preserve">SteR 63-1249-4860 </w:t>
      </w:r>
      <w:r w:rsidRPr="00031083">
        <w:rPr>
          <w:rFonts w:ascii="Montserrat" w:hAnsi="Montserrat"/>
          <w:sz w:val="24"/>
        </w:rPr>
        <w:tab/>
        <w:t>Captain</w:t>
      </w:r>
    </w:p>
    <w:p w:rsidR="00F20E2E" w:rsidRPr="00031083" w:rsidRDefault="00F20E2E">
      <w:pPr>
        <w:rPr>
          <w:rFonts w:ascii="Montserrat" w:hAnsi="Montserrat"/>
          <w:sz w:val="24"/>
        </w:rPr>
      </w:pPr>
      <w:r w:rsidRPr="00031083">
        <w:rPr>
          <w:rFonts w:ascii="Montserrat" w:hAnsi="Montserrat"/>
          <w:sz w:val="24"/>
        </w:rPr>
        <w:t xml:space="preserve">Meggan India Alt </w:t>
      </w:r>
      <w:r w:rsidRPr="00031083">
        <w:rPr>
          <w:rFonts w:ascii="Montserrat" w:hAnsi="Montserrat"/>
          <w:sz w:val="24"/>
        </w:rPr>
        <w:tab/>
        <w:t xml:space="preserve">AltM 67-0017-0098 </w:t>
      </w:r>
      <w:r w:rsidRPr="00031083">
        <w:rPr>
          <w:rFonts w:ascii="Montserrat" w:hAnsi="Montserrat"/>
          <w:sz w:val="24"/>
        </w:rPr>
        <w:tab/>
        <w:t>Commander XO</w:t>
      </w:r>
    </w:p>
    <w:p w:rsidR="00F20E2E" w:rsidRPr="00031083" w:rsidRDefault="00F20E2E">
      <w:pPr>
        <w:rPr>
          <w:rFonts w:ascii="Montserrat" w:hAnsi="Montserrat"/>
          <w:sz w:val="24"/>
        </w:rPr>
      </w:pPr>
      <w:r w:rsidRPr="00031083">
        <w:rPr>
          <w:rFonts w:ascii="Montserrat" w:hAnsi="Montserrat"/>
          <w:sz w:val="24"/>
        </w:rPr>
        <w:t>James Carlson</w:t>
      </w:r>
      <w:r w:rsidRPr="00031083">
        <w:rPr>
          <w:rFonts w:ascii="Montserrat" w:hAnsi="Montserrat"/>
          <w:sz w:val="24"/>
        </w:rPr>
        <w:tab/>
        <w:t>CarJ 66-2484-2348</w:t>
      </w:r>
      <w:r w:rsidRPr="00031083">
        <w:rPr>
          <w:rFonts w:ascii="Montserrat" w:hAnsi="Montserrat"/>
          <w:sz w:val="24"/>
        </w:rPr>
        <w:tab/>
        <w:t>Lt Commander Operations</w:t>
      </w:r>
    </w:p>
    <w:p w:rsidR="00F20E2E" w:rsidRPr="00031083" w:rsidRDefault="00F20E2E">
      <w:pPr>
        <w:rPr>
          <w:rFonts w:ascii="Montserrat" w:hAnsi="Montserrat"/>
          <w:sz w:val="24"/>
        </w:rPr>
      </w:pPr>
      <w:r w:rsidRPr="00031083">
        <w:rPr>
          <w:rFonts w:ascii="Montserrat" w:hAnsi="Montserrat"/>
          <w:sz w:val="24"/>
        </w:rPr>
        <w:t xml:space="preserve">Daron Medea </w:t>
      </w:r>
      <w:r w:rsidRPr="00031083">
        <w:rPr>
          <w:rFonts w:ascii="Montserrat" w:hAnsi="Montserrat"/>
          <w:sz w:val="24"/>
        </w:rPr>
        <w:tab/>
        <w:t xml:space="preserve">MedD  67-9251-1759 </w:t>
      </w:r>
      <w:r w:rsidRPr="00031083">
        <w:rPr>
          <w:rFonts w:ascii="Montserrat" w:hAnsi="Montserrat"/>
          <w:sz w:val="24"/>
        </w:rPr>
        <w:tab/>
        <w:t>Lt Commander Tactical</w:t>
      </w:r>
    </w:p>
    <w:p w:rsidR="00F20E2E" w:rsidRPr="00031083" w:rsidRDefault="00F20E2E">
      <w:pPr>
        <w:rPr>
          <w:rFonts w:ascii="Montserrat" w:hAnsi="Montserrat"/>
          <w:sz w:val="24"/>
        </w:rPr>
      </w:pPr>
      <w:r w:rsidRPr="00031083">
        <w:rPr>
          <w:rFonts w:ascii="Montserrat" w:hAnsi="Montserrat"/>
          <w:sz w:val="24"/>
        </w:rPr>
        <w:t>Cory O'Hallan</w:t>
      </w:r>
      <w:r w:rsidRPr="00031083">
        <w:rPr>
          <w:rFonts w:ascii="Montserrat" w:hAnsi="Montserrat"/>
          <w:sz w:val="24"/>
        </w:rPr>
        <w:tab/>
        <w:t>OHaC 67-0345-1034</w:t>
      </w:r>
      <w:r w:rsidRPr="00031083">
        <w:rPr>
          <w:rFonts w:ascii="Montserrat" w:hAnsi="Montserrat"/>
          <w:sz w:val="24"/>
        </w:rPr>
        <w:tab/>
        <w:t>Lieutennant Weapons Ops</w:t>
      </w:r>
    </w:p>
    <w:p w:rsidR="00F20E2E" w:rsidRPr="00031083" w:rsidRDefault="00F20E2E">
      <w:pPr>
        <w:rPr>
          <w:rFonts w:ascii="Montserrat" w:hAnsi="Montserrat"/>
          <w:sz w:val="24"/>
        </w:rPr>
      </w:pPr>
      <w:r w:rsidRPr="00031083">
        <w:rPr>
          <w:rFonts w:ascii="Montserrat" w:hAnsi="Montserrat"/>
          <w:sz w:val="24"/>
        </w:rPr>
        <w:t>Red Sinae</w:t>
      </w:r>
      <w:r w:rsidRPr="00031083">
        <w:rPr>
          <w:rFonts w:ascii="Montserrat" w:hAnsi="Montserrat"/>
          <w:sz w:val="24"/>
        </w:rPr>
        <w:tab/>
        <w:t xml:space="preserve">SinA 69-0452-0711-21 </w:t>
      </w:r>
      <w:r w:rsidRPr="00031083">
        <w:rPr>
          <w:rFonts w:ascii="Montserrat" w:hAnsi="Montserrat"/>
          <w:sz w:val="24"/>
        </w:rPr>
        <w:tab/>
        <w:t>Lt JG Hawk 09</w:t>
      </w:r>
    </w:p>
    <w:p w:rsidR="00F20E2E" w:rsidRPr="00031083" w:rsidRDefault="00F20E2E">
      <w:pPr>
        <w:rPr>
          <w:rFonts w:ascii="Montserrat" w:hAnsi="Montserrat"/>
          <w:sz w:val="24"/>
        </w:rPr>
      </w:pPr>
      <w:r w:rsidRPr="00031083">
        <w:rPr>
          <w:rFonts w:ascii="Montserrat" w:hAnsi="Montserrat"/>
          <w:sz w:val="24"/>
        </w:rPr>
        <w:t>Michael Parks</w:t>
      </w:r>
      <w:r w:rsidRPr="00031083">
        <w:rPr>
          <w:rFonts w:ascii="Montserrat" w:hAnsi="Montserrat"/>
          <w:sz w:val="24"/>
        </w:rPr>
        <w:tab/>
        <w:t>ParM 72-4895-3459</w:t>
      </w:r>
      <w:r w:rsidRPr="00031083">
        <w:rPr>
          <w:rFonts w:ascii="Montserrat" w:hAnsi="Montserrat"/>
          <w:sz w:val="24"/>
        </w:rPr>
        <w:tab/>
        <w:t>Ensign</w:t>
      </w:r>
    </w:p>
    <w:p w:rsidR="00F20E2E" w:rsidRPr="00031083" w:rsidRDefault="00F20E2E">
      <w:pPr>
        <w:rPr>
          <w:rFonts w:ascii="Montserrat" w:hAnsi="Montserrat"/>
          <w:sz w:val="24"/>
        </w:rPr>
      </w:pPr>
      <w:r w:rsidRPr="00031083">
        <w:rPr>
          <w:rFonts w:ascii="Montserrat" w:hAnsi="Montserrat"/>
          <w:sz w:val="24"/>
        </w:rPr>
        <w:t>Sharon Kline</w:t>
      </w:r>
      <w:r w:rsidRPr="00031083">
        <w:rPr>
          <w:rFonts w:ascii="Montserrat" w:hAnsi="Montserrat"/>
          <w:sz w:val="24"/>
        </w:rPr>
        <w:tab/>
        <w:t xml:space="preserve">KliS 66-3487-0234 </w:t>
      </w:r>
      <w:r w:rsidRPr="00031083">
        <w:rPr>
          <w:rFonts w:ascii="Montserrat" w:hAnsi="Montserrat"/>
          <w:sz w:val="24"/>
        </w:rPr>
        <w:tab/>
        <w:t>CPO Quartermaster</w:t>
      </w:r>
    </w:p>
    <w:p w:rsidR="00F20E2E" w:rsidRPr="00031083" w:rsidRDefault="00F20E2E">
      <w:pPr>
        <w:rPr>
          <w:rFonts w:ascii="Montserrat" w:hAnsi="Montserrat"/>
          <w:sz w:val="24"/>
        </w:rPr>
      </w:pPr>
      <w:r w:rsidRPr="00031083">
        <w:rPr>
          <w:rFonts w:ascii="Montserrat" w:hAnsi="Montserrat"/>
          <w:sz w:val="24"/>
        </w:rPr>
        <w:t>Karl Grant</w:t>
      </w:r>
      <w:r w:rsidRPr="00031083">
        <w:rPr>
          <w:rFonts w:ascii="Montserrat" w:hAnsi="Montserrat"/>
          <w:sz w:val="24"/>
        </w:rPr>
        <w:tab/>
        <w:t>GraK 67-0987-1344</w:t>
      </w:r>
      <w:r w:rsidRPr="00031083">
        <w:rPr>
          <w:rFonts w:ascii="Montserrat" w:hAnsi="Montserrat"/>
          <w:sz w:val="24"/>
        </w:rPr>
        <w:tab/>
        <w:t xml:space="preserve">CPO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Eugene Parks</w:t>
      </w:r>
      <w:r w:rsidRPr="00031083">
        <w:rPr>
          <w:rFonts w:ascii="Montserrat" w:hAnsi="Montserrat"/>
          <w:sz w:val="24"/>
        </w:rPr>
        <w:tab/>
        <w:t>ParE 49-0234-5937</w:t>
      </w:r>
      <w:r w:rsidRPr="00031083">
        <w:rPr>
          <w:rFonts w:ascii="Montserrat" w:hAnsi="Montserrat"/>
          <w:sz w:val="24"/>
        </w:rPr>
        <w:tab/>
        <w:t>Vice Admiral</w:t>
      </w:r>
    </w:p>
    <w:p w:rsidR="00F20E2E" w:rsidRPr="00031083" w:rsidRDefault="00F20E2E">
      <w:pPr>
        <w:rPr>
          <w:rFonts w:ascii="Montserrat" w:hAnsi="Montserrat"/>
          <w:sz w:val="24"/>
        </w:rPr>
      </w:pPr>
      <w:r w:rsidRPr="00031083">
        <w:rPr>
          <w:rFonts w:ascii="Montserrat" w:hAnsi="Montserrat"/>
          <w:sz w:val="24"/>
        </w:rPr>
        <w:t>Shoen Dane</w:t>
      </w:r>
      <w:r w:rsidRPr="00031083">
        <w:rPr>
          <w:rFonts w:ascii="Montserrat" w:hAnsi="Montserrat"/>
          <w:sz w:val="24"/>
        </w:rPr>
        <w:tab/>
        <w:t>DanS 55-0235-0986</w:t>
      </w:r>
      <w:r w:rsidRPr="00031083">
        <w:rPr>
          <w:rFonts w:ascii="Montserrat" w:hAnsi="Montserrat"/>
          <w:sz w:val="24"/>
        </w:rPr>
        <w:tab/>
        <w:t>Vice Admiral</w:t>
      </w:r>
    </w:p>
    <w:p w:rsidR="00F20E2E" w:rsidRPr="00031083" w:rsidRDefault="00F20E2E">
      <w:pPr>
        <w:rPr>
          <w:rFonts w:ascii="Montserrat" w:hAnsi="Montserrat"/>
          <w:sz w:val="24"/>
        </w:rPr>
      </w:pPr>
      <w:r w:rsidRPr="00031083">
        <w:rPr>
          <w:rFonts w:ascii="Montserrat" w:hAnsi="Montserrat"/>
          <w:sz w:val="24"/>
        </w:rPr>
        <w:t>Marshal Grey</w:t>
      </w:r>
      <w:r w:rsidRPr="00031083">
        <w:rPr>
          <w:rFonts w:ascii="Montserrat" w:hAnsi="Montserrat"/>
          <w:sz w:val="24"/>
        </w:rPr>
        <w:tab/>
        <w:t xml:space="preserve">GreM 58-2271-0986 </w:t>
      </w:r>
      <w:r w:rsidRPr="00031083">
        <w:rPr>
          <w:rFonts w:ascii="Montserrat" w:hAnsi="Montserrat"/>
          <w:sz w:val="24"/>
        </w:rPr>
        <w:tab/>
        <w:t>Vice Admiral AEPC</w:t>
      </w:r>
    </w:p>
    <w:p w:rsidR="00F20E2E" w:rsidRPr="00031083" w:rsidRDefault="00F20E2E">
      <w:pPr>
        <w:rPr>
          <w:rFonts w:ascii="Montserrat" w:hAnsi="Montserrat"/>
          <w:sz w:val="24"/>
        </w:rPr>
      </w:pPr>
      <w:r w:rsidRPr="00031083">
        <w:rPr>
          <w:rFonts w:ascii="Montserrat" w:hAnsi="Montserrat"/>
          <w:sz w:val="24"/>
        </w:rPr>
        <w:t>Morgan Erin Wildmuir</w:t>
      </w:r>
      <w:r w:rsidRPr="00031083">
        <w:rPr>
          <w:rFonts w:ascii="Montserrat" w:hAnsi="Montserrat"/>
          <w:sz w:val="24"/>
        </w:rPr>
        <w:tab/>
        <w:t>—0-70-0027-21172</w:t>
      </w:r>
      <w:r w:rsidRPr="00031083">
        <w:rPr>
          <w:rFonts w:ascii="Montserrat" w:hAnsi="Montserrat"/>
          <w:sz w:val="24"/>
        </w:rPr>
        <w:tab/>
        <w:t>AEPC</w:t>
      </w:r>
    </w:p>
    <w:p w:rsidR="00F20E2E" w:rsidRPr="00031083" w:rsidRDefault="00F20E2E">
      <w:pPr>
        <w:rPr>
          <w:rFonts w:ascii="Montserrat" w:hAnsi="Montserrat"/>
          <w:sz w:val="24"/>
        </w:rPr>
      </w:pPr>
      <w:r w:rsidRPr="00031083">
        <w:rPr>
          <w:rFonts w:ascii="Montserrat" w:hAnsi="Montserrat"/>
          <w:sz w:val="24"/>
        </w:rPr>
        <w:t>Amadea Shea-Quinn</w:t>
      </w:r>
      <w:r w:rsidRPr="00031083">
        <w:rPr>
          <w:rFonts w:ascii="Montserrat" w:hAnsi="Montserrat"/>
          <w:sz w:val="24"/>
        </w:rPr>
        <w:tab/>
        <w:t>—0-70-0029-20179</w:t>
      </w:r>
      <w:r w:rsidRPr="00031083">
        <w:rPr>
          <w:rFonts w:ascii="Montserrat" w:hAnsi="Montserrat"/>
          <w:sz w:val="24"/>
        </w:rPr>
        <w:tab/>
        <w:t>AEPC</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Conquerors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Phoenixander</w:t>
      </w:r>
      <w:r w:rsidRPr="00031083">
        <w:rPr>
          <w:rFonts w:ascii="Montserrat" w:hAnsi="Montserrat"/>
          <w:sz w:val="24"/>
        </w:rPr>
        <w:tab/>
        <w:t>Phoenixander the Great</w:t>
      </w:r>
    </w:p>
    <w:p w:rsidR="00F20E2E" w:rsidRPr="00031083" w:rsidRDefault="00F20E2E">
      <w:pPr>
        <w:rPr>
          <w:rFonts w:ascii="Montserrat" w:hAnsi="Montserrat"/>
          <w:sz w:val="24"/>
        </w:rPr>
      </w:pPr>
      <w:r w:rsidRPr="00031083">
        <w:rPr>
          <w:rFonts w:ascii="Montserrat" w:hAnsi="Montserrat"/>
          <w:sz w:val="24"/>
        </w:rPr>
        <w:t>Attila</w:t>
      </w:r>
      <w:r w:rsidRPr="00031083">
        <w:rPr>
          <w:rFonts w:ascii="Montserrat" w:hAnsi="Montserrat"/>
          <w:sz w:val="24"/>
        </w:rPr>
        <w:tab/>
        <w:t>Attila the Hun</w:t>
      </w:r>
    </w:p>
    <w:p w:rsidR="00F20E2E" w:rsidRPr="00031083" w:rsidRDefault="00F20E2E">
      <w:pPr>
        <w:rPr>
          <w:rFonts w:ascii="Montserrat" w:hAnsi="Montserrat"/>
          <w:sz w:val="24"/>
        </w:rPr>
      </w:pPr>
      <w:r w:rsidRPr="00031083">
        <w:rPr>
          <w:rFonts w:ascii="Montserrat" w:hAnsi="Montserrat"/>
          <w:sz w:val="24"/>
        </w:rPr>
        <w:t>Genghis Khan</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Ramses</w:t>
      </w:r>
      <w:r w:rsidRPr="00031083">
        <w:rPr>
          <w:rFonts w:ascii="Montserrat" w:hAnsi="Montserrat"/>
          <w:sz w:val="24"/>
        </w:rPr>
        <w:tab/>
        <w:t>Ramses the Great</w:t>
      </w:r>
    </w:p>
    <w:p w:rsidR="00F20E2E" w:rsidRPr="00031083" w:rsidRDefault="00F20E2E">
      <w:pPr>
        <w:rPr>
          <w:rFonts w:ascii="Montserrat" w:hAnsi="Montserrat"/>
          <w:sz w:val="24"/>
        </w:rPr>
      </w:pPr>
      <w:r w:rsidRPr="00031083">
        <w:rPr>
          <w:rFonts w:ascii="Montserrat" w:hAnsi="Montserrat"/>
          <w:sz w:val="24"/>
        </w:rPr>
        <w:t>Ashram</w:t>
      </w:r>
    </w:p>
    <w:p w:rsidR="00F20E2E" w:rsidRPr="00031083" w:rsidRDefault="00F20E2E">
      <w:pPr>
        <w:rPr>
          <w:rFonts w:ascii="Montserrat" w:hAnsi="Montserrat"/>
          <w:sz w:val="24"/>
        </w:rPr>
      </w:pPr>
      <w:r w:rsidRPr="00031083">
        <w:rPr>
          <w:rFonts w:ascii="Montserrat" w:hAnsi="Montserrat"/>
          <w:sz w:val="24"/>
        </w:rPr>
        <w:t>Cesar</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Ptolemy</w:t>
      </w:r>
    </w:p>
    <w:p w:rsidR="00F20E2E" w:rsidRPr="00031083" w:rsidRDefault="00F20E2E">
      <w:pPr>
        <w:rPr>
          <w:rFonts w:ascii="Montserrat" w:hAnsi="Montserrat"/>
          <w:sz w:val="24"/>
        </w:rPr>
      </w:pPr>
      <w:r w:rsidRPr="00031083">
        <w:rPr>
          <w:rFonts w:ascii="Montserrat" w:hAnsi="Montserrat"/>
          <w:sz w:val="24"/>
        </w:rPr>
        <w:t>Peter</w:t>
      </w:r>
      <w:r w:rsidRPr="00031083">
        <w:rPr>
          <w:rFonts w:ascii="Montserrat" w:hAnsi="Montserrat"/>
          <w:sz w:val="24"/>
        </w:rPr>
        <w:tab/>
        <w:t>Peter the Great</w:t>
      </w:r>
    </w:p>
    <w:p w:rsidR="00F20E2E" w:rsidRPr="00031083" w:rsidRDefault="00F20E2E">
      <w:pPr>
        <w:rPr>
          <w:rFonts w:ascii="Montserrat" w:hAnsi="Montserrat"/>
          <w:sz w:val="24"/>
        </w:rPr>
      </w:pPr>
      <w:r w:rsidRPr="00031083">
        <w:rPr>
          <w:rFonts w:ascii="Montserrat" w:hAnsi="Montserrat"/>
          <w:sz w:val="24"/>
        </w:rPr>
        <w:t>Edward</w:t>
      </w:r>
      <w:r w:rsidRPr="00031083">
        <w:rPr>
          <w:rFonts w:ascii="Montserrat" w:hAnsi="Montserrat"/>
          <w:sz w:val="24"/>
        </w:rPr>
        <w:tab/>
        <w:t>Edward Longshanks</w:t>
      </w:r>
    </w:p>
    <w:p w:rsidR="00F20E2E" w:rsidRPr="00031083" w:rsidRDefault="00F20E2E">
      <w:pPr>
        <w:rPr>
          <w:rFonts w:ascii="Montserrat" w:hAnsi="Montserrat"/>
          <w:sz w:val="24"/>
        </w:rPr>
      </w:pPr>
      <w:r w:rsidRPr="00031083">
        <w:rPr>
          <w:rFonts w:ascii="Montserrat" w:hAnsi="Montserrat"/>
          <w:sz w:val="24"/>
        </w:rPr>
        <w:t>Frederick</w:t>
      </w:r>
      <w:r w:rsidRPr="00031083">
        <w:rPr>
          <w:rFonts w:ascii="Montserrat" w:hAnsi="Montserrat"/>
          <w:sz w:val="24"/>
        </w:rPr>
        <w:tab/>
        <w:t>Frederickthe Great</w:t>
      </w:r>
    </w:p>
    <w:p w:rsidR="00F20E2E" w:rsidRPr="00031083" w:rsidRDefault="00F20E2E">
      <w:pPr>
        <w:rPr>
          <w:rFonts w:ascii="Montserrat" w:hAnsi="Montserrat"/>
          <w:sz w:val="24"/>
        </w:rPr>
      </w:pPr>
      <w:r w:rsidRPr="00031083">
        <w:rPr>
          <w:rFonts w:ascii="Montserrat" w:hAnsi="Montserrat"/>
          <w:sz w:val="24"/>
        </w:rPr>
        <w:t>William</w:t>
      </w:r>
      <w:r w:rsidRPr="00031083">
        <w:rPr>
          <w:rFonts w:ascii="Montserrat" w:hAnsi="Montserrat"/>
          <w:sz w:val="24"/>
        </w:rPr>
        <w:tab/>
        <w:t>William of Orange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A TASTE OF DEATH : Synopsis Breakdown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Aeslyn Sinclair LJG AES Phoenixander</w:t>
      </w:r>
    </w:p>
    <w:p w:rsidR="00F20E2E" w:rsidRPr="00031083" w:rsidRDefault="00F20E2E">
      <w:pPr>
        <w:rPr>
          <w:rFonts w:ascii="Montserrat" w:hAnsi="Montserrat"/>
          <w:sz w:val="24"/>
        </w:rPr>
      </w:pPr>
      <w:r w:rsidRPr="00031083">
        <w:rPr>
          <w:rFonts w:ascii="Montserrat" w:hAnsi="Montserrat"/>
          <w:sz w:val="24"/>
        </w:rPr>
        <w:t>a young officer reporting for duty, for her first tour of the Fringe</w:t>
      </w:r>
    </w:p>
    <w:p w:rsidR="00F20E2E" w:rsidRPr="00031083" w:rsidRDefault="00F20E2E">
      <w:pPr>
        <w:rPr>
          <w:rFonts w:ascii="Montserrat" w:hAnsi="Montserrat"/>
          <w:spacing w:val="-3"/>
          <w:sz w:val="24"/>
        </w:rPr>
      </w:pPr>
      <w:r w:rsidRPr="00031083">
        <w:rPr>
          <w:rFonts w:ascii="Montserrat" w:hAnsi="Montserrat"/>
          <w:sz w:val="24"/>
        </w:rPr>
        <w:t xml:space="preserve"> Among the bridge officers of Phoenixander are two of her Academy upper classmen Lieutennant Commander Daron Medea, and Commander </w:t>
      </w:r>
      <w:r w:rsidRPr="00031083">
        <w:rPr>
          <w:rFonts w:ascii="Montserrat" w:hAnsi="Montserrat"/>
          <w:spacing w:val="-3"/>
          <w:sz w:val="24"/>
        </w:rPr>
        <w:t>Meggan India Alt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At first, the most troubling aspect of her tour is having to serve with a copy of herself</w:t>
      </w:r>
    </w:p>
    <w:p w:rsidR="00F20E2E" w:rsidRPr="00031083" w:rsidRDefault="00F20E2E">
      <w:pPr>
        <w:rPr>
          <w:rFonts w:ascii="Montserrat" w:hAnsi="Montserrat"/>
          <w:sz w:val="24"/>
        </w:rPr>
      </w:pPr>
      <w:r w:rsidRPr="00031083">
        <w:rPr>
          <w:rFonts w:ascii="Montserrat" w:hAnsi="Montserrat"/>
          <w:sz w:val="24"/>
        </w:rPr>
        <w:t>Red, the twenty-first individual derived from Aeslyn's draft, is an LJG pilot who has served on the Phoenixander for three years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To her surprise, she and this slip, Red, make a close friendship that allows her to perceive the reality in which slips deal with their condition</w:t>
      </w:r>
    </w:p>
    <w:p w:rsidR="00F20E2E" w:rsidRPr="00031083" w:rsidRDefault="00F20E2E">
      <w:pPr>
        <w:rPr>
          <w:rFonts w:ascii="Montserrat" w:hAnsi="Montserrat"/>
          <w:sz w:val="24"/>
        </w:rPr>
      </w:pPr>
      <w:r w:rsidRPr="00031083">
        <w:rPr>
          <w:rFonts w:ascii="Montserrat" w:hAnsi="Montserrat"/>
          <w:sz w:val="24"/>
        </w:rPr>
        <w:t>Red and Aeslyn talk their way into bunking together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Aeslyn, taken under the wing of Daron, Meggan and Red, becomes better acquainted with the ship's complement and traditions</w:t>
      </w:r>
    </w:p>
    <w:p w:rsidR="00F20E2E" w:rsidRPr="00031083" w:rsidRDefault="00F20E2E">
      <w:pPr>
        <w:rPr>
          <w:rFonts w:ascii="Montserrat" w:hAnsi="Montserrat"/>
          <w:sz w:val="24"/>
        </w:rPr>
      </w:pPr>
      <w:r w:rsidRPr="00031083">
        <w:rPr>
          <w:rFonts w:ascii="Montserrat" w:hAnsi="Montserrat"/>
          <w:sz w:val="24"/>
        </w:rPr>
        <w:t>Daron takes note of the dely in Aeslyn's admittance to the exploration branch of the fleet only to learn from Aeslyn that the delay had something to do with her reaction to the augmentation process during her senior year at the Academy; she was kept close to Earth for an observation period</w:t>
      </w:r>
    </w:p>
    <w:p w:rsidR="00F20E2E" w:rsidRPr="00031083" w:rsidRDefault="00F20E2E">
      <w:pPr>
        <w:rPr>
          <w:rFonts w:ascii="Montserrat" w:hAnsi="Montserrat"/>
          <w:sz w:val="24"/>
        </w:rPr>
      </w:pPr>
      <w:r w:rsidRPr="00031083">
        <w:rPr>
          <w:rFonts w:ascii="Montserrat" w:hAnsi="Montserrat"/>
          <w:sz w:val="24"/>
        </w:rPr>
        <w:t>Daron discovers that Aeslyn's medical record relating to that matter is under a high level security restriction only the captain has access to</w:t>
      </w:r>
    </w:p>
    <w:p w:rsidR="00F20E2E" w:rsidRPr="00031083" w:rsidRDefault="00F20E2E">
      <w:pPr>
        <w:rPr>
          <w:rFonts w:ascii="Montserrat" w:hAnsi="Montserrat"/>
          <w:sz w:val="24"/>
        </w:rPr>
      </w:pPr>
      <w:r w:rsidRPr="00031083">
        <w:rPr>
          <w:rFonts w:ascii="Montserrat" w:hAnsi="Montserrat"/>
          <w:sz w:val="24"/>
        </w:rPr>
        <w:t>For a while, all seems ideal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Unexpectedly, the Phoenixander encouters alien ships</w:t>
      </w:r>
    </w:p>
    <w:p w:rsidR="00F20E2E" w:rsidRPr="00031083" w:rsidRDefault="00F20E2E">
      <w:pPr>
        <w:rPr>
          <w:rFonts w:ascii="Montserrat" w:hAnsi="Montserrat"/>
          <w:spacing w:val="-3"/>
          <w:sz w:val="24"/>
        </w:rPr>
      </w:pPr>
      <w:r w:rsidRPr="00031083">
        <w:rPr>
          <w:rFonts w:ascii="Montserrat" w:hAnsi="Montserrat"/>
          <w:sz w:val="24"/>
        </w:rPr>
        <w:t xml:space="preserve">In the time it takes for the captain to hit the bridge from his ready room and the general quarters alarm to be sounded, the ship is engaged by the aliens. </w:t>
      </w:r>
      <w:r w:rsidRPr="00031083">
        <w:rPr>
          <w:rFonts w:ascii="Montserrat" w:hAnsi="Montserrat"/>
          <w:spacing w:val="-3"/>
          <w:sz w:val="24"/>
        </w:rPr>
        <w:t>Aeslyn is trapped at her post at helm controls during the strike</w:t>
      </w:r>
    </w:p>
    <w:p w:rsidR="00F20E2E" w:rsidRPr="00031083" w:rsidRDefault="00F20E2E">
      <w:pPr>
        <w:rPr>
          <w:rFonts w:ascii="Montserrat" w:hAnsi="Montserrat"/>
          <w:sz w:val="24"/>
        </w:rPr>
      </w:pPr>
      <w:r w:rsidRPr="00031083">
        <w:rPr>
          <w:rFonts w:ascii="Montserrat" w:hAnsi="Montserrat"/>
          <w:sz w:val="24"/>
        </w:rPr>
        <w:t>She has time to don her emergency  environmental field before the boarding alarms go off anouncing  the alien's infiltration past ships defenses</w:t>
      </w:r>
    </w:p>
    <w:p w:rsidR="00F20E2E" w:rsidRPr="00031083" w:rsidRDefault="00F20E2E">
      <w:pPr>
        <w:rPr>
          <w:rFonts w:ascii="Montserrat" w:hAnsi="Montserrat"/>
          <w:sz w:val="24"/>
        </w:rPr>
      </w:pPr>
      <w:r w:rsidRPr="00031083">
        <w:rPr>
          <w:rFonts w:ascii="Montserrat" w:hAnsi="Montserrat"/>
          <w:sz w:val="24"/>
        </w:rPr>
        <w:t>The alien, when it appears, is a shock; she is human</w:t>
      </w:r>
    </w:p>
    <w:p w:rsidR="00F20E2E" w:rsidRPr="00031083" w:rsidRDefault="00F20E2E">
      <w:pPr>
        <w:rPr>
          <w:rFonts w:ascii="Montserrat" w:hAnsi="Montserrat"/>
          <w:sz w:val="24"/>
        </w:rPr>
      </w:pPr>
      <w:r w:rsidRPr="00031083">
        <w:rPr>
          <w:rFonts w:ascii="Montserrat" w:hAnsi="Montserrat"/>
          <w:sz w:val="24"/>
        </w:rPr>
        <w:t>In fact, far more than human</w:t>
      </w:r>
    </w:p>
    <w:p w:rsidR="00F20E2E" w:rsidRPr="00031083" w:rsidRDefault="00F20E2E">
      <w:pPr>
        <w:rPr>
          <w:rFonts w:ascii="Montserrat" w:hAnsi="Montserrat"/>
          <w:sz w:val="24"/>
        </w:rPr>
      </w:pPr>
      <w:r w:rsidRPr="00031083">
        <w:rPr>
          <w:rFonts w:ascii="Montserrat" w:hAnsi="Montserrat"/>
          <w:sz w:val="24"/>
        </w:rPr>
        <w:t>In the confusion, Aeslyn is assulted by a psionic invader and vented from the ship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death of the captain, during the boarding, places the ship under Alt's authority</w:t>
      </w:r>
    </w:p>
    <w:p w:rsidR="00F20E2E" w:rsidRPr="00031083" w:rsidRDefault="00F20E2E">
      <w:pPr>
        <w:rPr>
          <w:rFonts w:ascii="Montserrat" w:hAnsi="Montserrat"/>
          <w:sz w:val="24"/>
        </w:rPr>
      </w:pPr>
      <w:r w:rsidRPr="00031083">
        <w:rPr>
          <w:rFonts w:ascii="Montserrat" w:hAnsi="Montserrat"/>
          <w:sz w:val="24"/>
        </w:rPr>
        <w:t>Alt manages to cut the bridge out of the control circuit and preps the ship for emergency dive</w:t>
      </w:r>
    </w:p>
    <w:p w:rsidR="00F20E2E" w:rsidRPr="00031083" w:rsidRDefault="00F20E2E">
      <w:pPr>
        <w:rPr>
          <w:rFonts w:ascii="Montserrat" w:hAnsi="Montserrat"/>
          <w:sz w:val="24"/>
        </w:rPr>
      </w:pPr>
      <w:r w:rsidRPr="00031083">
        <w:rPr>
          <w:rFonts w:ascii="Montserrat" w:hAnsi="Montserrat"/>
          <w:sz w:val="24"/>
        </w:rPr>
        <w:t>The emergency  dive safeties automatically abort the pre launch authorizations for the ship's fighters</w:t>
      </w:r>
    </w:p>
    <w:p w:rsidR="00F20E2E" w:rsidRPr="00031083" w:rsidRDefault="00F20E2E">
      <w:pPr>
        <w:rPr>
          <w:rFonts w:ascii="Montserrat" w:hAnsi="Montserrat"/>
          <w:sz w:val="24"/>
        </w:rPr>
      </w:pPr>
      <w:r w:rsidRPr="00031083">
        <w:rPr>
          <w:rFonts w:ascii="Montserrat" w:hAnsi="Montserrat"/>
          <w:sz w:val="24"/>
        </w:rPr>
        <w:t>Red notices what is happening and tries to get authorization to launch and retreive Aeslyn who only Red seems to know has been ejected from the ship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Aeslyn regains conscious  floating helpless in the deep</w:t>
      </w:r>
    </w:p>
    <w:p w:rsidR="00F20E2E" w:rsidRPr="00031083" w:rsidRDefault="00F20E2E">
      <w:pPr>
        <w:rPr>
          <w:rFonts w:ascii="Montserrat" w:hAnsi="Montserrat"/>
          <w:sz w:val="24"/>
        </w:rPr>
      </w:pPr>
      <w:r w:rsidRPr="00031083">
        <w:rPr>
          <w:rFonts w:ascii="Montserrat" w:hAnsi="Montserrat"/>
          <w:sz w:val="24"/>
        </w:rPr>
        <w:t>A damage alarm makes her aware of the limited time she has on her personal lifesupport field</w:t>
      </w:r>
    </w:p>
    <w:p w:rsidR="00F20E2E" w:rsidRPr="00031083" w:rsidRDefault="00F20E2E">
      <w:pPr>
        <w:rPr>
          <w:rFonts w:ascii="Montserrat" w:hAnsi="Montserrat"/>
          <w:sz w:val="24"/>
        </w:rPr>
      </w:pPr>
      <w:r w:rsidRPr="00031083">
        <w:rPr>
          <w:rFonts w:ascii="Montserrat" w:hAnsi="Montserrat"/>
          <w:sz w:val="24"/>
        </w:rPr>
        <w:t>Unsure how she even got off the bridge into space, she strives to think of a way to get back to the ship when she sees Phoenixander withdraw from the engagement and enter hyperspace</w:t>
      </w:r>
    </w:p>
    <w:p w:rsidR="00F20E2E" w:rsidRPr="00031083" w:rsidRDefault="00F20E2E">
      <w:pPr>
        <w:rPr>
          <w:rFonts w:ascii="Montserrat" w:hAnsi="Montserrat"/>
          <w:sz w:val="24"/>
        </w:rPr>
      </w:pPr>
      <w:r w:rsidRPr="00031083">
        <w:rPr>
          <w:rFonts w:ascii="Montserrat" w:hAnsi="Montserrat"/>
          <w:sz w:val="24"/>
        </w:rPr>
        <w:t>By the time the enemy ships fold out, she is struggling desperately with her failing life support field grimly aware that death is inevitable.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On their limping way back to Sol system, the surviving crew of the Phoenixander have taken account of the casualties</w:t>
      </w:r>
    </w:p>
    <w:p w:rsidR="00F20E2E" w:rsidRPr="00031083" w:rsidRDefault="00F20E2E">
      <w:pPr>
        <w:rPr>
          <w:rFonts w:ascii="Montserrat" w:hAnsi="Montserrat"/>
          <w:sz w:val="24"/>
        </w:rPr>
      </w:pPr>
      <w:r w:rsidRPr="00031083">
        <w:rPr>
          <w:rFonts w:ascii="Montserrat" w:hAnsi="Montserrat"/>
          <w:sz w:val="24"/>
        </w:rPr>
        <w:t>Aeslyn is unnaccounted for, causing a review of Red's attempt to blow out of the fighter bay just before the Phoenixander dived</w:t>
      </w:r>
    </w:p>
    <w:p w:rsidR="00F20E2E" w:rsidRPr="00031083" w:rsidRDefault="00F20E2E">
      <w:pPr>
        <w:rPr>
          <w:rFonts w:ascii="Montserrat" w:hAnsi="Montserrat"/>
          <w:sz w:val="24"/>
        </w:rPr>
      </w:pPr>
      <w:r w:rsidRPr="00031083">
        <w:rPr>
          <w:rFonts w:ascii="Montserrat" w:hAnsi="Montserrat"/>
          <w:sz w:val="24"/>
        </w:rPr>
        <w:t>Red's account and Daron's memory of Aeslyn's locked med jacket end up on Alt's desk which builds up a strange explanation of what the bridge recorders revealed about Aeslyn's disappearance from the bridge</w:t>
      </w:r>
    </w:p>
    <w:p w:rsidR="00F20E2E" w:rsidRPr="00031083" w:rsidRDefault="00F20E2E">
      <w:pPr>
        <w:rPr>
          <w:rFonts w:ascii="Montserrat" w:hAnsi="Montserrat"/>
          <w:sz w:val="24"/>
        </w:rPr>
      </w:pPr>
      <w:r w:rsidRPr="00031083">
        <w:rPr>
          <w:rFonts w:ascii="Montserrat" w:hAnsi="Montserrat"/>
          <w:sz w:val="24"/>
        </w:rPr>
        <w:t>It is, however, by all accounts, too late to go back to retreive her—whatever the implications of the record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Some time later, another ship is passing through the sector and detects the rescue becon of Aeslyn's failed lifesupport field</w:t>
      </w:r>
    </w:p>
    <w:p w:rsidR="00F20E2E" w:rsidRPr="00031083" w:rsidRDefault="00F20E2E">
      <w:pPr>
        <w:rPr>
          <w:rFonts w:ascii="Montserrat" w:hAnsi="Montserrat"/>
          <w:sz w:val="24"/>
        </w:rPr>
      </w:pPr>
      <w:r w:rsidRPr="00031083">
        <w:rPr>
          <w:rFonts w:ascii="Montserrat" w:hAnsi="Montserrat"/>
          <w:sz w:val="24"/>
        </w:rPr>
        <w:t>And so it begins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Aeslyn is revived by the crew of the Majestic ship Athena, who discover that she has been catalyzed by her ordeal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Aeslyn is taken aside by the crew who has to explain to her that she cannot hope to return to Earth in her present condition by the terms of the agreement between the governments of Earth and the founders of Majestic</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In the process of her journey to Majestic with the crew of the Athena, Aeslyn learns a great deal about Earth that no one on Earth has been allowed to know, and Oasis which no one ever had a chance to know</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She shares in the realization that Earth is about to be attacked by Oasis and she argues vehenmently for the right to go and warn them of the danger they face.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citizens of Majestic refuse to become invovled in the struggle between Earth and Oasis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need to warn Earth forces Aeslyn to escape from Majestic and fight her way back to Earth</w:t>
      </w:r>
    </w:p>
    <w:p w:rsidR="00F20E2E" w:rsidRPr="00031083" w:rsidRDefault="00F20E2E">
      <w:pPr>
        <w:rPr>
          <w:rFonts w:ascii="Montserrat" w:hAnsi="Montserrat"/>
          <w:sz w:val="24"/>
        </w:rPr>
      </w:pPr>
      <w:r w:rsidRPr="00031083">
        <w:rPr>
          <w:rFonts w:ascii="Montserrat" w:hAnsi="Montserrat"/>
          <w:sz w:val="24"/>
        </w:rPr>
        <w:t>By the time she even gets to Earth, it will have been several months—all but a year— since she vanished from the bridge of Phoenixander</w:t>
      </w:r>
    </w:p>
    <w:p w:rsidR="00F20E2E" w:rsidRPr="00031083" w:rsidRDefault="00F20E2E">
      <w:pPr>
        <w:rPr>
          <w:rFonts w:ascii="Montserrat" w:hAnsi="Montserrat"/>
          <w:sz w:val="24"/>
        </w:rPr>
      </w:pPr>
      <w:r w:rsidRPr="00031083">
        <w:rPr>
          <w:rFonts w:ascii="Montserrat" w:hAnsi="Montserrat"/>
          <w:sz w:val="24"/>
        </w:rPr>
        <w:t>It occurs to Aeslyn that there is a danger in revealing how she survived and returned to Earth by returning to Phoenixander—if the stories the Majestics told are to be trusted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Arriving at Earth, her best hope is to approach her contacts in the Earth Fleet Academy and beg for a way to speak to fleet command</w:t>
      </w:r>
    </w:p>
    <w:p w:rsidR="00F20E2E" w:rsidRPr="00031083" w:rsidRDefault="00F20E2E">
      <w:pPr>
        <w:rPr>
          <w:rFonts w:ascii="Montserrat" w:hAnsi="Montserrat"/>
          <w:sz w:val="24"/>
        </w:rPr>
      </w:pPr>
      <w:r w:rsidRPr="00031083">
        <w:rPr>
          <w:rFonts w:ascii="Montserrat" w:hAnsi="Montserrat"/>
          <w:sz w:val="24"/>
        </w:rPr>
        <w:t>This is not an easy thing to accomplish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Aeslyn is picked up attempting to make contact at the Academy</w:t>
      </w:r>
    </w:p>
    <w:p w:rsidR="00F20E2E" w:rsidRPr="00031083" w:rsidRDefault="00F20E2E">
      <w:pPr>
        <w:rPr>
          <w:rFonts w:ascii="Montserrat" w:hAnsi="Montserrat"/>
          <w:sz w:val="24"/>
        </w:rPr>
      </w:pPr>
      <w:r w:rsidRPr="00031083">
        <w:rPr>
          <w:rFonts w:ascii="Montserrat" w:hAnsi="Montserrat"/>
          <w:sz w:val="24"/>
        </w:rPr>
        <w:t>Unable to resist the spooks, and alarmed at how easily they homed in on her, Aeslyn takes a big risk</w:t>
      </w:r>
    </w:p>
    <w:p w:rsidR="00F20E2E" w:rsidRPr="00031083" w:rsidRDefault="00F20E2E">
      <w:pPr>
        <w:rPr>
          <w:rFonts w:ascii="Montserrat" w:hAnsi="Montserrat"/>
          <w:sz w:val="24"/>
        </w:rPr>
      </w:pPr>
      <w:r w:rsidRPr="00031083">
        <w:rPr>
          <w:rFonts w:ascii="Montserrat" w:hAnsi="Montserrat"/>
          <w:sz w:val="24"/>
        </w:rPr>
        <w:t>Aeslyn demands to be taken to a Psionics Corps commander—to admit her to the existing Psionics Corps is to admit that such a thing even exists, but her spook captors silently comply with her request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Aeslyn is brought up before Vice Admiral Grey who is obviously less than pleased by her appearance back at Earth</w:t>
      </w:r>
    </w:p>
    <w:p w:rsidR="00F20E2E" w:rsidRPr="00031083" w:rsidRDefault="00F20E2E">
      <w:pPr>
        <w:rPr>
          <w:rFonts w:ascii="Montserrat" w:hAnsi="Montserrat"/>
          <w:sz w:val="24"/>
        </w:rPr>
      </w:pPr>
      <w:r w:rsidRPr="00031083">
        <w:rPr>
          <w:rFonts w:ascii="Montserrat" w:hAnsi="Montserrat"/>
          <w:sz w:val="24"/>
        </w:rPr>
        <w:t>She is surprised to discover that she has a file with the Corps already—the same information which Alt got access to when she assumed command of the Phoenixander</w:t>
      </w:r>
    </w:p>
    <w:p w:rsidR="00F20E2E" w:rsidRPr="00031083" w:rsidRDefault="00F20E2E">
      <w:pPr>
        <w:rPr>
          <w:rFonts w:ascii="Montserrat" w:hAnsi="Montserrat"/>
          <w:sz w:val="24"/>
        </w:rPr>
      </w:pPr>
      <w:r w:rsidRPr="00031083">
        <w:rPr>
          <w:rFonts w:ascii="Montserrat" w:hAnsi="Montserrat"/>
          <w:sz w:val="24"/>
        </w:rPr>
        <w:t>Admiral Grey is ready to make her disappear, rejecting her application to the Corps for security reasons</w:t>
      </w:r>
    </w:p>
    <w:p w:rsidR="00F20E2E" w:rsidRPr="00031083" w:rsidRDefault="00F20E2E">
      <w:pPr>
        <w:rPr>
          <w:rFonts w:ascii="Montserrat" w:hAnsi="Montserrat"/>
          <w:sz w:val="24"/>
        </w:rPr>
      </w:pPr>
      <w:r w:rsidRPr="00031083">
        <w:rPr>
          <w:rFonts w:ascii="Montserrat" w:hAnsi="Montserrat"/>
          <w:sz w:val="24"/>
        </w:rPr>
        <w:t>Fortunately, Aeslyn is championed unexpectedly by Morgan Erin Wildmuir, one of the signatory participants in the coverup dating back to the latter quarter of the twentieth century, who appears unnannounced  during the interview</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Morgan, urging Aeslyn to call her Mew, explains that it was the Majestic ship Aeslyn stole to return to Earth that alerted special forces to her appearance at the Academy, and it was this association that encouraged the Admiral to consider eliminating her</w:t>
      </w:r>
    </w:p>
    <w:p w:rsidR="00F20E2E" w:rsidRPr="00031083" w:rsidRDefault="00F20E2E">
      <w:pPr>
        <w:rPr>
          <w:rFonts w:ascii="Montserrat" w:hAnsi="Montserrat"/>
          <w:sz w:val="24"/>
        </w:rPr>
      </w:pPr>
      <w:r w:rsidRPr="00031083">
        <w:rPr>
          <w:rFonts w:ascii="Montserrat" w:hAnsi="Montserrat"/>
          <w:sz w:val="24"/>
        </w:rPr>
        <w:t>Mew takes Aeslyn aside and fills her in on the other side of the story told to her by the Majestic psi's</w:t>
      </w:r>
    </w:p>
    <w:p w:rsidR="00F20E2E" w:rsidRPr="00031083" w:rsidRDefault="00F20E2E">
      <w:pPr>
        <w:rPr>
          <w:rFonts w:ascii="Montserrat" w:hAnsi="Montserrat"/>
          <w:sz w:val="24"/>
        </w:rPr>
      </w:pPr>
      <w:r w:rsidRPr="00031083">
        <w:rPr>
          <w:rFonts w:ascii="Montserrat" w:hAnsi="Montserrat"/>
          <w:sz w:val="24"/>
        </w:rPr>
        <w:t>Before dropping Aeslyn off at her temporary quarters, she goes in for testing and deep conditioning mandatory for her admittance to the Corps</w:t>
      </w:r>
    </w:p>
    <w:p w:rsidR="00F20E2E" w:rsidRPr="00031083" w:rsidRDefault="00F20E2E">
      <w:pPr>
        <w:rPr>
          <w:rFonts w:ascii="Montserrat" w:hAnsi="Montserrat"/>
          <w:sz w:val="24"/>
        </w:rPr>
      </w:pPr>
      <w:r w:rsidRPr="00031083">
        <w:rPr>
          <w:rFonts w:ascii="Montserrat" w:hAnsi="Montserrat"/>
          <w:sz w:val="24"/>
        </w:rPr>
        <w:t>Aeslyn is rated as a Class III, in spite of the pathetic limits of the training she received from the Majestics, making her an extremely dangerous being to anyone around her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 few days later, Aeslyn is finally admitted to an interview with fleet command to discuss her report regarding the threat from Oasis, being forced to admit the existence of Majestic and an apparent association between these worlds</w:t>
      </w:r>
    </w:p>
    <w:p w:rsidR="00F20E2E" w:rsidRPr="00031083" w:rsidRDefault="00F20E2E">
      <w:pPr>
        <w:rPr>
          <w:rFonts w:ascii="Montserrat" w:hAnsi="Montserrat"/>
          <w:sz w:val="24"/>
        </w:rPr>
      </w:pPr>
      <w:r w:rsidRPr="00031083">
        <w:rPr>
          <w:rFonts w:ascii="Montserrat" w:hAnsi="Montserrat"/>
          <w:sz w:val="24"/>
        </w:rPr>
        <w:t>The trade association between Oasis and Majestic is the only validity she can offer for the intelligence on Oasians she is delivering</w:t>
      </w:r>
    </w:p>
    <w:p w:rsidR="00F20E2E" w:rsidRPr="00031083" w:rsidRDefault="00F20E2E">
      <w:pPr>
        <w:rPr>
          <w:rFonts w:ascii="Montserrat" w:hAnsi="Montserrat"/>
          <w:sz w:val="24"/>
        </w:rPr>
      </w:pPr>
      <w:r w:rsidRPr="00031083">
        <w:rPr>
          <w:rFonts w:ascii="Montserrat" w:hAnsi="Montserrat"/>
          <w:sz w:val="24"/>
        </w:rPr>
        <w:t>Aeslyn discovers that, during the time she lost in getting away from her protective new wards on Majestic, Earth has been well appraised of the threat it faces at the cost of several expeditions like the one in which she was lost</w:t>
      </w:r>
    </w:p>
    <w:p w:rsidR="00F20E2E" w:rsidRPr="00031083" w:rsidRDefault="00F20E2E">
      <w:pPr>
        <w:rPr>
          <w:rFonts w:ascii="Montserrat" w:hAnsi="Montserrat"/>
          <w:sz w:val="24"/>
        </w:rPr>
      </w:pPr>
      <w:r w:rsidRPr="00031083">
        <w:rPr>
          <w:rFonts w:ascii="Montserrat" w:hAnsi="Montserrat"/>
          <w:sz w:val="24"/>
        </w:rPr>
        <w:t>Phoenixander was the only ship to get away from these ambushes, and the conclusion of the fleet was that the strikes were perpetrated to prevent Earth from detecting Oasian build up rather than the opening moves in their assault on Earth; otherwise they'd have arrived already</w:t>
      </w:r>
    </w:p>
    <w:p w:rsidR="00F20E2E" w:rsidRPr="00031083" w:rsidRDefault="00F20E2E">
      <w:pPr>
        <w:rPr>
          <w:rFonts w:ascii="Montserrat" w:hAnsi="Montserrat"/>
          <w:sz w:val="24"/>
        </w:rPr>
      </w:pPr>
      <w:r w:rsidRPr="00031083">
        <w:rPr>
          <w:rFonts w:ascii="Montserrat" w:hAnsi="Montserrat"/>
          <w:sz w:val="24"/>
        </w:rPr>
        <w:t>There is, however, little time left in the best estimate, before an invasion does begin</w:t>
      </w:r>
    </w:p>
    <w:p w:rsidR="00F20E2E" w:rsidRPr="00031083" w:rsidRDefault="00F20E2E">
      <w:pPr>
        <w:rPr>
          <w:rFonts w:ascii="Montserrat" w:hAnsi="Montserrat"/>
          <w:sz w:val="24"/>
        </w:rPr>
      </w:pPr>
      <w:r w:rsidRPr="00031083">
        <w:rPr>
          <w:rFonts w:ascii="Montserrat" w:hAnsi="Montserrat"/>
          <w:sz w:val="24"/>
        </w:rPr>
        <w:t>Aeslyn's acceptance in the Psionics Corps allows the fleet command a way of reintroducing her to her ship for it's mission to buy time for the new SD class ships to roll out of the Saturn ship yards</w:t>
      </w:r>
    </w:p>
    <w:p w:rsidR="00F20E2E" w:rsidRPr="00031083" w:rsidRDefault="00F20E2E">
      <w:pPr>
        <w:rPr>
          <w:rFonts w:ascii="Montserrat" w:hAnsi="Montserrat"/>
          <w:sz w:val="24"/>
        </w:rPr>
      </w:pPr>
      <w:r w:rsidRPr="00031083">
        <w:rPr>
          <w:rFonts w:ascii="Montserrat" w:hAnsi="Montserrat"/>
          <w:sz w:val="24"/>
        </w:rPr>
        <w:t>Aeslyn is reintroduced as the slip SinA 69-0452-0711-27, Ember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Aeslyn is appraised of her covert mission upon reporting back to the refitted Phoenixander</w:t>
      </w:r>
    </w:p>
    <w:p w:rsidR="00F20E2E" w:rsidRPr="00031083" w:rsidRDefault="00F20E2E">
      <w:pPr>
        <w:rPr>
          <w:rFonts w:ascii="Montserrat" w:hAnsi="Montserrat"/>
          <w:sz w:val="24"/>
        </w:rPr>
      </w:pPr>
      <w:r w:rsidRPr="00031083">
        <w:rPr>
          <w:rFonts w:ascii="Montserrat" w:hAnsi="Montserrat"/>
          <w:sz w:val="24"/>
        </w:rPr>
        <w:t>In spite of the fact that Earth does not understand the true extent of Oasian's psi capabilities it is possible that Earth possesses enough capability in her own psi's long present in Earth's space effort, if uttelry obscured from the general recognition of of everyone else</w:t>
      </w:r>
    </w:p>
    <w:p w:rsidR="00F20E2E" w:rsidRPr="00031083" w:rsidRDefault="00F20E2E">
      <w:pPr>
        <w:rPr>
          <w:rFonts w:ascii="Montserrat" w:hAnsi="Montserrat"/>
          <w:sz w:val="24"/>
        </w:rPr>
      </w:pPr>
      <w:r w:rsidRPr="00031083">
        <w:rPr>
          <w:rFonts w:ascii="Montserrat" w:hAnsi="Montserrat"/>
          <w:sz w:val="24"/>
        </w:rPr>
        <w:t>The Phoenixander is being sent out to assess the strength of Oasian forces being assembled, but Aeslyn's mission is more covert</w:t>
      </w:r>
    </w:p>
    <w:p w:rsidR="00F20E2E" w:rsidRPr="00031083" w:rsidRDefault="00F20E2E">
      <w:pPr>
        <w:rPr>
          <w:rFonts w:ascii="Montserrat" w:hAnsi="Montserrat"/>
          <w:sz w:val="24"/>
        </w:rPr>
      </w:pPr>
      <w:r w:rsidRPr="00031083">
        <w:rPr>
          <w:rFonts w:ascii="Montserrat" w:hAnsi="Montserrat"/>
          <w:sz w:val="24"/>
        </w:rPr>
        <w:t>Aeslyn is unique among psi's in having direct contact with Oasian psi's</w:t>
      </w:r>
    </w:p>
    <w:p w:rsidR="00F20E2E" w:rsidRPr="00031083" w:rsidRDefault="00F20E2E">
      <w:pPr>
        <w:rPr>
          <w:rFonts w:ascii="Montserrat" w:hAnsi="Montserrat"/>
          <w:sz w:val="24"/>
        </w:rPr>
      </w:pPr>
      <w:r w:rsidRPr="00031083">
        <w:rPr>
          <w:rFonts w:ascii="Montserrat" w:hAnsi="Montserrat"/>
          <w:sz w:val="24"/>
        </w:rPr>
        <w:t>Aeslyn is to assess the Oasian force's psi complement</w:t>
      </w:r>
    </w:p>
    <w:p w:rsidR="00F20E2E" w:rsidRPr="00031083" w:rsidRDefault="00F20E2E">
      <w:pPr>
        <w:rPr>
          <w:rFonts w:ascii="Montserrat" w:hAnsi="Montserrat"/>
          <w:sz w:val="24"/>
        </w:rPr>
      </w:pPr>
      <w:r w:rsidRPr="00031083">
        <w:rPr>
          <w:rFonts w:ascii="Montserrat" w:hAnsi="Montserrat"/>
          <w:sz w:val="24"/>
        </w:rPr>
        <w:t>She is to take command of a group of terran psi's from Phoenixander in the event of contact and board an Oasian ship, if possible, to seize control of it and return it to Earth for analysis</w:t>
      </w:r>
    </w:p>
    <w:p w:rsidR="00F20E2E" w:rsidRPr="00031083" w:rsidRDefault="00F20E2E">
      <w:pPr>
        <w:rPr>
          <w:rFonts w:ascii="Montserrat" w:hAnsi="Montserrat"/>
          <w:sz w:val="24"/>
        </w:rPr>
      </w:pPr>
      <w:r w:rsidRPr="00031083">
        <w:rPr>
          <w:rFonts w:ascii="Montserrat" w:hAnsi="Montserrat"/>
          <w:sz w:val="24"/>
        </w:rPr>
        <w:t>Another psi assigned to the Phoenixander with her is an extremely powerful psi who claims to have had contact with Oasians near the end of the twentieth century, Lynx</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Aeslyn has a problem reassociating with most of her surviving frineds on the Phoenixander and the unpleasant deception imposed on her by fleet command</w:t>
      </w:r>
    </w:p>
    <w:p w:rsidR="00F20E2E" w:rsidRPr="00031083" w:rsidRDefault="00F20E2E">
      <w:pPr>
        <w:rPr>
          <w:rFonts w:ascii="Montserrat" w:hAnsi="Montserrat"/>
          <w:sz w:val="24"/>
        </w:rPr>
      </w:pPr>
      <w:r w:rsidRPr="00031083">
        <w:rPr>
          <w:rFonts w:ascii="Montserrat" w:hAnsi="Montserrat"/>
          <w:sz w:val="24"/>
        </w:rPr>
        <w:t>Red sees through the ruse in an accidental meeting in ship corridors, knowing both Aeslyn and the fact that the original 27 died in the lab</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In due course, the Phoenixander sets out for the Fringe, aimed at the heart of the territory where all of thsoe ships died trying to penetrate</w:t>
      </w:r>
    </w:p>
    <w:p w:rsidR="00F20E2E" w:rsidRPr="00031083" w:rsidRDefault="00F20E2E">
      <w:pPr>
        <w:rPr>
          <w:rFonts w:ascii="Montserrat" w:hAnsi="Montserrat"/>
          <w:sz w:val="24"/>
        </w:rPr>
      </w:pPr>
      <w:r w:rsidRPr="00031083">
        <w:rPr>
          <w:rFonts w:ascii="Montserrat" w:hAnsi="Montserrat"/>
          <w:sz w:val="24"/>
        </w:rPr>
        <w:t>Aeslyn spends almost all of her time being brought up to date on the realities of being a psi in the allied navy, and learning to temper the power at her disposal</w:t>
      </w:r>
    </w:p>
    <w:p w:rsidR="00F20E2E" w:rsidRPr="00031083" w:rsidRDefault="00F20E2E">
      <w:pPr>
        <w:rPr>
          <w:rFonts w:ascii="Montserrat" w:hAnsi="Montserrat"/>
          <w:sz w:val="24"/>
        </w:rPr>
      </w:pPr>
      <w:r w:rsidRPr="00031083">
        <w:rPr>
          <w:rFonts w:ascii="Montserrat" w:hAnsi="Montserrat"/>
          <w:sz w:val="24"/>
        </w:rPr>
        <w:t>Aeslyn realizes that it is because of her dangerously limited mastery of her psi potential that has made her the prime candidate for this mission—she is a walking, breathing neutron bomb just waiting to go off which is exactly what fleet command hopes she will do in a combat situation, hopefully on an Oasian ship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engagement alarm goes off as the Phoenixander approaches her target zone, urging Aeslyn and her chosen psi's to head for the EVA locks in the ship for their drop off on entering the system</w:t>
      </w:r>
    </w:p>
    <w:p w:rsidR="00F20E2E" w:rsidRPr="00031083" w:rsidRDefault="00F20E2E">
      <w:pPr>
        <w:rPr>
          <w:rFonts w:ascii="Montserrat" w:hAnsi="Montserrat"/>
          <w:sz w:val="24"/>
        </w:rPr>
      </w:pPr>
      <w:r w:rsidRPr="00031083">
        <w:rPr>
          <w:rFonts w:ascii="Montserrat" w:hAnsi="Montserrat"/>
          <w:sz w:val="24"/>
        </w:rPr>
        <w:t>Phoenixander surfaces amidst an Oasian fleet of staggtering proportions retaining an alarming Delta V that ought to allow them to shoot through the system, take readings on the enemy fleet and hopefully escape engagement entirely</w:t>
      </w:r>
    </w:p>
    <w:p w:rsidR="00F20E2E" w:rsidRPr="00031083" w:rsidRDefault="00F20E2E">
      <w:pPr>
        <w:rPr>
          <w:rFonts w:ascii="Montserrat" w:hAnsi="Montserrat"/>
          <w:sz w:val="24"/>
        </w:rPr>
      </w:pPr>
      <w:r w:rsidRPr="00031083">
        <w:rPr>
          <w:rFonts w:ascii="Montserrat" w:hAnsi="Montserrat"/>
          <w:sz w:val="24"/>
        </w:rPr>
        <w:t>It is all Aeslyn can do to burn off the momentum imparted on her by Phoenixander as the rest of her squad breaks to approach the nearest target</w:t>
      </w:r>
    </w:p>
    <w:p w:rsidR="00F20E2E" w:rsidRPr="00031083" w:rsidRDefault="00F20E2E">
      <w:pPr>
        <w:rPr>
          <w:rFonts w:ascii="Montserrat" w:hAnsi="Montserrat"/>
          <w:sz w:val="24"/>
        </w:rPr>
      </w:pPr>
      <w:r w:rsidRPr="00031083">
        <w:rPr>
          <w:rFonts w:ascii="Montserrat" w:hAnsi="Montserrat"/>
          <w:sz w:val="24"/>
        </w:rPr>
        <w:t>Her solution, to grab the ship telekinetically, causes their assault to take place on a ship suddenly being dragged out toward the system's perimeter</w:t>
      </w:r>
    </w:p>
    <w:p w:rsidR="00F20E2E" w:rsidRPr="00031083" w:rsidRDefault="00F20E2E">
      <w:pPr>
        <w:rPr>
          <w:rFonts w:ascii="Montserrat" w:hAnsi="Montserrat"/>
          <w:sz w:val="24"/>
        </w:rPr>
      </w:pPr>
      <w:r w:rsidRPr="00031083">
        <w:rPr>
          <w:rFonts w:ascii="Montserrat" w:hAnsi="Montserrat"/>
          <w:sz w:val="24"/>
        </w:rPr>
        <w:t>The unexpectedness of the action allows them to get a foothold on the ship before any organized resistance can assert itself</w:t>
      </w:r>
    </w:p>
    <w:p w:rsidR="00F20E2E" w:rsidRPr="00031083" w:rsidRDefault="00F20E2E">
      <w:pPr>
        <w:rPr>
          <w:rFonts w:ascii="Montserrat" w:hAnsi="Montserrat"/>
          <w:sz w:val="24"/>
        </w:rPr>
      </w:pPr>
      <w:r w:rsidRPr="00031083">
        <w:rPr>
          <w:rFonts w:ascii="Montserrat" w:hAnsi="Montserrat"/>
          <w:sz w:val="24"/>
        </w:rPr>
        <w:t>Aeslyn and her compatriots fight their way theough the ship, learning that all the Oasians seem to be psi's, but few are of the same rating as their own Class II members and none seem to be as powerful as herself and Lynx</w:t>
      </w:r>
    </w:p>
    <w:p w:rsidR="00F20E2E" w:rsidRPr="00031083" w:rsidRDefault="00F20E2E">
      <w:pPr>
        <w:rPr>
          <w:rFonts w:ascii="Montserrat" w:hAnsi="Montserrat"/>
          <w:sz w:val="24"/>
        </w:rPr>
      </w:pPr>
      <w:r w:rsidRPr="00031083">
        <w:rPr>
          <w:rFonts w:ascii="Montserrat" w:hAnsi="Montserrat"/>
          <w:sz w:val="24"/>
        </w:rPr>
        <w:t>When they reach the bridge, they discover the true nature of the ship itself—the ship, alive and amost certainly sentient and psi capable in the Class III range, confronts them, stunned to be under assault by a Class III power incarnate in a human frame</w:t>
      </w:r>
    </w:p>
    <w:p w:rsidR="00F20E2E" w:rsidRPr="00031083" w:rsidRDefault="00F20E2E">
      <w:pPr>
        <w:rPr>
          <w:rFonts w:ascii="Montserrat" w:hAnsi="Montserrat"/>
          <w:sz w:val="24"/>
        </w:rPr>
      </w:pPr>
      <w:r w:rsidRPr="00031083">
        <w:rPr>
          <w:rFonts w:ascii="Montserrat" w:hAnsi="Montserrat"/>
          <w:sz w:val="24"/>
        </w:rPr>
        <w:t>To Aeslyn's amazement, Lynx is not surprised by this discovery, indeed Lynx addresses the ship on a strangely personal level and entreats it to cooperate with her in the name of one Shai'a'ki</w:t>
      </w:r>
    </w:p>
    <w:p w:rsidR="00F20E2E" w:rsidRPr="00031083" w:rsidRDefault="00F20E2E">
      <w:pPr>
        <w:rPr>
          <w:rFonts w:ascii="Montserrat" w:hAnsi="Montserrat"/>
          <w:sz w:val="24"/>
        </w:rPr>
      </w:pPr>
      <w:r w:rsidRPr="00031083">
        <w:rPr>
          <w:rFonts w:ascii="Montserrat" w:hAnsi="Montserrat"/>
          <w:sz w:val="24"/>
        </w:rPr>
        <w:t>To her greater surprise, the ship agrees, although, clearly the crew rebells at this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Aeslyn approacesh Lynx on the return trip and inquires about the reletively easy confiscation of the ship</w:t>
      </w:r>
    </w:p>
    <w:p w:rsidR="00F20E2E" w:rsidRPr="00031083" w:rsidRDefault="00F20E2E">
      <w:pPr>
        <w:rPr>
          <w:rFonts w:ascii="Montserrat" w:hAnsi="Montserrat"/>
          <w:sz w:val="24"/>
        </w:rPr>
      </w:pPr>
      <w:r w:rsidRPr="00031083">
        <w:rPr>
          <w:rFonts w:ascii="Montserrat" w:hAnsi="Montserrat"/>
          <w:sz w:val="24"/>
        </w:rPr>
        <w:t>Lynx responods by saying that Oasians are not the enemy, and adding that the enemy cannot master the ships' minds as easily as they can the normal citizens</w:t>
      </w:r>
    </w:p>
    <w:p w:rsidR="00F20E2E" w:rsidRPr="00031083" w:rsidRDefault="00F20E2E">
      <w:pPr>
        <w:rPr>
          <w:rFonts w:ascii="Montserrat" w:hAnsi="Montserrat"/>
          <w:sz w:val="24"/>
        </w:rPr>
      </w:pPr>
      <w:r w:rsidRPr="00031083">
        <w:rPr>
          <w:rFonts w:ascii="Montserrat" w:hAnsi="Montserrat"/>
          <w:sz w:val="24"/>
        </w:rPr>
        <w:t>When pressed, Lynx explains that Earth's policies toward Psi's and even the politics of the past century were influenced by an earlier contact by the Oasians</w:t>
      </w:r>
    </w:p>
    <w:p w:rsidR="00F20E2E" w:rsidRPr="00031083" w:rsidRDefault="00F20E2E">
      <w:pPr>
        <w:rPr>
          <w:rFonts w:ascii="Montserrat" w:hAnsi="Montserrat"/>
          <w:sz w:val="24"/>
        </w:rPr>
      </w:pPr>
      <w:r w:rsidRPr="00031083">
        <w:rPr>
          <w:rFonts w:ascii="Montserrat" w:hAnsi="Montserrat"/>
          <w:sz w:val="24"/>
        </w:rPr>
        <w:t>Oasis, she explains, was being taken over by an alien intelligence and Earth became indirectly involved bacause Oasians had always known of Earth's existence, since that was where Oasians originally came from, and then she tells her the basics of that story</w:t>
      </w:r>
    </w:p>
    <w:p w:rsidR="00F20E2E" w:rsidRPr="00031083" w:rsidRDefault="00F20E2E">
      <w:pPr>
        <w:rPr>
          <w:rFonts w:ascii="Montserrat" w:hAnsi="Montserrat"/>
          <w:sz w:val="24"/>
        </w:rPr>
      </w:pPr>
      <w:r w:rsidRPr="00031083">
        <w:rPr>
          <w:rFonts w:ascii="Montserrat" w:hAnsi="Montserrat"/>
          <w:sz w:val="24"/>
        </w:rPr>
        <w:t>Ultimately, she reveals, those precautions had run out, and the enemy was obviously ready to take on another world, but fortunately Earth was finally ready to face that threat, maybe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 The Oasian War</w:t>
      </w:r>
    </w:p>
    <w:p w:rsidR="00F20E2E" w:rsidRPr="00031083" w:rsidRDefault="00F20E2E">
      <w:pPr>
        <w:rPr>
          <w:rFonts w:ascii="Montserrat" w:hAnsi="Montserrat"/>
          <w:sz w:val="24"/>
        </w:rPr>
      </w:pPr>
      <w:r w:rsidRPr="00031083">
        <w:rPr>
          <w:rFonts w:ascii="Montserrat" w:hAnsi="Montserrat"/>
          <w:sz w:val="24"/>
        </w:rPr>
        <w:t>A Taste of Death</w:t>
      </w:r>
      <w:r w:rsidRPr="00031083">
        <w:rPr>
          <w:rFonts w:ascii="Montserrat" w:hAnsi="Montserrat"/>
          <w:sz w:val="24"/>
        </w:rPr>
        <w:tab/>
        <w:t>Aeslyn Sinclair</w:t>
      </w:r>
    </w:p>
    <w:p w:rsidR="00F20E2E" w:rsidRPr="00031083" w:rsidRDefault="00F20E2E">
      <w:pPr>
        <w:rPr>
          <w:rFonts w:ascii="Montserrat" w:hAnsi="Montserrat"/>
          <w:sz w:val="24"/>
        </w:rPr>
      </w:pPr>
      <w:r w:rsidRPr="00031083">
        <w:rPr>
          <w:rFonts w:ascii="Montserrat" w:hAnsi="Montserrat"/>
          <w:sz w:val="24"/>
        </w:rPr>
        <w:t>A Taste of Power</w:t>
      </w:r>
      <w:r w:rsidRPr="00031083">
        <w:rPr>
          <w:rFonts w:ascii="Montserrat" w:hAnsi="Montserrat"/>
          <w:sz w:val="24"/>
        </w:rPr>
        <w:tab/>
        <w:t>Meggan India Alt</w:t>
      </w:r>
    </w:p>
    <w:p w:rsidR="00F20E2E" w:rsidRPr="00031083" w:rsidRDefault="00F20E2E">
      <w:pPr>
        <w:rPr>
          <w:rFonts w:ascii="Montserrat" w:hAnsi="Montserrat"/>
          <w:sz w:val="24"/>
        </w:rPr>
      </w:pPr>
      <w:r w:rsidRPr="00031083">
        <w:rPr>
          <w:rFonts w:ascii="Montserrat" w:hAnsi="Montserrat"/>
          <w:sz w:val="24"/>
        </w:rPr>
        <w:t>A Taste of Victory</w:t>
      </w:r>
      <w:r w:rsidRPr="00031083">
        <w:rPr>
          <w:rFonts w:ascii="Montserrat" w:hAnsi="Montserrat"/>
          <w:sz w:val="24"/>
        </w:rPr>
        <w:tab/>
        <w:t>Daron Medea</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PEN OF DAVID AES</w:t>
      </w:r>
      <w:r w:rsidRPr="00031083">
        <w:rPr>
          <w:rFonts w:ascii="Montserrat" w:hAnsi="Montserrat"/>
          <w:sz w:val="24"/>
        </w:rPr>
        <w:tab/>
        <w:t>OVERVIEW</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 tentative outline of works under consideration. This is not the final decision...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ALYN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ONE : THE INTERFACE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PART ONE : THE EDGE</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VERSION ONE</w:t>
      </w:r>
      <w:r w:rsidRPr="00031083">
        <w:rPr>
          <w:rFonts w:ascii="Montserrat" w:hAnsi="Montserrat"/>
          <w:sz w:val="24"/>
        </w:rPr>
        <w:tab/>
        <w:t>AESLYN</w:t>
      </w:r>
      <w:r w:rsidRPr="00031083">
        <w:rPr>
          <w:rFonts w:ascii="Montserrat" w:hAnsi="Montserrat"/>
          <w:sz w:val="24"/>
        </w:rPr>
        <w:tab/>
        <w:t>DREAMER</w:t>
      </w:r>
    </w:p>
    <w:p w:rsidR="00F20E2E" w:rsidRPr="00031083" w:rsidRDefault="00F20E2E">
      <w:pPr>
        <w:rPr>
          <w:rFonts w:ascii="Montserrat" w:hAnsi="Montserrat"/>
          <w:sz w:val="24"/>
        </w:rPr>
      </w:pPr>
      <w:r w:rsidRPr="00031083">
        <w:rPr>
          <w:rFonts w:ascii="Montserrat" w:hAnsi="Montserrat"/>
          <w:sz w:val="24"/>
        </w:rPr>
        <w:t>VERSION TWO</w:t>
      </w:r>
      <w:r w:rsidRPr="00031083">
        <w:rPr>
          <w:rFonts w:ascii="Montserrat" w:hAnsi="Montserrat"/>
          <w:sz w:val="24"/>
        </w:rPr>
        <w:tab/>
        <w:t>ANGELICA</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VERSION THREE</w:t>
      </w:r>
      <w:r w:rsidRPr="00031083">
        <w:rPr>
          <w:rFonts w:ascii="Montserrat" w:hAnsi="Montserrat"/>
          <w:sz w:val="24"/>
        </w:rPr>
        <w:tab/>
        <w:t>MORGAN</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PART TWO : THE EYE OF THE STORM</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VERSION ONE</w:t>
      </w:r>
      <w:r w:rsidRPr="00031083">
        <w:rPr>
          <w:rFonts w:ascii="Montserrat" w:hAnsi="Montserrat"/>
          <w:sz w:val="24"/>
        </w:rPr>
        <w:tab/>
        <w:t>AESLYN</w:t>
      </w:r>
      <w:r w:rsidRPr="00031083">
        <w:rPr>
          <w:rFonts w:ascii="Montserrat" w:hAnsi="Montserrat"/>
          <w:sz w:val="24"/>
        </w:rPr>
        <w:tab/>
        <w:t>DREAMING</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VERSION TWO</w:t>
      </w:r>
      <w:r w:rsidRPr="00031083">
        <w:rPr>
          <w:rFonts w:ascii="Montserrat" w:hAnsi="Montserrat"/>
          <w:sz w:val="24"/>
        </w:rPr>
        <w:tab/>
        <w:t>ANGELICA</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VERSION THREE</w:t>
      </w:r>
      <w:r w:rsidRPr="00031083">
        <w:rPr>
          <w:rFonts w:ascii="Montserrat" w:hAnsi="Montserrat"/>
          <w:sz w:val="24"/>
        </w:rPr>
        <w:tab/>
        <w:t>MORGAN</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PART THREE : THE ENVELOPE</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VERSION ONE</w:t>
      </w:r>
      <w:r w:rsidRPr="00031083">
        <w:rPr>
          <w:rFonts w:ascii="Montserrat" w:hAnsi="Montserrat"/>
          <w:sz w:val="24"/>
        </w:rPr>
        <w:tab/>
        <w:t>AESLYN</w:t>
      </w:r>
      <w:r w:rsidRPr="00031083">
        <w:rPr>
          <w:rFonts w:ascii="Montserrat" w:hAnsi="Montserrat"/>
          <w:sz w:val="24"/>
        </w:rPr>
        <w:tab/>
        <w:t>THE DREAM</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VERSION TWO</w:t>
      </w:r>
      <w:r w:rsidRPr="00031083">
        <w:rPr>
          <w:rFonts w:ascii="Montserrat" w:hAnsi="Montserrat"/>
          <w:sz w:val="24"/>
        </w:rPr>
        <w:tab/>
        <w:t>ANGELICA</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VERSION THREE</w:t>
      </w:r>
      <w:r w:rsidRPr="00031083">
        <w:rPr>
          <w:rFonts w:ascii="Montserrat" w:hAnsi="Montserrat"/>
          <w:sz w:val="24"/>
        </w:rPr>
        <w:tab/>
        <w:t>MORGAN</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TWO : THE DREAM</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PART ONE : FIRST CONTACT—ALYN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 ONE</w:t>
      </w:r>
      <w:r w:rsidRPr="00031083">
        <w:rPr>
          <w:rFonts w:ascii="Montserrat" w:hAnsi="Montserrat"/>
          <w:sz w:val="24"/>
        </w:rPr>
        <w:tab/>
        <w:t>ANGELICA</w:t>
      </w:r>
      <w:r w:rsidRPr="00031083">
        <w:rPr>
          <w:rFonts w:ascii="Montserrat" w:hAnsi="Montserrat"/>
          <w:sz w:val="24"/>
        </w:rPr>
        <w:tab/>
        <w:t>A BRIDE OF OPPORTUNITY</w:t>
      </w:r>
    </w:p>
    <w:p w:rsidR="00F20E2E" w:rsidRPr="00031083" w:rsidRDefault="00F20E2E">
      <w:pPr>
        <w:rPr>
          <w:rFonts w:ascii="Montserrat" w:hAnsi="Montserrat"/>
          <w:sz w:val="24"/>
        </w:rPr>
      </w:pPr>
      <w:r w:rsidRPr="00031083">
        <w:rPr>
          <w:rFonts w:ascii="Montserrat" w:hAnsi="Montserrat"/>
          <w:sz w:val="24"/>
        </w:rPr>
        <w:t>ACT TWO</w:t>
      </w:r>
      <w:r w:rsidRPr="00031083">
        <w:rPr>
          <w:rFonts w:ascii="Montserrat" w:hAnsi="Montserrat"/>
          <w:sz w:val="24"/>
        </w:rPr>
        <w:tab/>
        <w:t>AESLYN</w:t>
      </w:r>
      <w:r w:rsidRPr="00031083">
        <w:rPr>
          <w:rFonts w:ascii="Montserrat" w:hAnsi="Montserrat"/>
          <w:sz w:val="24"/>
        </w:rPr>
        <w:tab/>
        <w:t>ANGEL OF THE VEIL</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ACT THREE</w:t>
      </w:r>
      <w:r w:rsidRPr="00031083">
        <w:rPr>
          <w:rFonts w:ascii="Montserrat" w:hAnsi="Montserrat"/>
          <w:sz w:val="24"/>
        </w:rPr>
        <w:tab/>
        <w:t>MORGAN</w:t>
      </w:r>
      <w:r w:rsidRPr="00031083">
        <w:rPr>
          <w:rFonts w:ascii="Montserrat" w:hAnsi="Montserrat"/>
          <w:sz w:val="24"/>
        </w:rPr>
        <w:tab/>
        <w:t>ANGEL OF THE ABYSS</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PART TWO : THE EARTH-OASIS WAR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 ONE</w:t>
      </w:r>
      <w:r w:rsidRPr="00031083">
        <w:rPr>
          <w:rFonts w:ascii="Montserrat" w:hAnsi="Montserrat"/>
          <w:sz w:val="24"/>
        </w:rPr>
        <w:tab/>
        <w:t>AESLYN</w:t>
      </w:r>
      <w:r w:rsidRPr="00031083">
        <w:rPr>
          <w:rFonts w:ascii="Montserrat" w:hAnsi="Montserrat"/>
          <w:sz w:val="24"/>
        </w:rPr>
        <w:tab/>
        <w:t>ANGEL OF DEATH</w:t>
      </w:r>
      <w:r w:rsidRPr="00031083">
        <w:rPr>
          <w:rFonts w:ascii="Montserrat" w:hAnsi="Montserrat"/>
          <w:sz w:val="24"/>
        </w:rPr>
        <w:tab/>
        <w:t>DEATH OF THE DREAMER</w:t>
      </w:r>
    </w:p>
    <w:p w:rsidR="00F20E2E" w:rsidRPr="00031083" w:rsidRDefault="00F20E2E">
      <w:pPr>
        <w:rPr>
          <w:rFonts w:ascii="Montserrat" w:hAnsi="Montserrat"/>
          <w:sz w:val="24"/>
        </w:rPr>
      </w:pPr>
      <w:r w:rsidRPr="00031083">
        <w:rPr>
          <w:rFonts w:ascii="Montserrat" w:hAnsi="Montserrat"/>
          <w:sz w:val="24"/>
        </w:rPr>
        <w:t>ACT TWO</w:t>
      </w:r>
      <w:r w:rsidRPr="00031083">
        <w:rPr>
          <w:rFonts w:ascii="Montserrat" w:hAnsi="Montserrat"/>
          <w:sz w:val="24"/>
        </w:rPr>
        <w:tab/>
        <w:t>ALT</w:t>
      </w:r>
      <w:r w:rsidRPr="00031083">
        <w:rPr>
          <w:rFonts w:ascii="Montserrat" w:hAnsi="Montserrat"/>
          <w:sz w:val="24"/>
        </w:rPr>
        <w:tab/>
        <w:t>ANGEL OF VICTORY</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PART THREE : FIRST CONTACT—AESLYN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 ONE</w:t>
      </w:r>
      <w:r w:rsidRPr="00031083">
        <w:rPr>
          <w:rFonts w:ascii="Montserrat" w:hAnsi="Montserrat"/>
          <w:sz w:val="24"/>
        </w:rPr>
        <w:tab/>
        <w:t>AV</w:t>
      </w:r>
      <w:r w:rsidRPr="00031083">
        <w:rPr>
          <w:rFonts w:ascii="Montserrat" w:hAnsi="Montserrat"/>
          <w:sz w:val="24"/>
        </w:rPr>
        <w:tab/>
        <w:t xml:space="preserve">ARCHANGEL </w:t>
      </w:r>
      <w:r w:rsidRPr="00031083">
        <w:rPr>
          <w:rFonts w:ascii="Montserrat" w:hAnsi="Montserrat"/>
          <w:sz w:val="24"/>
        </w:rPr>
        <w:tab/>
        <w:t>231</w:t>
      </w:r>
    </w:p>
    <w:p w:rsidR="00F20E2E" w:rsidRPr="00031083" w:rsidRDefault="00F20E2E">
      <w:pPr>
        <w:rPr>
          <w:rFonts w:ascii="Montserrat" w:hAnsi="Montserrat"/>
          <w:sz w:val="24"/>
        </w:rPr>
      </w:pPr>
      <w:r w:rsidRPr="00031083">
        <w:rPr>
          <w:rFonts w:ascii="Montserrat" w:hAnsi="Montserrat"/>
          <w:sz w:val="24"/>
        </w:rPr>
        <w:t>ACT TWO</w:t>
      </w:r>
      <w:r w:rsidRPr="00031083">
        <w:rPr>
          <w:rFonts w:ascii="Montserrat" w:hAnsi="Montserrat"/>
          <w:sz w:val="24"/>
        </w:rPr>
        <w:tab/>
        <w:t>AV</w:t>
      </w:r>
      <w:r w:rsidRPr="00031083">
        <w:rPr>
          <w:rFonts w:ascii="Montserrat" w:hAnsi="Montserrat"/>
          <w:sz w:val="24"/>
        </w:rPr>
        <w:tab/>
        <w:t>AVATAR</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LYN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AES AEID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PART ONE : PASSAGES IN PROLOGUE : NINEVEH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 ONE</w:t>
      </w:r>
      <w:r w:rsidRPr="00031083">
        <w:rPr>
          <w:rFonts w:ascii="Montserrat" w:hAnsi="Montserrat"/>
          <w:sz w:val="24"/>
        </w:rPr>
        <w:tab/>
        <w:t>ALYN</w:t>
      </w:r>
      <w:r w:rsidRPr="00031083">
        <w:rPr>
          <w:rFonts w:ascii="Montserrat" w:hAnsi="Montserrat"/>
          <w:sz w:val="24"/>
        </w:rPr>
        <w:tab/>
        <w:t>ANJAEL, ANGEL OF LIGHT &amp; DARKNESS</w:t>
      </w:r>
      <w:r w:rsidRPr="00031083">
        <w:rPr>
          <w:rFonts w:ascii="Montserrat" w:hAnsi="Montserrat"/>
          <w:sz w:val="24"/>
        </w:rPr>
        <w:tab/>
      </w:r>
    </w:p>
    <w:p w:rsidR="00F20E2E" w:rsidRPr="00031083" w:rsidRDefault="00F20E2E">
      <w:pPr>
        <w:rPr>
          <w:rFonts w:ascii="Montserrat" w:hAnsi="Montserrat"/>
          <w:sz w:val="24"/>
        </w:rPr>
      </w:pPr>
      <w:r w:rsidRPr="00031083">
        <w:rPr>
          <w:rFonts w:ascii="Montserrat" w:hAnsi="Montserrat"/>
          <w:sz w:val="24"/>
        </w:rPr>
        <w:t>ACT TWO</w:t>
      </w:r>
      <w:r w:rsidRPr="00031083">
        <w:rPr>
          <w:rFonts w:ascii="Montserrat" w:hAnsi="Montserrat"/>
          <w:sz w:val="24"/>
        </w:rPr>
        <w:tab/>
        <w:t>AESLYN</w:t>
      </w:r>
      <w:r w:rsidRPr="00031083">
        <w:rPr>
          <w:rFonts w:ascii="Montserrat" w:hAnsi="Montserrat"/>
          <w:sz w:val="24"/>
        </w:rPr>
        <w:tab/>
        <w:t>AVAEL, ANGEL OF DEATH &amp; BIRTH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PART TWO : PASSAGES IN MAIN : AV</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 ONE</w:t>
      </w:r>
      <w:r w:rsidRPr="00031083">
        <w:rPr>
          <w:rFonts w:ascii="Montserrat" w:hAnsi="Montserrat"/>
          <w:sz w:val="24"/>
        </w:rPr>
        <w:tab/>
        <w:t>AV</w:t>
      </w:r>
      <w:r w:rsidRPr="00031083">
        <w:rPr>
          <w:rFonts w:ascii="Montserrat" w:hAnsi="Montserrat"/>
          <w:sz w:val="24"/>
        </w:rPr>
        <w:tab/>
        <w:t>CALL OF THE VEIL</w:t>
      </w:r>
      <w:r w:rsidRPr="00031083">
        <w:rPr>
          <w:rFonts w:ascii="Montserrat" w:hAnsi="Montserrat"/>
          <w:sz w:val="24"/>
        </w:rPr>
        <w:tab/>
        <w:t>BLOODING TO EXECUTION/CHILD</w:t>
      </w:r>
    </w:p>
    <w:p w:rsidR="00F20E2E" w:rsidRPr="00031083" w:rsidRDefault="00F20E2E">
      <w:pPr>
        <w:rPr>
          <w:rFonts w:ascii="Montserrat" w:hAnsi="Montserrat"/>
          <w:sz w:val="24"/>
        </w:rPr>
      </w:pPr>
      <w:r w:rsidRPr="00031083">
        <w:rPr>
          <w:rFonts w:ascii="Montserrat" w:hAnsi="Montserrat"/>
          <w:sz w:val="24"/>
        </w:rPr>
        <w:t>ACT TWO</w:t>
      </w:r>
      <w:r w:rsidRPr="00031083">
        <w:rPr>
          <w:rFonts w:ascii="Montserrat" w:hAnsi="Montserrat"/>
          <w:sz w:val="24"/>
        </w:rPr>
        <w:tab/>
        <w:t>AV</w:t>
      </w:r>
      <w:r w:rsidRPr="00031083">
        <w:rPr>
          <w:rFonts w:ascii="Montserrat" w:hAnsi="Montserrat"/>
          <w:sz w:val="24"/>
        </w:rPr>
        <w:tab/>
        <w:t>GATES OF THE VEIL</w:t>
      </w:r>
      <w:r w:rsidRPr="00031083">
        <w:rPr>
          <w:rFonts w:ascii="Montserrat" w:hAnsi="Montserrat"/>
          <w:sz w:val="24"/>
        </w:rPr>
        <w:tab/>
        <w:t>FROM DREAMGATE THROUGH DRAGONDOOR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 THREE</w:t>
      </w:r>
      <w:r w:rsidRPr="00031083">
        <w:rPr>
          <w:rFonts w:ascii="Montserrat" w:hAnsi="Montserrat"/>
          <w:sz w:val="24"/>
        </w:rPr>
        <w:tab/>
        <w:t>ILLUMINATING MYSTERY</w:t>
      </w:r>
      <w:r w:rsidRPr="00031083">
        <w:rPr>
          <w:rFonts w:ascii="Montserrat" w:hAnsi="Montserrat"/>
          <w:sz w:val="24"/>
        </w:rPr>
        <w:tab/>
        <w:t>UNNAMED AND UNPROMISED/ARCHANGEL</w:t>
      </w:r>
    </w:p>
    <w:p w:rsidR="00F20E2E" w:rsidRPr="00031083" w:rsidRDefault="00F20E2E">
      <w:pPr>
        <w:rPr>
          <w:rFonts w:ascii="Montserrat" w:hAnsi="Montserrat"/>
          <w:sz w:val="24"/>
        </w:rPr>
      </w:pPr>
      <w:r w:rsidRPr="00031083">
        <w:rPr>
          <w:rFonts w:ascii="Montserrat" w:hAnsi="Montserrat"/>
          <w:sz w:val="24"/>
        </w:rPr>
        <w:t>ACT FOUR</w:t>
      </w:r>
      <w:r w:rsidRPr="00031083">
        <w:rPr>
          <w:rFonts w:ascii="Montserrat" w:hAnsi="Montserrat"/>
          <w:sz w:val="24"/>
        </w:rPr>
        <w:tab/>
        <w:t>DEVOURING MYSTERY</w:t>
      </w:r>
      <w:r w:rsidRPr="00031083">
        <w:rPr>
          <w:rFonts w:ascii="Montserrat" w:hAnsi="Montserrat"/>
          <w:sz w:val="24"/>
        </w:rPr>
        <w:tab/>
        <w:t>UNBOUND AND UNDONE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 FIVE</w:t>
      </w:r>
      <w:r w:rsidRPr="00031083">
        <w:rPr>
          <w:rFonts w:ascii="Montserrat" w:hAnsi="Montserrat"/>
          <w:sz w:val="24"/>
        </w:rPr>
        <w:tab/>
        <w:t>IN BLOOD AND SOUL</w:t>
      </w:r>
      <w:r w:rsidRPr="00031083">
        <w:rPr>
          <w:rFonts w:ascii="Montserrat" w:hAnsi="Montserrat"/>
          <w:sz w:val="24"/>
        </w:rPr>
        <w:tab/>
        <w:t>SELF CONCEIVED AND POSSESSED/AVATAR</w:t>
      </w:r>
    </w:p>
    <w:p w:rsidR="00F20E2E" w:rsidRPr="00031083" w:rsidRDefault="00F20E2E">
      <w:pPr>
        <w:rPr>
          <w:rFonts w:ascii="Montserrat" w:hAnsi="Montserrat"/>
          <w:sz w:val="24"/>
        </w:rPr>
      </w:pPr>
      <w:r w:rsidRPr="00031083">
        <w:rPr>
          <w:rFonts w:ascii="Montserrat" w:hAnsi="Montserrat"/>
          <w:sz w:val="24"/>
        </w:rPr>
        <w:t>ACT SIX</w:t>
      </w:r>
      <w:r w:rsidRPr="00031083">
        <w:rPr>
          <w:rFonts w:ascii="Montserrat" w:hAnsi="Montserrat"/>
          <w:sz w:val="24"/>
        </w:rPr>
        <w:tab/>
        <w:t>FOR BLOOD AND SOULS</w:t>
      </w:r>
      <w:r w:rsidRPr="00031083">
        <w:rPr>
          <w:rFonts w:ascii="Montserrat" w:hAnsi="Montserrat"/>
          <w:sz w:val="24"/>
        </w:rPr>
        <w:tab/>
        <w:t>BREAKING THE SEAL OF EARTH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 SEVEN</w:t>
      </w:r>
      <w:r w:rsidRPr="00031083">
        <w:rPr>
          <w:rFonts w:ascii="Montserrat" w:hAnsi="Montserrat"/>
          <w:sz w:val="24"/>
        </w:rPr>
        <w:tab/>
        <w:t>THE VEIL OF HEAVEN</w:t>
      </w:r>
      <w:r w:rsidRPr="00031083">
        <w:rPr>
          <w:rFonts w:ascii="Montserrat" w:hAnsi="Montserrat"/>
          <w:sz w:val="24"/>
        </w:rPr>
        <w:tab/>
        <w:t>THE VOICE OF GOD</w:t>
      </w:r>
    </w:p>
    <w:p w:rsidR="00F20E2E" w:rsidRPr="00031083" w:rsidRDefault="00F20E2E">
      <w:pPr>
        <w:rPr>
          <w:rFonts w:ascii="Montserrat" w:hAnsi="Montserrat"/>
          <w:sz w:val="24"/>
        </w:rPr>
      </w:pPr>
      <w:r w:rsidRPr="00031083">
        <w:rPr>
          <w:rFonts w:ascii="Montserrat" w:hAnsi="Montserrat"/>
          <w:sz w:val="24"/>
        </w:rPr>
        <w:t>ACT EIGHT</w:t>
      </w:r>
      <w:r w:rsidRPr="00031083">
        <w:rPr>
          <w:rFonts w:ascii="Montserrat" w:hAnsi="Montserrat"/>
          <w:sz w:val="24"/>
        </w:rPr>
        <w:tab/>
        <w:t>CALL OF THE ABYSS</w:t>
      </w:r>
      <w:r w:rsidRPr="00031083">
        <w:rPr>
          <w:rFonts w:ascii="Montserrat" w:hAnsi="Montserrat"/>
          <w:sz w:val="24"/>
        </w:rPr>
        <w:tab/>
        <w:t>ENTRAPPING A GOD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 NINE</w:t>
      </w:r>
      <w:r w:rsidRPr="00031083">
        <w:rPr>
          <w:rFonts w:ascii="Montserrat" w:hAnsi="Montserrat"/>
          <w:sz w:val="24"/>
        </w:rPr>
        <w:tab/>
        <w:t>SECRET OF SECRETS</w:t>
      </w:r>
      <w:r w:rsidRPr="00031083">
        <w:rPr>
          <w:rFonts w:ascii="Montserrat" w:hAnsi="Montserrat"/>
          <w:sz w:val="24"/>
        </w:rPr>
        <w:tab/>
        <w:t>THE MYSTERY UNVEILED/AES AV</w:t>
      </w:r>
    </w:p>
    <w:p w:rsidR="00F20E2E" w:rsidRPr="00031083" w:rsidRDefault="00F20E2E">
      <w:pPr>
        <w:rPr>
          <w:rFonts w:ascii="Montserrat" w:hAnsi="Montserrat"/>
          <w:sz w:val="24"/>
        </w:rPr>
      </w:pPr>
      <w:r w:rsidRPr="00031083">
        <w:rPr>
          <w:rFonts w:ascii="Montserrat" w:hAnsi="Montserrat"/>
          <w:sz w:val="24"/>
        </w:rPr>
        <w:t>ACT TEN</w:t>
      </w:r>
      <w:r w:rsidRPr="00031083">
        <w:rPr>
          <w:rFonts w:ascii="Montserrat" w:hAnsi="Montserrat"/>
          <w:sz w:val="24"/>
        </w:rPr>
        <w:tab/>
        <w:t>DRAGON PHOENIX</w:t>
      </w:r>
      <w:r w:rsidRPr="00031083">
        <w:rPr>
          <w:rFonts w:ascii="Montserrat" w:hAnsi="Montserrat"/>
          <w:sz w:val="24"/>
        </w:rPr>
        <w:tab/>
        <w:t>SHAKING THE DREAMERS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MOVEMENT ONE</w:t>
      </w:r>
    </w:p>
    <w:p w:rsidR="00F20E2E" w:rsidRPr="00031083" w:rsidRDefault="00F20E2E">
      <w:pPr>
        <w:rPr>
          <w:rFonts w:ascii="Montserrat" w:hAnsi="Montserrat"/>
          <w:sz w:val="24"/>
        </w:rPr>
      </w:pPr>
      <w:r w:rsidRPr="00031083">
        <w:rPr>
          <w:rFonts w:ascii="Montserrat" w:hAnsi="Montserrat"/>
          <w:sz w:val="24"/>
        </w:rPr>
        <w:t>Movement one is limited to the exploration of the mind within the perspective of an isolated Earth, in which all the exceptions to our common reality have been thoroughly obfuscated by Modern Thinking.</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PART ONE</w:t>
      </w:r>
      <w:r w:rsidRPr="00031083">
        <w:rPr>
          <w:rFonts w:ascii="Montserrat" w:hAnsi="Montserrat"/>
          <w:sz w:val="24"/>
        </w:rPr>
        <w:tab/>
        <w:t>THE EDGE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ACT ONE</w:t>
      </w:r>
      <w:r w:rsidRPr="00031083">
        <w:rPr>
          <w:rFonts w:ascii="Montserrat" w:hAnsi="Montserrat"/>
          <w:sz w:val="24"/>
        </w:rPr>
        <w:tab/>
        <w:t>EDGE OF THE MIND</w:t>
      </w:r>
      <w:r w:rsidRPr="00031083">
        <w:rPr>
          <w:rFonts w:ascii="Montserrat" w:hAnsi="Montserrat"/>
          <w:sz w:val="24"/>
        </w:rPr>
        <w:tab/>
        <w:t>111</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OVERVIEW</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AEID : EARTH NEXUS</w:t>
      </w:r>
    </w:p>
    <w:p w:rsidR="00F20E2E" w:rsidRPr="00031083" w:rsidRDefault="00F20E2E">
      <w:pPr>
        <w:rPr>
          <w:rFonts w:ascii="Montserrat" w:hAnsi="Montserrat"/>
          <w:sz w:val="24"/>
        </w:rPr>
      </w:pPr>
      <w:r w:rsidRPr="00031083">
        <w:rPr>
          <w:rFonts w:ascii="Montserrat" w:hAnsi="Montserrat"/>
          <w:sz w:val="24"/>
        </w:rPr>
        <w:t xml:space="preserve">Events contributory to the evolution of the world mind of Earth. </w:t>
      </w:r>
      <w:r w:rsidRPr="00031083">
        <w:rPr>
          <w:rFonts w:ascii="Montserrat" w:hAnsi="Montserrat"/>
          <w:sz w:val="24"/>
        </w:rPr>
        <w:fldChar w:fldCharType="begin"/>
      </w:r>
      <w:r w:rsidRPr="00031083">
        <w:rPr>
          <w:rFonts w:ascii="Montserrat" w:hAnsi="Montserrat"/>
          <w:sz w:val="24"/>
        </w:rPr>
        <w:instrText xml:space="preserve">PRIVATE </w:instrText>
      </w:r>
      <w:r w:rsidRPr="00031083">
        <w:rPr>
          <w:rFonts w:ascii="Montserrat" w:hAnsi="Montserrat"/>
          <w:sz w:val="24"/>
        </w:rPr>
        <w:fldChar w:fldCharType="end"/>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EN : (1987-1988) They thought she would be like her sister. Identical in form though different in nature, they hoped she would show the same promise. What they did not know was how much greater her potential was. In the penetration of a girl's mind begins the unlocking of psionic potential and an epic saga of intergalactic proportions. Here we follow a typical American teenager on her journey beyond the known into the inner circle of a psionic leadership of Earth under an alien exile. For her, this path starts in an elite and prestigious school of arts and letters. 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terminal moment?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She was a true psionic, and for her, waking up to the hidden realm of the mind would be an initiation to a world of dangerous shadows and intrigue. Her older sister is one of the major ties between the leading roles. One was her lover, who is suicidally aggrieved over her loss, one is the killer who pushed her so hard and now seeks to fulfill his desires in her younger sister, there is herself and the muse who knew of her at the last. There is a second mysterious death, which is the current school intrigue. The work begins with moments from her earlier life, which focus on events which herald her awakening potential. Her sister's psychic potential was in fact inspired by one of her own traumas. Through her roommate, she is drawn into the circle of individuals who are creating the dangerous instability in what should otherwise be an observation period. Their own intense and unguided investigation into the unknown will be a catalyst to accelerate her awakening. The breaking point will be the unwise confrontation between her and her older sister's nemesis. Out of that conflict will come the rampant interest of the men behind the scenes. Their attempt to catch and subdue her before she should pose any threat to either their secrecy or the world is the spur that drives her over the edge and into the arms of her mysterious power.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EN : (1881-1989) He was a wildcard psi—for an Oasian—and thus immune to the seduction of the O'jin. The punishment for his voluble resistance to their influence at home leads only to exile among the mind blind denizens of Earth. Though his power was locked out of his mind, a chance encounter with native psionic child shatters his mental prison setting him free to begin planning the fall of his now hated enemy. Carefully, he sets out and harnesses the native resources and confronts impossible amalgamation of psionics, technology and... magic?</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EN : [MEW adjustment] Abyss was christened as Morgan Erin Wildmuir—Morgan after her great grand mother, who, as far as anyone knows, vanished during her daughters adolescence, and Erin for her mother. Like her great grand mother, she used her initials for her nickname among her intimates and peers, and her story will become an introduction piece to the saga surrounding her life. Her total resemblance to her namesake will act as a draw for both Aram'ki and his enemies, the O'Jin Oasians. O'jin are a rogue servitor race of demons of a psionic nature and play a big part in the perversion of her native potential. The legacy left to her by her father makes her a potential key mover in the escalation.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EN : (1970-1990) [ALIEN HOME] [note revision of details, the significant plot details are relegated to prehistoric events in connection with the Man-Lyn crisis.] Events coincidental to the human twentieth century of critical concern to several intergalactic powers have come to rest on the shoulders of a single, frail human. The child "Redmane" was raised to believe the story that she was rescued from certain death during an investigation of the of her native race. She was fed a story about the sudden possibility that her chaotic race would soon be capable of making contact with the intergalactic theater. Told that one of the units involved in this mission happened upon an accident; the one resulting in the rescue and abduction of a human child. That the rescuer had enough rank to keep the child in his own hands, despite severely strict protocols against interference with a younger race. How a commission approved an experiment to raise the child free of terran influences as a test for learned and inbred character traits.</w:t>
      </w:r>
    </w:p>
    <w:p w:rsidR="00F20E2E" w:rsidRPr="00031083" w:rsidRDefault="00F20E2E">
      <w:pPr>
        <w:rPr>
          <w:rFonts w:ascii="Montserrat" w:hAnsi="Montserrat"/>
          <w:sz w:val="24"/>
        </w:rPr>
      </w:pPr>
      <w:r w:rsidRPr="00031083">
        <w:rPr>
          <w:rFonts w:ascii="Montserrat" w:hAnsi="Montserrat"/>
          <w:sz w:val="24"/>
        </w:rPr>
        <w:tab/>
        <w:t>However, the child was far more prodigal than they expected, and the circumstances of her life caused her to develop far more intensively than she might have in her natural environment. Her own carefully stolen self-education reveals a different story about her host-sponsor. In reality she was harvested at a young age like thousands of other human children to serve the host as diplomatic envoys. Because of the similar phenom humans share with the Oasians they are a valuable commodity that that race is too squeamish to exploit directly themselves. However, by the time she "finds out the truth" her host-sponsor has become in truth the person he only pretended to be before, and his affection for her is real. When the council votes to terminate the "experiment", she is left with escape to Earth as her only alternative for survival. Her flight stuns and alarms the host, but only about half as much as the assistance she receives from her sponsors and former project handlers. Deeply moved or intrigued by her, they could not bear to see her destroyed. They wanted to see more.</w:t>
      </w:r>
    </w:p>
    <w:p w:rsidR="00F20E2E" w:rsidRPr="00031083" w:rsidRDefault="00F20E2E">
      <w:pPr>
        <w:rPr>
          <w:rFonts w:ascii="Montserrat" w:hAnsi="Montserrat"/>
          <w:sz w:val="24"/>
        </w:rPr>
      </w:pPr>
      <w:r w:rsidRPr="00031083">
        <w:rPr>
          <w:rFonts w:ascii="Montserrat" w:hAnsi="Montserrat"/>
          <w:sz w:val="24"/>
        </w:rPr>
        <w:tab/>
        <w:t>They were not alone. Their is conversion and betrayal of duty in helping her escape to Earth was planned on. By someone. By more than one.</w:t>
      </w:r>
    </w:p>
    <w:p w:rsidR="00F20E2E" w:rsidRPr="00031083" w:rsidRDefault="00F20E2E">
      <w:pPr>
        <w:rPr>
          <w:rFonts w:ascii="Montserrat" w:hAnsi="Montserrat"/>
          <w:sz w:val="24"/>
        </w:rPr>
      </w:pPr>
      <w:r w:rsidRPr="00031083">
        <w:rPr>
          <w:rFonts w:ascii="Montserrat" w:hAnsi="Montserrat"/>
          <w:sz w:val="24"/>
        </w:rPr>
        <w:tab/>
        <w:t>When she returns to Earth there is a dual hidden purpose already programmed into her. Arriving on Earth shortly after the beginning of the 1990's, Redmane confronts a strange and alien culture where she is invisible in a crowd yet constantly in conflict with in contact with its individuals. She faces a difficult time as she tries to organize and alert the docile populace to the presence and danger of an intergalactic society in which they would be ground into insignificance. To aid her are only those aliens who had left themselves no choice but to go with her to the Earth. She must adapt and fit in quick, and find individuals who can help her awaken the world to yet another unknown. She has been prepared by her conditioning to seek out and expose the secret unified government of Earth and spy on them for the Oasians and other members of the host. This unwilling role as a spy also impels her to bring a secret message to the exile Aram'ki from the Oasian underground. As she nears her limit, she will encounter the presence of that renegade influence, and approach it, only to find that while the world will not be taken without resistance, it may also face another, more insidious danger of becoming enslaved to its savior, Aram'Ki. Even now, going further underground to escape detection by the IGC, and gain time to develop newly acquired resources, his plans are almost impossible to oppose. To stand a chance, she will have to enter the enemy camp and try to aid humanity from within the hand of its long, secret oppressor.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EN : (1989-1991) [PROMETHEAN AGENDA—version 1] San Francisco is about to become the focus for the final unveiling of human potential. Long obscured powers from behind the scenes have taken steps which will bring them out into the open, and unless anyone realizes what is about to happen, they will swallow the world as we know it, and catapult it into the inter galactic theater. An experiment on the populace of the bay area sparks the awakening of far more that was intended by the experimenters. This is a tension that has been building. Since the beginning of the age of reason, and before that, the theocide of the Christian faith against the old religions and the spirits of being and Nature, the children of humanity have suffocated. Now, with the introduction of a new influence, all of this is about to change. It may not happen today, and it may not happen all at once, but once it has begun, the mysteries of the world will no longer be content to hide in the shadows and the mists. The race to fulfill the first chord of being, to attain individual immortality, will attract all who have pursued it throughout time and space. Earth's Humanity is about to be reacquainted with its brother and sister races of Humanity, and the inhuman and alien community which humanity inhabits in existence.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EN : (1989-1991) [PROMETHEAN AGENDA—version2] In the summer of 1989, The Bay Area plays an unwitting host to the beginning of the end of the world as we know it. San Francisco is about to become the focus for the final unveiling of human potential. The rise of industry and technology has brought ruin to the world—both physically and spiritually—plunging people's minds toward new depths and horizons. Tension that has been building since the beginning of the age of reason is gathering at the threshold. In the space of three years, the threshold will begin to tear. This has not come about unnoticed, or unexploited. It might not have happened here, and it might not have happened at all. Obscure forces acting from behind the scenes forced that tear. A covert experiment conducted on the populace of the Bay Area set in motion a race for power. Organizations with unmeasured resources and dangerous influence, positioned on the field far in advance, imediately make their opening bids for dominance.</w:t>
      </w:r>
    </w:p>
    <w:p w:rsidR="00F20E2E" w:rsidRPr="00031083" w:rsidRDefault="00F20E2E">
      <w:pPr>
        <w:rPr>
          <w:rFonts w:ascii="Montserrat" w:hAnsi="Montserrat"/>
          <w:sz w:val="24"/>
        </w:rPr>
      </w:pPr>
      <w:r w:rsidRPr="00031083">
        <w:rPr>
          <w:rFonts w:ascii="Montserrat" w:hAnsi="Montserrat"/>
          <w:sz w:val="24"/>
        </w:rPr>
        <w:tab/>
        <w:t xml:space="preserve">The contested ground is control of access the </w:t>
      </w:r>
      <w:r w:rsidRPr="00031083">
        <w:rPr>
          <w:rFonts w:ascii="Montserrat" w:hAnsi="Montserrat"/>
          <w:i/>
          <w:sz w:val="24"/>
        </w:rPr>
        <w:t>power</w:t>
      </w:r>
      <w:r w:rsidRPr="00031083">
        <w:rPr>
          <w:rFonts w:ascii="Montserrat" w:hAnsi="Montserrat"/>
          <w:sz w:val="24"/>
        </w:rPr>
        <w:t xml:space="preserve">. Some even call it the </w:t>
      </w:r>
      <w:r w:rsidRPr="00031083">
        <w:rPr>
          <w:rFonts w:ascii="Montserrat" w:hAnsi="Montserrat"/>
          <w:i/>
          <w:sz w:val="24"/>
        </w:rPr>
        <w:t>highest power</w:t>
      </w:r>
      <w:r w:rsidRPr="00031083">
        <w:rPr>
          <w:rFonts w:ascii="Montserrat" w:hAnsi="Montserrat"/>
          <w:sz w:val="24"/>
        </w:rPr>
        <w:t xml:space="preserve">. The organizations focus on recruiting individuals exposed to the experiment; abducting those having access to the </w:t>
      </w:r>
      <w:r w:rsidRPr="00031083">
        <w:rPr>
          <w:rFonts w:ascii="Montserrat" w:hAnsi="Montserrat"/>
          <w:i/>
          <w:sz w:val="24"/>
        </w:rPr>
        <w:t>power</w:t>
      </w:r>
      <w:r w:rsidRPr="00031083">
        <w:rPr>
          <w:rFonts w:ascii="Montserrat" w:hAnsi="Montserrat"/>
          <w:sz w:val="24"/>
        </w:rPr>
        <w:t xml:space="preserve">. Utilizing this resource requires an additional strategy; the control of intelligence and information. The </w:t>
      </w:r>
      <w:r w:rsidRPr="00031083">
        <w:rPr>
          <w:rFonts w:ascii="Montserrat" w:hAnsi="Montserrat"/>
          <w:i/>
          <w:sz w:val="24"/>
        </w:rPr>
        <w:t>power</w:t>
      </w:r>
      <w:r w:rsidRPr="00031083">
        <w:rPr>
          <w:rFonts w:ascii="Montserrat" w:hAnsi="Montserrat"/>
          <w:sz w:val="24"/>
        </w:rPr>
        <w:t xml:space="preserve"> is constrained by conventional thought to the Psionic Interpretation. Psionics employ the most obvious and rational expresions of the </w:t>
      </w:r>
      <w:r w:rsidRPr="00031083">
        <w:rPr>
          <w:rFonts w:ascii="Montserrat" w:hAnsi="Montserrat"/>
          <w:i/>
          <w:sz w:val="24"/>
        </w:rPr>
        <w:t>power</w:t>
      </w:r>
      <w:r w:rsidRPr="00031083">
        <w:rPr>
          <w:rFonts w:ascii="Montserrat" w:hAnsi="Montserrat"/>
          <w:sz w:val="24"/>
        </w:rPr>
        <w:t>—a very intuitive hybrid of art and science. Psis rarely know exactly how psionics work, but find that their power gives them a mechanism, a palpable influence allowing them to effect reality in ways that seem to defy physics. What they know about their power comes instinctively or out of common knowledge. The true potential of their power is locked in their minds—still cloaked in riddle. Psis with scientific backgrounds may have more knowledge—new theories to help them come up with answers. However, new work or discoveries in these areas are unusual and most individuals with a background in psionic research are at risk of abduction. No mundane group or individual has a hope in opposing these growing forces for long. Those who don't realize how dangerous the situation is promptly, will be sucked into the maelstrom without any hope of escape. Those who do, however, have a small advantage. Being in many cases no mean psis themselves, they aren't without their own resources. Unfortunately, the price is conflict, and that brings the whole situation out into the open.</w:t>
      </w:r>
    </w:p>
    <w:p w:rsidR="00F20E2E" w:rsidRPr="00031083" w:rsidRDefault="00F20E2E">
      <w:pPr>
        <w:rPr>
          <w:rFonts w:ascii="Montserrat" w:hAnsi="Montserrat"/>
          <w:sz w:val="24"/>
        </w:rPr>
      </w:pPr>
      <w:r w:rsidRPr="00031083">
        <w:rPr>
          <w:rFonts w:ascii="Montserrat" w:hAnsi="Montserrat"/>
          <w:sz w:val="24"/>
        </w:rPr>
        <w:tab/>
        <w:t xml:space="preserve">The Escalation begins. With the intrusion of psionic conflict, the mysteries of the world will no longer be content to hide in the shadows and the mists. The </w:t>
      </w:r>
      <w:r w:rsidRPr="00031083">
        <w:rPr>
          <w:rFonts w:ascii="Montserrat" w:hAnsi="Montserrat"/>
          <w:i/>
          <w:sz w:val="24"/>
        </w:rPr>
        <w:t>power</w:t>
      </w:r>
      <w:r w:rsidRPr="00031083">
        <w:rPr>
          <w:rFonts w:ascii="Montserrat" w:hAnsi="Montserrat"/>
          <w:sz w:val="24"/>
        </w:rPr>
        <w:t xml:space="preserve"> is the key to personal immortality and holds the promise of godhood. A promise that will attract all who have pursued it throughout time and space. Souls will come, whether they realize why or not for this prize. Inevitably, mankind will be reacquainted with its brother and sister races—and the inhuman and alien community which humanity inhabits.</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Awakening: A Psionics Campaign</w:t>
      </w:r>
    </w:p>
    <w:p w:rsidR="00F20E2E" w:rsidRPr="00031083" w:rsidRDefault="00F20E2E">
      <w:pPr>
        <w:rPr>
          <w:rFonts w:ascii="Montserrat" w:hAnsi="Montserrat"/>
          <w:sz w:val="24"/>
        </w:rPr>
      </w:pPr>
      <w:r w:rsidRPr="00031083">
        <w:rPr>
          <w:rFonts w:ascii="Montserrat" w:hAnsi="Montserrat"/>
          <w:sz w:val="24"/>
        </w:rPr>
        <w:t xml:space="preserve"> </w:t>
      </w:r>
      <w:r w:rsidRPr="00031083">
        <w:rPr>
          <w:rFonts w:ascii="Montserrat" w:hAnsi="Montserrat"/>
          <w:sz w:val="24"/>
        </w:rPr>
        <w:tab/>
        <w:t>San Francisco, summer of '89, unwittingly the stage for the end of reality as society knows it! Over the past two thousand years, humanity has been growing and maturing sub-consciously towards the point of defying the tenants of physics, as man's senses rise above the mundane. Unfortunately, this evolutionary revolution has not begun unnoticed, or unexploited. Largely unnoticed, factions in society have begun to manipulate the lives and options of newly manifesting psionics with shallow arrogance and lack of regard for the individuals feelings. Regretfully, the motivations behind these groups appear to be no less corrupt and exploitive than our history of patriarchal subjugation has exemplified for centuries. Worse of all, these factions have strong and unmeasured resources and influence, that no individual or small group can hope to oppose for long. Fact is, if you don't learn how dangerous these times are, right away, then you will be sucked into the maelstrom without any hope of escape!</w:t>
      </w:r>
    </w:p>
    <w:p w:rsidR="00F20E2E" w:rsidRPr="00031083" w:rsidRDefault="00F20E2E">
      <w:pPr>
        <w:rPr>
          <w:rFonts w:ascii="Montserrat" w:hAnsi="Montserrat"/>
          <w:sz w:val="24"/>
        </w:rPr>
      </w:pPr>
      <w:r w:rsidRPr="00031083">
        <w:rPr>
          <w:rFonts w:ascii="Montserrat" w:hAnsi="Montserrat"/>
          <w:sz w:val="24"/>
        </w:rPr>
        <w:tab/>
        <w:t>However, the PCs have a small advantage, they are no mean psionics themselves, and they aren't without their own resources. If they are lucky, they will be able to notice the threat that is slinking up on them. Things they will know, if even only instinctively are as follows: It is not very well known exactly how psionics work, but it seems that their power gives them form of mechanism or influence that allows them to effect reality in ways that seem to defy science. Whether they draw off of a power source, or generate the necessary power themselves through some means, is unknown. The true potential of their powers still locked in their minds; still cloaked in riddle. Characters with scientific backgrounds will have some knowledge or theories that are closer to giving them answers, however any discoveries or work in these areas must be role-played in the campaign unless an unusual background in psionic research is taken. They will also have a general knowledge of the state of the world up to the summer of 1989.</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Psychic Research Center 4204 Market St. San Francisco</w:t>
      </w:r>
    </w:p>
    <w:p w:rsidR="00F20E2E" w:rsidRPr="00031083" w:rsidRDefault="00F20E2E">
      <w:pPr>
        <w:rPr>
          <w:rFonts w:ascii="Montserrat" w:hAnsi="Montserrat"/>
          <w:sz w:val="24"/>
        </w:rPr>
      </w:pPr>
      <w:r w:rsidRPr="00031083">
        <w:rPr>
          <w:rFonts w:ascii="Montserrat" w:hAnsi="Montserrat"/>
          <w:sz w:val="24"/>
        </w:rPr>
        <w:t>At the beginning of the campaign, this facility will be just opening. The center was mentioned in a few newspapers, occult and new age periodicals, and on the news as an interest story. The center was relocated from Oakland, where it closed down due to harassment and gang activity. The center houses a small staff of research scientists, and interns, as well as a few mysterious individuals that serve as secretarial or functionary help.</w:t>
      </w:r>
    </w:p>
    <w:p w:rsidR="00F20E2E" w:rsidRPr="00031083" w:rsidRDefault="00F20E2E">
      <w:pPr>
        <w:rPr>
          <w:rFonts w:ascii="Montserrat" w:hAnsi="Montserrat"/>
          <w:sz w:val="24"/>
        </w:rPr>
      </w:pPr>
      <w:r w:rsidRPr="00031083">
        <w:rPr>
          <w:rFonts w:ascii="Montserrat" w:hAnsi="Montserrat"/>
          <w:sz w:val="24"/>
        </w:rPr>
        <w:tab/>
        <w:t>The center boasts state of the art facilities, the most advanced testing and monitoring equipment, and numerous devices specially adapted by the staff. The staff is trained in physical and para-physical scientific research and development as well as medical and psychological practice. The official purpose of the center is to dispel the myths surrounding parapsychological and occult research, and the only public services are counseling and testing. with special contacts, more in-depth services are available.</w:t>
      </w:r>
    </w:p>
    <w:p w:rsidR="00F20E2E" w:rsidRPr="00031083" w:rsidRDefault="00F20E2E">
      <w:pPr>
        <w:rPr>
          <w:rFonts w:ascii="Montserrat" w:hAnsi="Montserrat"/>
          <w:sz w:val="24"/>
        </w:rPr>
      </w:pPr>
      <w:r w:rsidRPr="00031083">
        <w:rPr>
          <w:rFonts w:ascii="Montserrat" w:hAnsi="Montserrat"/>
          <w:sz w:val="24"/>
        </w:rPr>
        <w:tab/>
        <w:t>The center also serves as a front for the organization and operation of the Wild Society, and its enforced area of neutrality, known as the "Safe-zone" in San Francisco. When necessary, the center will provide medical assistance to those allied with the Wild Society, to avoid any legal entanglements that might occur from normal treatment.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Company: C.R.I.S.I.S.</w:t>
      </w:r>
    </w:p>
    <w:p w:rsidR="00F20E2E" w:rsidRPr="00031083" w:rsidRDefault="00F20E2E">
      <w:pPr>
        <w:rPr>
          <w:rFonts w:ascii="Montserrat" w:hAnsi="Montserrat"/>
          <w:sz w:val="24"/>
        </w:rPr>
      </w:pPr>
      <w:r w:rsidRPr="00031083">
        <w:rPr>
          <w:rFonts w:ascii="Montserrat" w:hAnsi="Montserrat"/>
          <w:sz w:val="24"/>
        </w:rPr>
        <w:t xml:space="preserve">C.R.I.S.I.S. is the brainchild of a defected alien metapsychic, Aram' ki, who fled from his own position among the Oasian upper-class to seize power amidst the mind-blind population of Earth. Under the alias, Aaron King, he has in the last two hundred years built up an international organization with high level connections in every government, world market and organization in the world. Thanks to this influence, he has managed to establish a nearly inviolable power base. </w:t>
      </w:r>
    </w:p>
    <w:p w:rsidR="00F20E2E" w:rsidRPr="00031083" w:rsidRDefault="00F20E2E">
      <w:pPr>
        <w:rPr>
          <w:rFonts w:ascii="Montserrat" w:hAnsi="Montserrat"/>
          <w:sz w:val="24"/>
        </w:rPr>
      </w:pPr>
      <w:r w:rsidRPr="00031083">
        <w:rPr>
          <w:rFonts w:ascii="Montserrat" w:hAnsi="Montserrat"/>
          <w:sz w:val="24"/>
        </w:rPr>
        <w:tab/>
        <w:t xml:space="preserve">The Company is well organized and disguised to appear as loosely connected, independent groups of business, research and manufacturing organizations with government contracts as well as civilian business markets. To ensure this cover, the Company has infiltrated most of the world's governing bodies, military organizations, and intelligence operations with its own loyal operatives. </w:t>
      </w:r>
    </w:p>
    <w:p w:rsidR="00F20E2E" w:rsidRPr="00031083" w:rsidRDefault="00F20E2E">
      <w:pPr>
        <w:rPr>
          <w:rFonts w:ascii="Montserrat" w:hAnsi="Montserrat"/>
          <w:sz w:val="24"/>
        </w:rPr>
      </w:pPr>
      <w:r w:rsidRPr="00031083">
        <w:rPr>
          <w:rFonts w:ascii="Montserrat" w:hAnsi="Montserrat"/>
          <w:sz w:val="24"/>
        </w:rPr>
        <w:tab/>
        <w:t>And what this elaborate screen hides is an obscenely ingenious research and development exploitation of Earth's growing population of Psionics. Using kidnapped psionics, the Company performs tests and experiments to unlock the secret of psionic physics in hopes of developing technology capable of replicating their awesome potential. For the psi's, the worst conditions are among the harmfully exploitive treatment of the test-subjects and the cold inhumane fates awaiting them, are grueling augmentation processes that expose the psi's to a high risk of psionic overload, behavior modification, and sale to outside agencies as slave-operatives.</w:t>
      </w:r>
    </w:p>
    <w:p w:rsidR="00F20E2E" w:rsidRPr="00031083" w:rsidRDefault="00F20E2E">
      <w:pPr>
        <w:rPr>
          <w:rFonts w:ascii="Montserrat" w:hAnsi="Montserrat"/>
          <w:sz w:val="24"/>
        </w:rPr>
      </w:pPr>
      <w:r w:rsidRPr="00031083">
        <w:rPr>
          <w:rFonts w:ascii="Montserrat" w:hAnsi="Montserrat"/>
          <w:sz w:val="24"/>
        </w:rPr>
        <w:tab/>
        <w:t>At the present time, the years of research have rewarded the Company with numerous working psionic replication generators, capable of synthesizing a multitude of psionic functions. Also the psionic black market is a booming business and the Company has the market cornered. In less than another year, at this rate, the Company will have the world in its pocket. Unless something should interfere...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TRACE INTERLOCKING ELEMENTS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TTVV-1</w:t>
      </w:r>
      <w:r w:rsidRPr="00031083">
        <w:rPr>
          <w:rFonts w:ascii="Montserrat" w:hAnsi="Montserrat"/>
          <w:sz w:val="24"/>
        </w:rPr>
        <w:tab/>
        <w:t>Veil and Abyss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TTVV 0</w:t>
      </w:r>
      <w:r w:rsidRPr="00031083">
        <w:rPr>
          <w:rFonts w:ascii="Montserrat" w:hAnsi="Montserrat"/>
          <w:sz w:val="24"/>
        </w:rPr>
        <w:tab/>
        <w:t xml:space="preserve">Earth and Nexus–An ancient mystery has risen up from the ashes of the modern psyche. Over the last two millennia a rift has grow unnoticed in the minds of Earth's children. The human spirit has atrophied and sunk into an apathy throughout the world contrasted only by the fires stoked and kindled in a few. A brilliance like what once transported men in an exodus across the void to a paradise called Oasis. Bereft of its most gifted souls Earth entered into a darkness lit only by the embers of those unable or unwilling to make the passage into the heavens. If not for these embers man would have withered out of existence long ago.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TTVV 1</w:t>
      </w:r>
      <w:r w:rsidRPr="00031083">
        <w:rPr>
          <w:rFonts w:ascii="Montserrat" w:hAnsi="Montserrat"/>
          <w:sz w:val="24"/>
        </w:rPr>
        <w:tab/>
        <w:t>Aeirn, Ashe and Anth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INSPIRATIONS</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EARTH NEXUS : AMARANTH AGENDA</w:t>
      </w:r>
      <w:r w:rsidRPr="00031083">
        <w:rPr>
          <w:rFonts w:ascii="Montserrat" w:hAnsi="Montserrat"/>
          <w:sz w:val="24"/>
        </w:rPr>
        <w:fldChar w:fldCharType="begin"/>
      </w:r>
      <w:r w:rsidRPr="00031083">
        <w:rPr>
          <w:rFonts w:ascii="Montserrat" w:hAnsi="Montserrat"/>
          <w:sz w:val="24"/>
        </w:rPr>
        <w:instrText xml:space="preserve">PRIVATE </w:instrText>
      </w:r>
      <w:r w:rsidRPr="00031083">
        <w:rPr>
          <w:rFonts w:ascii="Montserrat" w:hAnsi="Montserrat"/>
          <w:sz w:val="24"/>
        </w:rPr>
        <w:fldChar w:fldCharType="end"/>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secret history of the Earth is about to come to the surface. The heralds of this new dawn were marked in their ancestry. An age ago, several families were drawn together and offered a dream to share. A vision of what they might come in time to be through their children. Their dream's time has come. A new generation of humanity is on the verge of striding boldly out into the mists which have oppressed humanity since the dawn of reason. Magic and science and art will begin to collide as a new vision of reality emerges. A vision both beautiful and terrifying. From the shadows will emerge the creatures which have haunted and romanced humanity: Aliens, Sidhe, Vampires, Immortals, Atlanteans, and Shapeshifters. Icons will reemerge and the full potential of the mind will awake to reshape existence, power, and those in whom it incarnates. Earth has an unprecedented focal role in the shaping of these events, being drawn into connection with a greater realm of possibilities through the acquaintance of its dominant players. From here, the world we know is drawn into the vast and unnerving immensity of the unknown. Each book is merely another chapter in this progression. In time, every chapter will draw together and the greater tale will emerge.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Final forms of various chapters in the unfolding saga have yet to even coalesce. Collected here are many of the elements contributing to it, combining and recombining to produce the most effective map of this alternate world line. The heart of these pieces is the awakening of the mind as a key to unlocking the potential of humanity. The distinction made herein, is the apprehension and harnessing of qualities innate in us all to discover powers rare only in interpretation. This epic does not seek to tell of the striving for as yet unattained gifts but the utilization of what we have always and will always have. The premise, while unique, is not bound to a particular epigram, but glitters with multiple facets to be explored. For example, works in mind include short storys and books based around psionics in a contemporary world—picture a variation on the Terminal Moment (a psionic high jinx intrigue), or Intruder (a prelude to Beyond the Pale—a book developed around the obsessed intruder who victimizes Mew), and above and beyond these, there is the Amaranthan Agenda where a demon attains godhood and unearths a new juxtaposition of our contemporary world and the world of sophisticated divinity (there are several versions, one of which is a displaced recasting of Unpromised called Divine Error, and a less notated concept that would make a better work for that title), not to mention the original Unpromised.</w:t>
      </w:r>
    </w:p>
    <w:p w:rsidR="00F20E2E" w:rsidRPr="00031083" w:rsidRDefault="00F20E2E">
      <w:pPr>
        <w:rPr>
          <w:rFonts w:ascii="Montserrat" w:hAnsi="Montserrat"/>
          <w:sz w:val="24"/>
        </w:rPr>
      </w:pPr>
      <w:r w:rsidRPr="00031083">
        <w:rPr>
          <w:rFonts w:ascii="Montserrat" w:hAnsi="Montserrat"/>
          <w:sz w:val="24"/>
        </w:rPr>
        <w:tab/>
        <w:t>To the side of each of these are ideas that may well make provoking works; a book based on the exploits of the crew of a AEA interstellar warship, a short story idea about an irreconcilable couple who become entangled in a near textbook embroglio between the mob and the FBI/DEA (the point of which is not the life or death fling through the underworld but the common invisibility of their frame of mind); also on the table. Each of these proposed works exercises some of the qualities which I feel driven to explore. The ability to develope them all as the mood hits me would be very useful. Naturally, this is all far too much to occupy my attention at any one time, so the question of this forum is to narrow down the scale and tempo of these works as applies to the availability of my time. What do I wish to deal with at this time?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 xml:space="preserve">EN : (1991) AMARANTH AGENDA (1987-1991) [THE EDGE] The introduction of psionics in a conventional world and the first apprehension of where that quality leads. </w:t>
      </w: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 xml:space="preserve">THE GREAT YOUNG ONES </w:t>
      </w:r>
    </w:p>
    <w:p w:rsidR="00F20E2E" w:rsidRPr="00031083" w:rsidRDefault="00F20E2E">
      <w:pPr>
        <w:rPr>
          <w:rFonts w:ascii="Montserrat" w:hAnsi="Montserrat"/>
          <w:sz w:val="24"/>
        </w:rPr>
      </w:pPr>
      <w:r w:rsidRPr="00031083">
        <w:rPr>
          <w:rFonts w:ascii="Montserrat" w:hAnsi="Montserrat"/>
          <w:sz w:val="24"/>
        </w:rPr>
        <w:t>When reality comes headlong up against the Unknown, something always has to give. For most, it is their sanity. For Lauren Sinclair and her unusual companions, reality itself is about to give way, and throw them head long into the shadows of horror and mystery. When myth becomes mythos, and the mind learns to cast its reflections upon the world, nothing is certain, and destruction begins its taunting. Even time and death will be defied before heaven and earth will be forced to accept the presence of the Great Young Ones.</w:t>
      </w:r>
    </w:p>
    <w:p w:rsidR="00F20E2E" w:rsidRPr="00031083" w:rsidRDefault="00F20E2E">
      <w:pPr>
        <w:rPr>
          <w:rFonts w:ascii="Montserrat" w:hAnsi="Montserrat"/>
          <w:sz w:val="24"/>
        </w:rPr>
      </w:pPr>
      <w:r w:rsidRPr="00031083">
        <w:rPr>
          <w:rFonts w:ascii="Montserrat" w:hAnsi="Montserrat"/>
          <w:sz w:val="24"/>
        </w:rPr>
        <w:tab/>
        <w:t>These are some of those who missed, or only caught the faintest edge of the Awakening. This is a tale of the initiation of another, darker chord of intent. This is a tale of the legacy of prior inhuman influences on earth, like those behind the awakening, these influences have grown and lingered in the shadows. Like much of the strange and unusual, these influences have been largely ignored by humanity and shunned by its realities.</w:t>
      </w:r>
    </w:p>
    <w:p w:rsidR="00F20E2E" w:rsidRPr="00031083" w:rsidRDefault="00F20E2E">
      <w:pPr>
        <w:rPr>
          <w:rFonts w:ascii="Montserrat" w:hAnsi="Montserrat"/>
          <w:sz w:val="24"/>
        </w:rPr>
      </w:pPr>
      <w:r w:rsidRPr="00031083">
        <w:rPr>
          <w:rFonts w:ascii="Montserrat" w:hAnsi="Montserrat"/>
          <w:sz w:val="24"/>
        </w:rPr>
        <w:tab/>
        <w:t>Lauren Sinclair, Mason Drake Westmoor, and company... Considering what I learned about the true nature of the LIFE program, this book is significant in its examination of limitations one cannot change and to a second degree, the collusion of reality. all the power given to each of these characters was stolen from them by the virus which gave them to them. The piece should be quite horrifying and appalling, really.</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EN : (1995) (AMARANTH AGENDA)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It is Autumn, and all hell is about to break loose. Blaze, a lawful-evil demon has found the key to attaining godhood. However, even as he performs the ritual that will assure his ascension, this world shall be rocked with a wave of unspeakable consequences. The players are Rasha, the dragon; Larius, the soon to be avatar of Blaze; Amarantha, the soon to be arch angel of Blaze; Morgan, the phoenix vampire; Marcus Singh Khan; Allanah, the totemic gangrel; Blaze, the soon to be god of blood and souls; Gordan Smith; Lauren Sinclair; and possibly many others. This is just a subplot though. The ritual will be performed, and the deed done. However, that will not change the course of events. In fact, it only accelerates them. On the eve of Mr. Grey's arrival to San Francisco, Larius is occupied with the needs of his job. There will be a duel. There will be the hunting of the Judge. There will be the convention and the unveiling of Mr. Grey's miracle extract. There will be the treaty signing. Each of these events will require the presence and observation of our players, however they may be involved. The mystery of the Judge may not be solved until it is too late, though Blaze has a clue about it. The Judge will be waiting for the trinity of blood and souls when they awake. In one sense, he has been collecting the power of homicidal instinct. In another sense, he is not aware of the force that compels him to go after this trait, nor is he aware of why his pressure is so disruptive to his victims. In a basic sense, he had originally come to this world to gain an understanding of murder, and became twisted to the point where he forgot what he was. When released, he will revert to being a judge; a force of supernature. </w:t>
      </w:r>
    </w:p>
    <w:p w:rsidR="00F20E2E" w:rsidRPr="00031083" w:rsidRDefault="00F20E2E">
      <w:pPr>
        <w:rPr>
          <w:rFonts w:ascii="Montserrat" w:hAnsi="Montserrat"/>
          <w:sz w:val="24"/>
        </w:rPr>
      </w:pPr>
      <w:r w:rsidRPr="00031083">
        <w:rPr>
          <w:rFonts w:ascii="Montserrat" w:hAnsi="Montserrat"/>
          <w:sz w:val="24"/>
        </w:rPr>
        <w:tab/>
        <w:t>The world is on the verge of undergoing a change of character. This world is becoming unstable. This sphere of reality, that is. The only possible course for it is to schism. What will remain after the cataclysms that will be felt is a mystery. A world in which the torsion force imparted by the conflict of power has burst and made room for magic and divinity to reside within the norm. This first indication of this new sphere will be the raising of an isle in the pacific. This occurrence will interest many cults and organizations. Instead of an age of mythos rule, something else has happened. The world has suddenly demanded the assumption of responsibility by each individual. By offering magic and divinity. The world will strive to adapt to this change with as little shift in culture and mindset as possible. It is the beginning of an age of possibilities. Because of the positions the players have put themselves in, they will be offered the opportunity to join the first expedition to investigate the Isle; by the institute of changes. At this time, Blaze has become something new to himself, and is but an infant god. He is truly immortal and self wrought. As are his number one and number two. They can endure the worst, along with Morgan. Rasha may find some inspiration in this as to assets she can use. All things in motion can only be more strange to consider as they go 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EN : (1995) (EARTH NEXUS)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In the wake of the disruption of the Company, the dissolution of the US government and the formation of the Imperial Americana, the human race is besieged by an inscrutable threat. From beyond the envelope of mind and spirit, an alien-demon race has co-opted the Oasian Protoculture and warped its moral code into a justification to enslave humanity. The uprising of these O'Jin soul skinners has been long and slow, but has finally attained the momentum to sweep the Earth into its genepool. From there the O'jin will turn their attention on the dragon imperium of intergalactic and omnitentive oversight. On Earth the Vox Agency has reorganized and recruited an array of upstart anomalies to stiffen up the mostly psionic ranks of their resistance. Among these new recruits are our protagonists. Dominion, Alias, Umbra, Ishtar and Nemesis.</w:t>
      </w:r>
    </w:p>
    <w:p w:rsidR="00F20E2E" w:rsidRPr="00031083" w:rsidRDefault="00F20E2E">
      <w:pPr>
        <w:rPr>
          <w:rFonts w:ascii="Montserrat" w:hAnsi="Montserrat"/>
          <w:sz w:val="24"/>
        </w:rPr>
      </w:pPr>
      <w:r w:rsidRPr="00031083">
        <w:rPr>
          <w:rFonts w:ascii="Montserrat" w:hAnsi="Montserrat"/>
          <w:sz w:val="24"/>
        </w:rPr>
        <w:tab/>
        <w:t>Dominion, of the Paradox Corps, and her daughter Alias, are hybrid human anisae; embodied omnimorphs. Their dan, Dancer, was abducted and implanted in the womb of altered human hosts from the twelfth generation culling. Their existence in their present form is a result of the O'jin meddling on Earth. Dominion, wife of Abyss, is doubly linked to the O'jin involvement through the alteration of Abyss' parents. Umbra is a self exiled dragonling from the Empire who has, to an extent, gone native. Ishtar is a member of the race of cat people exiled to Earth shortly after the fall of the Atlantis Colony. Nemesis is the reawakened Pandora, a class three full spectrum psionic and anchor to the realm.</w:t>
      </w:r>
    </w:p>
    <w:p w:rsidR="00F20E2E" w:rsidRPr="00031083" w:rsidRDefault="00F20E2E">
      <w:pPr>
        <w:rPr>
          <w:rFonts w:ascii="Montserrat" w:hAnsi="Montserrat"/>
          <w:sz w:val="24"/>
        </w:rPr>
      </w:pPr>
      <w:r w:rsidRPr="00031083">
        <w:rPr>
          <w:rFonts w:ascii="Montserrat" w:hAnsi="Montserrat"/>
          <w:sz w:val="24"/>
        </w:rPr>
        <w:tab/>
        <w:t>Having taken the San Francisco Vox Installation as their base of operations, this group now faces their difficult initiation to the invisible war. Among their number, are those with an awareness of the flow of things around them, and the first hints of the coming schism. Soon enough, they will begin to realize the nature of Earth Nexus.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Setting up the modifications on the SF Installation are not exactly easy. The Pandora failsafes have to be completely neutralized without disturbing the sleep chambers of the other prisoners. Ironically the physical location of the sleepers cannot be ascertined. In the process of diggin through the II (installation interface) several intereting things turn up: David [AI] arrives to inquire about start up, he can be encouraged to take up residence and deal with the maintainance and operations fo the facility. Tripping over an ongoing toplevel analysis of the Monterey Installation's demise opens an option to investigate one of the paradoxes of the Earth Nexus. The Installation inexplicably imploded in concert with the Danville Installation in Maryland. The analysis is picking up a persistent anomoly at the site. Investigation will reveal [painfully] that the installation had inadvertntly been built on the site of a dormant dragon door, which is powering up to become active. Should this happen, the Empire will be immediately aware. What the dragon door is doing there and why is a mystery, but investigation will establish that it is trillions of years old. In the registered personnel is Abyss. Active status, on assignment [CEF Abyss]. A file on the O'jin will be unearthed, but does not directly connect with the current presumption that the threat is purely the Oasians. Exe logs will reveal that the Oasians have had persistent taps into the remote computer cores of the Company for almost two decades. Aparently the Oasians have a mole in the Company. He or she may still be there. Should the party begin an investigation into the possability of a mole, they wil have to go to central operations. While there they will be in a position to notice a stratagy and modus operandi conference. One of the major points of note; the Oasians are getting on and off the planet without the use of their ships. Unquestionable intelligence revelas that no Oasian ships have entered local space since the snafu in 1991. Conversely, they are managing to translocate in significant numbers without setting off psi watch or disturbing the penumbra wards created by Ember. Whatever means they are using, it must be passive; some kind of gate.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EN : (2112) (PROMETHIAN AGENDA)</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Jump ahead a generation, and see what comes of the various notions I entertained as a future of corporate rule digs up a history of hidden evolution. For the second time, the world has reached a point where it is in danger of being approached by the IG's. Yes. They are out there, as we learned from Redmane, and from Aram'Ki. A tongue in cheek alternate future which blends vision from the hard edged manga/cyberpunk genre with the quiet awesomeness of human potential.</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EN : (2112) (INTEGRITY)</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Morgan Eve Wildmuir, and her great-granddaughter, Morgan Erin, gather with their closest psi intimates to discuss the black choice facing their kind. Twenty years of uproar over the integration of actively psi capable individuals into the normal fabric of human lives has finally come to a head. The startling realization of the true scale of a psi's capabilities have caused Earth's citizens and governments to recognize psi's as an unendurable threat to the safety of the world. New legislation is on the table to force psi's rated above certain capability ratings to voluntary submit to various sleeper programs designed to damp their power down to tolerable levels. The strongest of these measures flatly outlaw the presence of these proscribed psi's from the surface of the Earth. Ironically, the vast technological advancements achieved with the cooperation of psi's have resulted in the development of means to enforce the proposed laws against them. Given the near absolute success anticipated for this legislation, the only way out for the best of Earth's psi's is to venture into the cold depths of space. Already, these psi's are working in the harsh environment that their abilities allow them to endure, creating the new fleet of FTL ships commissioned to carry mankind to the stars. A pointed argument between the two Wildmuir's and their peers threatens to open a rift between friends and family members alike over what some see as an intolerable rejection of their kind and an endurable injustice to their loyalty to their world's daring efforts. The younger Mew refuses to join her family's matriarch in her abandonment of Earth in favor of entering the newly formed Psionic Corps so vital to the Earth's first space Navy. Some of her friends have sided with the elder Mew, imploring her to go with them to found their own world. Among them, her mate. Forced to pit her love and her sense of duty of her native world, this is Morgan Erin's darkest hour.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EN : (2112) (EYE OF THE ENVELOPE)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fringe research and development firm to stabilize a frightening change in their premier theoretical engineer and technologies analyst. Mason Phoenixander, currently heading the aero- and astronautical research division in its effort to define the research parameters for a new branch of field based technologies, stumbled across a natural mechanism for realizing his theories. Caitlyn arrives to find Mason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It is the tail end of the twentieth century. The great psychological stresses of the Information Age have created a mind shattering shift in human perception. A new potential has awakened in Man; a potential that can only be described as psionics. Inevitably, this change in humanity has to be officially discovered.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Phoenixander and then shown the result of his work, a silver sphere three meters in diameter suspended ten feet in the air in total defiance of gravity within a hastily constructed shelter.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 technological breakthrough at all. Instead, he became the breakthrough she has been pursuing her entire life.</w:t>
      </w:r>
    </w:p>
    <w:p w:rsidR="00F20E2E" w:rsidRPr="00031083" w:rsidRDefault="00F20E2E">
      <w:pPr>
        <w:rPr>
          <w:rFonts w:ascii="Montserrat" w:hAnsi="Montserrat"/>
          <w:sz w:val="24"/>
        </w:rPr>
      </w:pPr>
      <w:r w:rsidRPr="00031083">
        <w:rPr>
          <w:rFonts w:ascii="Montserrat" w:hAnsi="Montserrat"/>
          <w:sz w:val="24"/>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 private, low profile organization has formed, responding to an urgent need at a time of evolutionary crisis. </w:t>
      </w:r>
    </w:p>
    <w:p w:rsidR="00F20E2E" w:rsidRPr="00031083" w:rsidRDefault="00F20E2E">
      <w:pPr>
        <w:rPr>
          <w:rFonts w:ascii="Montserrat" w:hAnsi="Montserrat"/>
          <w:sz w:val="24"/>
        </w:rPr>
      </w:pPr>
      <w:r w:rsidRPr="00031083">
        <w:rPr>
          <w:rFonts w:ascii="Montserrat" w:hAnsi="Montserrat"/>
          <w:sz w:val="24"/>
        </w:rPr>
        <w:t>aero- and astronautical</w:t>
      </w:r>
    </w:p>
    <w:p w:rsidR="00F20E2E" w:rsidRPr="00031083" w:rsidRDefault="00F20E2E">
      <w:pPr>
        <w:rPr>
          <w:rFonts w:ascii="Montserrat" w:hAnsi="Montserrat"/>
          <w:sz w:val="24"/>
        </w:rPr>
      </w:pPr>
      <w:r w:rsidRPr="00031083">
        <w:rPr>
          <w:rFonts w:ascii="Montserrat" w:hAnsi="Montserrat"/>
          <w:sz w:val="24"/>
        </w:rPr>
        <w:t xml:space="preserve">stabilize a frightening change in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Mason Phoenixander, the resident theoretical engineer, apparently developed a means to manipulate gravity.</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EN : (2992) (PROMETHEAN AGENDA) </w:t>
      </w:r>
    </w:p>
    <w:p w:rsidR="00F20E2E" w:rsidRPr="00031083" w:rsidRDefault="00F20E2E">
      <w:pPr>
        <w:rPr>
          <w:rFonts w:ascii="Montserrat" w:hAnsi="Montserrat"/>
          <w:sz w:val="24"/>
        </w:rPr>
      </w:pPr>
      <w:r w:rsidRPr="00031083">
        <w:rPr>
          <w:rFonts w:ascii="Montserrat" w:hAnsi="Montserrat"/>
          <w:sz w:val="24"/>
        </w:rPr>
        <w:t>At last, I reach the future of Earth in which she has become strong and dangerous as many feared she would. This is the world which the PAF was lost from, and perhaps a rare confirmation of what seems to accompany the Nexus effect. Earth herself is a utopia, Eden with fangs and claws. Her children are smarter and purer than they have ever been. But, all is not right in the universe, and humanity's perfection has come at a cost. The questions that humanity has pushed aside all of this time are demanding answers. Or else Earth will commit suicide to win a war before it can even be started.</w:t>
      </w:r>
    </w:p>
    <w:p w:rsidR="00F20E2E" w:rsidRPr="00031083" w:rsidRDefault="00F20E2E">
      <w:pPr>
        <w:rPr>
          <w:rFonts w:ascii="Montserrat" w:hAnsi="Montserrat"/>
          <w:spacing w:val="-1"/>
          <w:sz w:val="24"/>
        </w:rPr>
      </w:pPr>
      <w:r w:rsidRPr="00031083">
        <w:rPr>
          <w:rFonts w:ascii="Montserrat" w:hAnsi="Montserrat"/>
          <w:spacing w:val="-1"/>
          <w:sz w:val="24"/>
        </w:rPr>
        <w:br w:type="page"/>
      </w:r>
      <w:r w:rsidRPr="00031083">
        <w:rPr>
          <w:rFonts w:ascii="Montserrat" w:hAnsi="Montserrat"/>
          <w:sz w:val="24"/>
        </w:rPr>
        <w:t>AESLYN VICTORIA</w:t>
      </w:r>
      <w:r w:rsidRPr="00031083">
        <w:rPr>
          <w:rFonts w:ascii="Montserrat" w:hAnsi="Montserrat"/>
          <w:sz w:val="24"/>
        </w:rPr>
        <w:tab/>
        <w:t>AV</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Av catches the eye. Her appearance somehow elegant, demure and predatorial. She stands at exactly five nine. A mane of blood red with red gold highlights, and opalescent grey eyes make easly distinctive features. The rounded point of her chin, softens and unites the angles of her jaw subtly with the strong curve of her cheekbones. Her nose is straight and demurely sharp. Her brow is smooth and slightly curved. Her mouth hints at an enigmatic smile, and is exceptionally expressive when she likes. To the touch, her skin is a silken envelope conducting a high characteristic body temperature. To the eye she has an almost flawless mother of pearl complexion. Her height is made elegant by the length of her limbs in proportion to her body. Arms and legs both slender and athletically toned end in long fingered hands and dancer's feet. An active youth, she trained her body to a perfect balance between strength and suppleness. Her muscles are defined but smooth and unobtrusive at rest. The cage of her ribs narrows into her waist in a subtler curve than the arc over her hips. Her belly is smooth and taut and the curve of her breasts only full enough to suggest ripeness. The shape of her pelvis creates the width of her hips and the maddening triangular gap between her pubic arch and inner thighs, framing an impeccable, hairline seam—her mons.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Lithe, well sculpted, an ageless femininity and youth of contour. By some quirck she has subtly pronounced little fangs, very capable of piercing flesh.</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Her body glove—either pristine white, or devouring black, depending on her mood that day—sheathed her from the tips of fingers and toes to the top of her elegant throat. It fit her like a second skin.</w:t>
      </w:r>
    </w:p>
    <w:p w:rsidR="00F20E2E" w:rsidRPr="00031083" w:rsidRDefault="00F20E2E">
      <w:pPr>
        <w:rPr>
          <w:rFonts w:ascii="Montserrat" w:hAnsi="Montserrat"/>
          <w:sz w:val="24"/>
        </w:rPr>
      </w:pPr>
      <w:r w:rsidRPr="00031083">
        <w:rPr>
          <w:rFonts w:ascii="Montserrat" w:hAnsi="Montserrat"/>
          <w:sz w:val="24"/>
        </w:rPr>
        <w:br w:type="page"/>
        <w:t>OPENING</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ESCALATION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CONFLICT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031083">
        <w:rPr>
          <w:rFonts w:ascii="Montserrat" w:hAnsi="Montserrat"/>
          <w:i/>
          <w:sz w:val="24"/>
        </w:rPr>
        <w:t>something else</w:t>
      </w:r>
      <w:r w:rsidRPr="00031083">
        <w:rPr>
          <w:rFonts w:ascii="Montserrat" w:hAnsi="Montserrat"/>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CRISIS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CLOSURE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F20E2E" w:rsidRPr="00031083" w:rsidRDefault="00F20E2E">
      <w:pPr>
        <w:rPr>
          <w:rFonts w:ascii="Montserrat" w:hAnsi="Montserrat"/>
          <w:sz w:val="24"/>
        </w:rPr>
      </w:pPr>
      <w:r w:rsidRPr="00031083">
        <w:rPr>
          <w:rFonts w:ascii="Montserrat" w:hAnsi="Montserrat"/>
          <w:sz w:val="24"/>
        </w:rPr>
        <w:br w:type="page"/>
      </w:r>
    </w:p>
    <w:p w:rsidR="00F20E2E" w:rsidRPr="00031083" w:rsidRDefault="00F20E2E">
      <w:pPr>
        <w:rPr>
          <w:rFonts w:ascii="Montserrat" w:hAnsi="Montserrat"/>
          <w:sz w:val="24"/>
        </w:rPr>
      </w:pPr>
      <w:r w:rsidRPr="00031083">
        <w:rPr>
          <w:rFonts w:ascii="Montserrat" w:hAnsi="Montserrat"/>
          <w:sz w:val="24"/>
        </w:rPr>
        <w:br w:type="page"/>
        <w:t>AVONLEA</w:t>
      </w:r>
    </w:p>
    <w:p w:rsidR="00F20E2E" w:rsidRPr="00031083" w:rsidRDefault="00F20E2E">
      <w:pPr>
        <w:rPr>
          <w:rFonts w:ascii="Montserrat" w:hAnsi="Montserrat"/>
          <w:sz w:val="24"/>
        </w:rPr>
      </w:pPr>
      <w:r w:rsidRPr="00031083">
        <w:rPr>
          <w:rFonts w:ascii="Montserrat" w:hAnsi="Montserrat"/>
          <w:sz w:val="24"/>
        </w:rPr>
        <w:t>THE RAPE OF AVONLEA</w:t>
      </w:r>
    </w:p>
    <w:p w:rsidR="00F20E2E" w:rsidRPr="00031083" w:rsidRDefault="00F20E2E">
      <w:pPr>
        <w:rPr>
          <w:rFonts w:ascii="Montserrat" w:hAnsi="Montserrat"/>
          <w:sz w:val="24"/>
        </w:rPr>
      </w:pPr>
      <w:r w:rsidRPr="00031083">
        <w:rPr>
          <w:rFonts w:ascii="Montserrat" w:hAnsi="Montserrat"/>
          <w:sz w:val="24"/>
        </w:rPr>
        <w:t>UNPROMISED</w:t>
      </w:r>
    </w:p>
    <w:p w:rsidR="00F20E2E" w:rsidRPr="00031083" w:rsidRDefault="00F20E2E">
      <w:pPr>
        <w:rPr>
          <w:rFonts w:ascii="Montserrat" w:hAnsi="Montserrat"/>
          <w:sz w:val="24"/>
        </w:rPr>
      </w:pPr>
      <w:r w:rsidRPr="00031083">
        <w:rPr>
          <w:rFonts w:ascii="Montserrat" w:hAnsi="Montserrat"/>
          <w:sz w:val="24"/>
        </w:rPr>
        <w:t>UNREQUITED</w:t>
      </w:r>
    </w:p>
    <w:p w:rsidR="00F20E2E" w:rsidRPr="00031083" w:rsidRDefault="00F20E2E">
      <w:pPr>
        <w:rPr>
          <w:rFonts w:ascii="Montserrat" w:hAnsi="Montserrat"/>
          <w:sz w:val="24"/>
        </w:rPr>
      </w:pPr>
      <w:r w:rsidRPr="00031083">
        <w:rPr>
          <w:rFonts w:ascii="Montserrat" w:hAnsi="Montserrat"/>
          <w:sz w:val="24"/>
        </w:rPr>
        <w:t>UNBOUND</w:t>
      </w:r>
    </w:p>
    <w:p w:rsidR="00F20E2E" w:rsidRPr="00031083" w:rsidRDefault="00F20E2E">
      <w:pPr>
        <w:rPr>
          <w:rFonts w:ascii="Montserrat" w:hAnsi="Montserrat"/>
          <w:sz w:val="24"/>
        </w:rPr>
      </w:pPr>
      <w:r w:rsidRPr="00031083">
        <w:rPr>
          <w:rFonts w:ascii="Montserrat" w:hAnsi="Montserrat"/>
          <w:sz w:val="24"/>
        </w:rPr>
        <w:t>UNDONE</w:t>
      </w:r>
    </w:p>
    <w:p w:rsidR="00F20E2E" w:rsidRPr="00031083" w:rsidRDefault="00F20E2E">
      <w:pPr>
        <w:rPr>
          <w:rFonts w:ascii="Montserrat" w:hAnsi="Montserrat"/>
          <w:sz w:val="24"/>
        </w:rPr>
      </w:pPr>
      <w:r w:rsidRPr="00031083">
        <w:rPr>
          <w:rFonts w:ascii="Montserrat" w:hAnsi="Montserrat"/>
          <w:sz w:val="24"/>
        </w:rPr>
        <w:t>UNRESOLVED</w:t>
      </w:r>
    </w:p>
    <w:p w:rsidR="00F20E2E" w:rsidRPr="00031083" w:rsidRDefault="00F20E2E">
      <w:pPr>
        <w:rPr>
          <w:rFonts w:ascii="Montserrat" w:hAnsi="Montserrat"/>
          <w:spacing w:val="-1"/>
          <w:sz w:val="24"/>
        </w:rPr>
      </w:pPr>
      <w:r w:rsidRPr="00031083">
        <w:rPr>
          <w:rFonts w:ascii="Montserrat" w:hAnsi="Montserrat"/>
          <w:sz w:val="24"/>
        </w:rPr>
        <w:t>UNFATHOMED</w:t>
      </w:r>
    </w:p>
    <w:p w:rsidR="00F20E2E" w:rsidRPr="00031083" w:rsidRDefault="00F20E2E">
      <w:pPr>
        <w:rPr>
          <w:rFonts w:ascii="Montserrat" w:hAnsi="Montserrat"/>
          <w:sz w:val="24"/>
        </w:rPr>
      </w:pPr>
      <w:r w:rsidRPr="00031083">
        <w:rPr>
          <w:rFonts w:ascii="Montserrat" w:hAnsi="Montserrat"/>
          <w:sz w:val="24"/>
        </w:rPr>
        <w:br w:type="column"/>
        <w:t>AT THE EDGE OF CONSCIOUSNESS</w:t>
      </w:r>
    </w:p>
    <w:p w:rsidR="00F20E2E" w:rsidRPr="00031083" w:rsidRDefault="00F20E2E">
      <w:pPr>
        <w:rPr>
          <w:rFonts w:ascii="Montserrat" w:hAnsi="Montserrat"/>
          <w:sz w:val="24"/>
        </w:rPr>
      </w:pPr>
      <w:r w:rsidRPr="00031083">
        <w:rPr>
          <w:rFonts w:ascii="Montserrat" w:hAnsi="Montserrat"/>
          <w:sz w:val="24"/>
        </w:rPr>
        <w:t>BREAKING BARRIERS</w:t>
      </w:r>
    </w:p>
    <w:p w:rsidR="00F20E2E" w:rsidRPr="00031083" w:rsidRDefault="00F20E2E">
      <w:pPr>
        <w:rPr>
          <w:rFonts w:ascii="Montserrat" w:hAnsi="Montserrat"/>
          <w:sz w:val="24"/>
        </w:rPr>
      </w:pPr>
      <w:r w:rsidRPr="00031083">
        <w:rPr>
          <w:rFonts w:ascii="Montserrat" w:hAnsi="Montserrat"/>
          <w:sz w:val="24"/>
        </w:rPr>
        <w:t>DRAGON DREAM</w:t>
      </w:r>
    </w:p>
    <w:p w:rsidR="00F20E2E" w:rsidRPr="00031083" w:rsidRDefault="00F20E2E">
      <w:pPr>
        <w:rPr>
          <w:rFonts w:ascii="Montserrat" w:hAnsi="Montserrat"/>
          <w:sz w:val="24"/>
        </w:rPr>
      </w:pPr>
      <w:r w:rsidRPr="00031083">
        <w:rPr>
          <w:rFonts w:ascii="Montserrat" w:hAnsi="Montserrat"/>
          <w:sz w:val="24"/>
        </w:rPr>
        <w:t>THE SECOND GESTURE</w:t>
      </w:r>
    </w:p>
    <w:p w:rsidR="00F20E2E" w:rsidRPr="00031083" w:rsidRDefault="00F20E2E">
      <w:pPr>
        <w:rPr>
          <w:rFonts w:ascii="Montserrat" w:hAnsi="Montserrat"/>
          <w:sz w:val="24"/>
        </w:rPr>
      </w:pPr>
      <w:r w:rsidRPr="00031083">
        <w:rPr>
          <w:rFonts w:ascii="Montserrat" w:hAnsi="Montserrat"/>
          <w:sz w:val="24"/>
        </w:rPr>
        <w:t>THRESHOLD</w:t>
      </w:r>
    </w:p>
    <w:p w:rsidR="00F20E2E" w:rsidRPr="00031083" w:rsidRDefault="00F20E2E">
      <w:pPr>
        <w:rPr>
          <w:rFonts w:ascii="Montserrat" w:hAnsi="Montserrat"/>
          <w:sz w:val="24"/>
        </w:rPr>
      </w:pPr>
      <w:r w:rsidRPr="00031083">
        <w:rPr>
          <w:rFonts w:ascii="Montserrat" w:hAnsi="Montserrat"/>
          <w:sz w:val="24"/>
        </w:rPr>
        <w:t>COMPANION</w:t>
      </w:r>
    </w:p>
    <w:p w:rsidR="00F20E2E" w:rsidRPr="00031083" w:rsidRDefault="00F20E2E">
      <w:pPr>
        <w:rPr>
          <w:rFonts w:ascii="Montserrat" w:hAnsi="Montserrat"/>
          <w:sz w:val="24"/>
        </w:rPr>
      </w:pPr>
      <w:r w:rsidRPr="00031083">
        <w:rPr>
          <w:rFonts w:ascii="Montserrat" w:hAnsi="Montserrat"/>
          <w:sz w:val="24"/>
        </w:rPr>
        <w:t>THE TERMINAL MOMENT</w:t>
      </w:r>
    </w:p>
    <w:p w:rsidR="00F20E2E" w:rsidRPr="00031083" w:rsidRDefault="00F20E2E">
      <w:pPr>
        <w:rPr>
          <w:rFonts w:ascii="Montserrat" w:hAnsi="Montserrat"/>
          <w:sz w:val="24"/>
        </w:rPr>
      </w:pPr>
      <w:r w:rsidRPr="00031083">
        <w:rPr>
          <w:rFonts w:ascii="Montserrat" w:hAnsi="Montserrat"/>
          <w:sz w:val="24"/>
        </w:rPr>
        <w:t>ANGELS</w:t>
      </w:r>
    </w:p>
    <w:p w:rsidR="00F20E2E" w:rsidRPr="00031083" w:rsidRDefault="00F20E2E">
      <w:pPr>
        <w:rPr>
          <w:rFonts w:ascii="Montserrat" w:hAnsi="Montserrat"/>
          <w:sz w:val="24"/>
        </w:rPr>
      </w:pPr>
      <w:r w:rsidRPr="00031083">
        <w:rPr>
          <w:rFonts w:ascii="Montserrat" w:hAnsi="Montserrat"/>
          <w:sz w:val="24"/>
        </w:rPr>
        <w:br w:type="page"/>
        <w:t>THRESHOLDS</w:t>
      </w:r>
    </w:p>
    <w:p w:rsidR="00F20E2E" w:rsidRPr="00031083" w:rsidRDefault="00F20E2E">
      <w:pPr>
        <w:rPr>
          <w:rFonts w:ascii="Montserrat" w:hAnsi="Montserrat"/>
          <w:sz w:val="24"/>
        </w:rPr>
      </w:pPr>
      <w:r w:rsidRPr="00031083">
        <w:rPr>
          <w:rFonts w:ascii="Montserrat" w:hAnsi="Montserrat"/>
          <w:sz w:val="24"/>
        </w:rPr>
        <w:t xml:space="preserve">Quite different than one might expect, THRESHOLDS is almost a thesis. It is a book about imagination and enlightenment. It discusses many of the ideas, precedents and revelations upon which all of my writing is based. In it I intend to examine many of the things that underlie our very existence, and which relate to the paradoxes of dreaming and storytelling. Most of my works challenge the idea of reality, by assuming that anything is indeed possible, and it makes sense if one just asks the right questions. The book itself evolves out of these questions, and it may well be a revolutionary book on existence. One might think that I am an existentialist, but the issue is moot. If you exist, then you are existential. This book is about determining what that really means. I never said that reality is a lie, just that it is a trick, and we are the ones who have performed it.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DIVINE ERROR [APPLICATION]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PROJECTION [APPLICATION]</w:t>
      </w:r>
    </w:p>
    <w:p w:rsidR="00F20E2E" w:rsidRPr="00031083" w:rsidRDefault="00F20E2E">
      <w:pPr>
        <w:rPr>
          <w:rFonts w:ascii="Montserrat" w:hAnsi="Montserrat"/>
          <w:sz w:val="24"/>
        </w:rPr>
      </w:pPr>
      <w:r w:rsidRPr="00031083">
        <w:rPr>
          <w:rFonts w:ascii="Montserrat" w:hAnsi="Montserrat"/>
          <w:sz w:val="24"/>
        </w:rPr>
        <w:tab/>
        <w:t>DRAFT</w:t>
      </w:r>
    </w:p>
    <w:p w:rsidR="00F20E2E" w:rsidRPr="00031083" w:rsidRDefault="00F20E2E">
      <w:pPr>
        <w:rPr>
          <w:rFonts w:ascii="Montserrat" w:hAnsi="Montserrat"/>
          <w:sz w:val="24"/>
        </w:rPr>
      </w:pPr>
      <w:r w:rsidRPr="00031083">
        <w:rPr>
          <w:rFonts w:ascii="Montserrat" w:hAnsi="Montserrat"/>
          <w:sz w:val="24"/>
        </w:rPr>
        <w:tab/>
        <w:t>INTERROGATION AND ARGUEMENT [ANALYSIS AND LOGIC NOTES]</w:t>
      </w:r>
    </w:p>
    <w:p w:rsidR="00F20E2E" w:rsidRPr="00031083" w:rsidRDefault="00F20E2E">
      <w:pPr>
        <w:rPr>
          <w:rFonts w:ascii="Montserrat" w:hAnsi="Montserrat"/>
          <w:sz w:val="24"/>
        </w:rPr>
      </w:pPr>
      <w:r w:rsidRPr="00031083">
        <w:rPr>
          <w:rFonts w:ascii="Montserrat" w:hAnsi="Montserrat"/>
          <w:sz w:val="24"/>
        </w:rPr>
        <w:tab/>
        <w:t>[NO OTHER INVESTMENTS]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DIALOGUES</w:t>
      </w:r>
    </w:p>
    <w:p w:rsidR="00F20E2E" w:rsidRPr="00031083" w:rsidRDefault="00F20E2E">
      <w:pPr>
        <w:rPr>
          <w:rFonts w:ascii="Montserrat" w:hAnsi="Montserrat"/>
          <w:sz w:val="24"/>
        </w:rPr>
      </w:pPr>
      <w:r w:rsidRPr="00031083">
        <w:rPr>
          <w:rFonts w:ascii="Montserrat" w:hAnsi="Montserrat"/>
          <w:sz w:val="24"/>
        </w:rPr>
        <w:t xml:space="preserve">SCRAPES </w:t>
      </w:r>
      <w:r w:rsidRPr="00031083">
        <w:rPr>
          <w:rFonts w:ascii="Montserrat" w:hAnsi="Montserrat"/>
          <w:sz w:val="24"/>
        </w:rPr>
        <w:tab/>
        <w:t>[PLOT MICROCOSMS]</w:t>
      </w:r>
    </w:p>
    <w:p w:rsidR="00F20E2E" w:rsidRPr="00031083" w:rsidRDefault="00F20E2E">
      <w:pPr>
        <w:rPr>
          <w:rFonts w:ascii="Montserrat" w:hAnsi="Montserrat"/>
          <w:sz w:val="24"/>
        </w:rPr>
      </w:pPr>
      <w:r w:rsidRPr="00031083">
        <w:rPr>
          <w:rFonts w:ascii="Montserrat" w:hAnsi="Montserrat"/>
          <w:sz w:val="24"/>
        </w:rPr>
        <w:tab/>
        <w:t>[SENTENCE, PARAGRAPH, SECTION, CHAPTER-MINOR]</w:t>
      </w:r>
    </w:p>
    <w:p w:rsidR="00F20E2E" w:rsidRPr="00031083" w:rsidRDefault="00F20E2E">
      <w:pPr>
        <w:rPr>
          <w:rFonts w:ascii="Montserrat" w:hAnsi="Montserrat"/>
          <w:sz w:val="24"/>
        </w:rPr>
      </w:pPr>
      <w:r w:rsidRPr="00031083">
        <w:rPr>
          <w:rFonts w:ascii="Montserrat" w:hAnsi="Montserrat"/>
          <w:sz w:val="24"/>
        </w:rPr>
        <w:t>MOVEMENTS</w:t>
      </w:r>
      <w:r w:rsidRPr="00031083">
        <w:rPr>
          <w:rFonts w:ascii="Montserrat" w:hAnsi="Montserrat"/>
          <w:sz w:val="24"/>
        </w:rPr>
        <w:tab/>
        <w:t>[PLOT DEVICES]</w:t>
      </w:r>
    </w:p>
    <w:p w:rsidR="00F20E2E" w:rsidRPr="00031083" w:rsidRDefault="00F20E2E">
      <w:pPr>
        <w:rPr>
          <w:rFonts w:ascii="Montserrat" w:hAnsi="Montserrat"/>
          <w:sz w:val="24"/>
        </w:rPr>
      </w:pPr>
      <w:r w:rsidRPr="00031083">
        <w:rPr>
          <w:rFonts w:ascii="Montserrat" w:hAnsi="Montserrat"/>
          <w:sz w:val="24"/>
        </w:rPr>
        <w:tab/>
        <w:t>[SECTION, CHAPTER, PART]</w:t>
      </w:r>
    </w:p>
    <w:p w:rsidR="00F20E2E" w:rsidRPr="00031083" w:rsidRDefault="00F20E2E">
      <w:pPr>
        <w:rPr>
          <w:rFonts w:ascii="Montserrat" w:hAnsi="Montserrat"/>
          <w:sz w:val="24"/>
        </w:rPr>
      </w:pPr>
      <w:r w:rsidRPr="00031083">
        <w:rPr>
          <w:rFonts w:ascii="Montserrat" w:hAnsi="Montserrat"/>
          <w:sz w:val="24"/>
        </w:rPr>
        <w:t>THRESHOLDS</w:t>
      </w:r>
      <w:r w:rsidRPr="00031083">
        <w:rPr>
          <w:rFonts w:ascii="Montserrat" w:hAnsi="Montserrat"/>
          <w:sz w:val="24"/>
        </w:rPr>
        <w:tab/>
        <w:t>[PLOT EXECUTION]</w:t>
      </w:r>
    </w:p>
    <w:p w:rsidR="00F20E2E" w:rsidRPr="00031083" w:rsidRDefault="00F20E2E">
      <w:pPr>
        <w:rPr>
          <w:rFonts w:ascii="Montserrat" w:hAnsi="Montserrat"/>
          <w:sz w:val="24"/>
        </w:rPr>
      </w:pPr>
      <w:r w:rsidRPr="00031083">
        <w:rPr>
          <w:rFonts w:ascii="Montserrat" w:hAnsi="Montserrat"/>
          <w:sz w:val="24"/>
        </w:rPr>
        <w:tab/>
        <w:t>[CHAPTER, PART, BOOK]</w:t>
      </w:r>
    </w:p>
    <w:p w:rsidR="00F20E2E" w:rsidRPr="00031083" w:rsidRDefault="00F20E2E">
      <w:pPr>
        <w:rPr>
          <w:rFonts w:ascii="Montserrat" w:hAnsi="Montserrat"/>
          <w:sz w:val="24"/>
        </w:rPr>
      </w:pPr>
      <w:r w:rsidRPr="00031083">
        <w:rPr>
          <w:rFonts w:ascii="Montserrat" w:hAnsi="Montserrat"/>
          <w:sz w:val="24"/>
        </w:rPr>
        <w:t>ENVELOPES</w:t>
      </w:r>
      <w:r w:rsidRPr="00031083">
        <w:rPr>
          <w:rFonts w:ascii="Montserrat" w:hAnsi="Montserrat"/>
          <w:sz w:val="24"/>
        </w:rPr>
        <w:tab/>
        <w:t>[SUPER-PLOT]</w:t>
      </w:r>
    </w:p>
    <w:p w:rsidR="00F20E2E" w:rsidRPr="00031083" w:rsidRDefault="00F20E2E">
      <w:pPr>
        <w:rPr>
          <w:rFonts w:ascii="Montserrat" w:hAnsi="Montserrat"/>
          <w:sz w:val="24"/>
        </w:rPr>
      </w:pPr>
      <w:r w:rsidRPr="00031083">
        <w:rPr>
          <w:rFonts w:ascii="Montserrat" w:hAnsi="Montserrat"/>
          <w:sz w:val="24"/>
        </w:rPr>
        <w:tab/>
        <w:t>[BOOK, SERIES, INTERCOURSE]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EXPRESSIONS</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Themes.: Major characteristics in any "story"; having the capacity to give definition to a work as well as provides practical limits for setting it up with a proper perspective. For example...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Erotic: intimacy, pleasure and sensuality, intimite exploration...</w:t>
      </w:r>
    </w:p>
    <w:p w:rsidR="00F20E2E" w:rsidRPr="00031083" w:rsidRDefault="00F20E2E">
      <w:pPr>
        <w:rPr>
          <w:rFonts w:ascii="Montserrat" w:hAnsi="Montserrat"/>
          <w:sz w:val="24"/>
        </w:rPr>
      </w:pPr>
      <w:r w:rsidRPr="00031083">
        <w:rPr>
          <w:rFonts w:ascii="Montserrat" w:hAnsi="Montserrat"/>
          <w:sz w:val="24"/>
        </w:rPr>
        <w:tab/>
        <w:t>Adventurous: action, excitement, danger and risk, exploration...</w:t>
      </w:r>
    </w:p>
    <w:p w:rsidR="00F20E2E" w:rsidRPr="00031083" w:rsidRDefault="00F20E2E">
      <w:pPr>
        <w:rPr>
          <w:rFonts w:ascii="Montserrat" w:hAnsi="Montserrat"/>
          <w:sz w:val="24"/>
        </w:rPr>
      </w:pPr>
      <w:r w:rsidRPr="00031083">
        <w:rPr>
          <w:rFonts w:ascii="Montserrat" w:hAnsi="Montserrat"/>
          <w:sz w:val="24"/>
        </w:rPr>
        <w:tab/>
        <w:t>Dramatic: conflict, intrigue, adversity, consequentiality...</w:t>
      </w:r>
    </w:p>
    <w:p w:rsidR="00F20E2E" w:rsidRPr="00031083" w:rsidRDefault="00F20E2E">
      <w:pPr>
        <w:rPr>
          <w:rFonts w:ascii="Montserrat" w:hAnsi="Montserrat"/>
          <w:sz w:val="24"/>
        </w:rPr>
      </w:pPr>
      <w:r w:rsidRPr="00031083">
        <w:rPr>
          <w:rFonts w:ascii="Montserrat" w:hAnsi="Montserrat"/>
          <w:sz w:val="24"/>
        </w:rPr>
        <w:tab/>
        <w:t>Realistic: clarity, resolution and continuity, plausibility...</w:t>
      </w:r>
    </w:p>
    <w:p w:rsidR="00F20E2E" w:rsidRPr="00031083" w:rsidRDefault="00F20E2E">
      <w:pPr>
        <w:rPr>
          <w:rFonts w:ascii="Montserrat" w:hAnsi="Montserrat"/>
          <w:sz w:val="24"/>
        </w:rPr>
      </w:pPr>
      <w:r w:rsidRPr="00031083">
        <w:rPr>
          <w:rFonts w:ascii="Montserrat" w:hAnsi="Montserrat"/>
          <w:sz w:val="24"/>
        </w:rPr>
        <w:tab/>
        <w:t>Fantastic: imaginative, magical, unusual, surreal...</w:t>
      </w:r>
    </w:p>
    <w:p w:rsidR="00F20E2E" w:rsidRPr="00031083" w:rsidRDefault="00F20E2E">
      <w:pPr>
        <w:rPr>
          <w:rFonts w:ascii="Montserrat" w:hAnsi="Montserrat"/>
          <w:sz w:val="24"/>
        </w:rPr>
      </w:pPr>
      <w:r w:rsidRPr="00031083">
        <w:rPr>
          <w:rFonts w:ascii="Montserrat" w:hAnsi="Montserrat"/>
          <w:sz w:val="24"/>
        </w:rPr>
        <w:tab/>
        <w:t>Tragic: pain, loss, dispair, death, disruption, adversity, perversity...</w:t>
      </w:r>
    </w:p>
    <w:p w:rsidR="00F20E2E" w:rsidRPr="00031083" w:rsidRDefault="00F20E2E">
      <w:pPr>
        <w:rPr>
          <w:rFonts w:ascii="Montserrat" w:hAnsi="Montserrat"/>
          <w:sz w:val="24"/>
        </w:rPr>
      </w:pPr>
      <w:r w:rsidRPr="00031083">
        <w:rPr>
          <w:rFonts w:ascii="Montserrat" w:hAnsi="Montserrat"/>
          <w:sz w:val="24"/>
        </w:rPr>
        <w:tab/>
        <w:t>Horrific: fear, insanity, threat, extreme perversity and adversity, tragedy...</w:t>
      </w:r>
    </w:p>
    <w:p w:rsidR="00F20E2E" w:rsidRPr="00031083" w:rsidRDefault="00F20E2E">
      <w:pPr>
        <w:rPr>
          <w:rFonts w:ascii="Montserrat" w:hAnsi="Montserrat"/>
          <w:sz w:val="24"/>
        </w:rPr>
      </w:pPr>
      <w:r w:rsidRPr="00031083">
        <w:rPr>
          <w:rFonts w:ascii="Montserrat" w:hAnsi="Montserrat"/>
          <w:sz w:val="24"/>
        </w:rPr>
        <w:tab/>
        <w:t>Idealic: intriguing, enlightening, amusing, soothing...</w:t>
      </w:r>
    </w:p>
    <w:p w:rsidR="00F20E2E" w:rsidRPr="00031083" w:rsidRDefault="00F20E2E">
      <w:pPr>
        <w:rPr>
          <w:rFonts w:ascii="Montserrat" w:hAnsi="Montserrat"/>
          <w:sz w:val="24"/>
        </w:rPr>
      </w:pPr>
      <w:r w:rsidRPr="00031083">
        <w:rPr>
          <w:rFonts w:ascii="Montserrat" w:hAnsi="Montserrat"/>
          <w:sz w:val="24"/>
        </w:rPr>
        <w:tab/>
        <w:t>Comic: Witty, amusing, entertaining...</w:t>
      </w:r>
    </w:p>
    <w:p w:rsidR="00F20E2E" w:rsidRPr="00031083" w:rsidRDefault="00F20E2E">
      <w:pPr>
        <w:rPr>
          <w:rFonts w:ascii="Montserrat" w:hAnsi="Montserrat"/>
          <w:sz w:val="24"/>
        </w:rPr>
      </w:pPr>
      <w:r w:rsidRPr="00031083">
        <w:rPr>
          <w:rFonts w:ascii="Montserrat" w:hAnsi="Montserrat"/>
          <w:sz w:val="24"/>
        </w:rPr>
        <w:tab/>
        <w:t>Pathetic: emotional drama/tragedy/comedy/horror, also Empathetic...</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Typically, a work has one primary theme; but the fleshing of the story involves incorporating other themes into the various motions, gestures and poses of the work. A primary theme may easily have a persistent complimenting or contrasting theme. The theme tells you what details [out of limitless possabilities] will actually contribute to the body of the work. By limiting the action to three themes working off of each other, the body of work will not become too gross. It doesn't have to be the same three throughout, but one should be dropped if another one is called into focus. </w:t>
      </w:r>
    </w:p>
    <w:p w:rsidR="00F20E2E" w:rsidRPr="00031083" w:rsidRDefault="00F20E2E">
      <w:pPr>
        <w:rPr>
          <w:rFonts w:ascii="Montserrat" w:hAnsi="Montserrat"/>
          <w:sz w:val="24"/>
        </w:rPr>
      </w:pPr>
      <w:r w:rsidRPr="00031083">
        <w:rPr>
          <w:rFonts w:ascii="Montserrat" w:hAnsi="Montserrat"/>
          <w:sz w:val="24"/>
        </w:rPr>
        <w:br w:type="page"/>
        <w:t>DIVINE ERROR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Extrapolate out of the following, remaining true to the original inspiration of my "through the looking-glass" sketch: PRELUDE</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 stepped through the looking-glass and I became someone entirely different. Which is strange, because I was still me, and more to the point, I was exactly what I ought to be. It's not like I had an oppertunity to figure anything out. Not at first, anyway. It started out almost frighteningly. There I was, all of a sudden. Right in the thick of things that had nothing to do, what-so-ever, with my preceeding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rsidR="00F20E2E" w:rsidRPr="00031083" w:rsidRDefault="00F20E2E">
      <w:pPr>
        <w:rPr>
          <w:rFonts w:ascii="Montserrat" w:hAnsi="Montserrat"/>
          <w:sz w:val="24"/>
        </w:rPr>
      </w:pPr>
      <w:r w:rsidRPr="00031083">
        <w:rPr>
          <w:rFonts w:ascii="Montserrat" w:hAnsi="Montserrat"/>
          <w:sz w:val="24"/>
        </w:rPr>
        <w:tab/>
        <w:t>What I can say I know is reletively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rsidR="00F20E2E" w:rsidRPr="00031083" w:rsidRDefault="00F20E2E">
      <w:pPr>
        <w:rPr>
          <w:rFonts w:ascii="Montserrat" w:hAnsi="Montserrat"/>
          <w:sz w:val="24"/>
        </w:rPr>
      </w:pPr>
      <w:r w:rsidRPr="00031083">
        <w:rPr>
          <w:rFonts w:ascii="Montserrat" w:hAnsi="Montserrat"/>
          <w:sz w:val="24"/>
        </w:rP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pacing w:val="-1"/>
          <w:sz w:val="24"/>
        </w:rPr>
        <w:br w:type="page"/>
      </w:r>
      <w:r w:rsidRPr="00031083">
        <w:rPr>
          <w:rFonts w:ascii="Montserrat" w:hAnsi="Montserrat"/>
          <w:sz w:val="24"/>
        </w:rPr>
        <w:t>INFLUENCES</w:t>
      </w:r>
      <w:r w:rsidRPr="00031083">
        <w:rPr>
          <w:rFonts w:ascii="Montserrat" w:hAnsi="Montserrat"/>
          <w:sz w:val="24"/>
        </w:rPr>
        <w:tab/>
        <w:t>THROUGH AN OPEN MIND</w:t>
      </w:r>
    </w:p>
    <w:p w:rsidR="00F20E2E" w:rsidRPr="00031083" w:rsidRDefault="00F20E2E">
      <w:pPr>
        <w:rPr>
          <w:rFonts w:ascii="Montserrat" w:hAnsi="Montserrat"/>
          <w:sz w:val="24"/>
        </w:rPr>
      </w:pPr>
    </w:p>
    <w:p w:rsidR="00F20E2E" w:rsidRPr="00031083" w:rsidRDefault="00F20E2E">
      <w:pPr>
        <w:rPr>
          <w:rFonts w:ascii="Montserrat" w:hAnsi="Montserrat"/>
          <w:spacing w:val="-3"/>
          <w:sz w:val="24"/>
        </w:rPr>
      </w:pPr>
      <w:r w:rsidRPr="00031083">
        <w:rPr>
          <w:rFonts w:ascii="Montserrat" w:hAnsi="Montserrat"/>
          <w:i/>
          <w:sz w:val="24"/>
        </w:rPr>
        <w:t>Av</w:t>
      </w:r>
      <w:r w:rsidRPr="00031083">
        <w:rPr>
          <w:rFonts w:ascii="Montserrat" w:hAnsi="Montserrat"/>
          <w:sz w:val="24"/>
        </w:rPr>
        <w:t xml:space="preserve"> is a nickname, an alias, an expression of Angelica and Angela's mutual sense of identity. Each regards it as an expression of what she is as a foundation for who she is. In a pique of irony Angelica once dubbed herself </w:t>
      </w:r>
      <w:r w:rsidRPr="00031083">
        <w:rPr>
          <w:rFonts w:ascii="Montserrat" w:hAnsi="Montserrat"/>
          <w:i/>
          <w:sz w:val="24"/>
        </w:rPr>
        <w:t>alias</w:t>
      </w:r>
      <w:r w:rsidRPr="00031083">
        <w:rPr>
          <w:rFonts w:ascii="Montserrat" w:hAnsi="Montserrat"/>
          <w:sz w:val="24"/>
        </w:rPr>
        <w:t xml:space="preserve">, discovering herself to be the one who plays at many parts; a dreamer of dreams of herself. In exploring her limits it proves out to be a prophetic name. [modify—the link to Av of Aes is totally subliminal] The truth about her limits gives her pause about what she defined as her purpose. Clearly her </w:t>
      </w:r>
      <w:r w:rsidRPr="00031083">
        <w:rPr>
          <w:rFonts w:ascii="Montserrat" w:hAnsi="Montserrat"/>
          <w:i/>
          <w:sz w:val="24"/>
        </w:rPr>
        <w:t>being</w:t>
      </w:r>
      <w:r w:rsidRPr="00031083">
        <w:rPr>
          <w:rFonts w:ascii="Montserrat" w:hAnsi="Montserrat"/>
          <w:sz w:val="24"/>
        </w:rPr>
        <w:t xml:space="preserve"> is an expression of </w:t>
      </w:r>
      <w:r w:rsidRPr="00031083">
        <w:rPr>
          <w:rFonts w:ascii="Montserrat" w:hAnsi="Montserrat"/>
          <w:i/>
          <w:sz w:val="24"/>
        </w:rPr>
        <w:t>aes</w:t>
      </w:r>
      <w:r w:rsidRPr="00031083">
        <w:rPr>
          <w:rFonts w:ascii="Montserrat" w:hAnsi="Montserrat"/>
          <w:sz w:val="24"/>
        </w:rPr>
        <w:t xml:space="preserve"> as much as it is an expression of </w:t>
      </w:r>
      <w:r w:rsidRPr="00031083">
        <w:rPr>
          <w:rFonts w:ascii="Montserrat" w:hAnsi="Montserrat"/>
          <w:i/>
          <w:sz w:val="24"/>
        </w:rPr>
        <w:t>av</w:t>
      </w:r>
      <w:r w:rsidRPr="00031083">
        <w:rPr>
          <w:rFonts w:ascii="Montserrat" w:hAnsi="Montserrat"/>
          <w:sz w:val="24"/>
        </w:rPr>
        <w:t xml:space="preserve">—a condition surely reached by abandoning the folly of ever trying to </w:t>
      </w:r>
      <w:r w:rsidRPr="00031083">
        <w:rPr>
          <w:rFonts w:ascii="Montserrat" w:hAnsi="Montserrat"/>
          <w:i/>
          <w:sz w:val="24"/>
        </w:rPr>
        <w:t>become</w:t>
      </w:r>
      <w:r w:rsidRPr="00031083">
        <w:rPr>
          <w:rFonts w:ascii="Montserrat" w:hAnsi="Montserrat"/>
          <w:sz w:val="24"/>
        </w:rPr>
        <w:t xml:space="preserv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 irony is that this world was her choice by dint of the fact that it was here and now that she was first born, first conceived.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descendant of an ancient Morgan of the wild muir he had his weapon—an angel of the abyss.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first resolution of point paradox into time, space and awareness gives power to define limits as structure upon which existence evolves. The limits innate in each do not obey the same boundaries. To either side of the existence with which we—the author and the reader—believe ourselves best acquainted unfolds a hope for the destiny of our souls. There are three separate movements in the expression of the aeid. Each is founded on a reiteration of the same essential character. The tentative beginning is enacted in the third movement, the rending of the veil of heaven. The transitional stage of the expression is the first movement, in which the revelation of the third movement is united in the spirit and mind of Angelica. The climax occurs in the second movement, in which Angelica reaches the actual point of self conception and faces the consequences of three separate existences at a crucial moment in earth's development. There is, however, no defining moment in which the expression itself can begin. This is all an essential story in which many boundaries are crossed but where no single history is expressed. It is only in following the evolution of Angelica as an individual that a single plot unfolds along a direct progression. Thus, it is this that dictates the avenue of exploration. Angelica's discovery of herself and her confrontation with other echoes of herself is the defining element of the aeid. In addition, it is a story which she has to tell for herself to survive the moxt vulnerable moment of her existence—her time on earth.</w:t>
      </w:r>
    </w:p>
    <w:p w:rsidR="00F20E2E" w:rsidRPr="00031083" w:rsidRDefault="00F20E2E">
      <w:pPr>
        <w:rPr>
          <w:rFonts w:ascii="Montserrat" w:hAnsi="Montserrat"/>
          <w:sz w:val="24"/>
        </w:rPr>
      </w:pPr>
      <w:r w:rsidRPr="00031083">
        <w:rPr>
          <w:rFonts w:ascii="Montserrat" w:hAnsi="Montserrat"/>
          <w:sz w:val="24"/>
        </w:rPr>
        <w:tab/>
        <w:t>Herein encompassed are all but the ripples left in Angelica's wake, whose expression stand independent and included in the tide of the whole. The dreams and delusions confronted and embraced by those lifted on the waves of opportunity to discover the promise of self realization. The stories of those who could be artists in the art.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 DREAM INSPIRED...</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w:t>
      </w:r>
    </w:p>
    <w:p w:rsidR="00F20E2E" w:rsidRPr="00031083" w:rsidRDefault="00F20E2E">
      <w:pPr>
        <w:rPr>
          <w:rFonts w:ascii="Montserrat" w:hAnsi="Montserrat"/>
          <w:sz w:val="24"/>
        </w:rPr>
      </w:pPr>
      <w:r w:rsidRPr="00031083">
        <w:rPr>
          <w:rFonts w:ascii="Montserrat" w:hAnsi="Montserrat"/>
          <w:sz w:val="24"/>
        </w:rPr>
        <w:tab/>
        <w:t>I don't remember living all of this life, and yet I can't remember living any other life either. I know things about myself as if I learned it vicariously. I know I've made love, to one of the people here with me in fact. Recently. Yet I have no memory of ever having sex. If I try to even imagine it, I can only come up with this weird vision of making love to a woman as a man. That is a dream I've had recently and it seems to be all the sexual experience I know of. Considering what I am now, you can imagine the kind of confusion I'm going through. But that is not all that struck me as odd. For example, there was nothing overtly magical or miraculous about the world, in my memory. In fact, there wasn't anything you could point to and say "This is magic," because there really was no such thing. But here, among my present experiences, there is something supernatural afoot. Whatever is going on, I have a grip on it. It all makes perfect sense to me. Which is strange, because that is not the general rule. I have no idea where I got the talent from. I still haven't figured out where I got myself from, to be painfully honest.</w:t>
      </w:r>
    </w:p>
    <w:p w:rsidR="00F20E2E" w:rsidRPr="00031083" w:rsidRDefault="00F20E2E">
      <w:pPr>
        <w:rPr>
          <w:rFonts w:ascii="Montserrat" w:hAnsi="Montserrat"/>
          <w:sz w:val="24"/>
        </w:rPr>
      </w:pPr>
      <w:r w:rsidRPr="00031083">
        <w:rPr>
          <w:rFonts w:ascii="Montserrat" w:hAnsi="Montserrat"/>
          <w:sz w:val="24"/>
        </w:rPr>
        <w:tab/>
        <w:t xml:space="preserve">What I can say I know is relatively simple. I know who I am, here and now. Here and now, I am true to myself. Beyond that, I am really not that sure of anything. It occurs to me that I may have simply lost my mind. Maybe. But, what can I do about it now? My only option, the only option in life, is to deal with it. You don't have to believe me. I am probably a fool for trying to write this. If it is a dream, and I am just dreaming, then no one will ever read it. It will simply vanish as I wake up. But, writing it feels real to me. </w:t>
      </w:r>
    </w:p>
    <w:p w:rsidR="00F20E2E" w:rsidRPr="00031083" w:rsidRDefault="00F20E2E">
      <w:pPr>
        <w:rPr>
          <w:rFonts w:ascii="Montserrat" w:hAnsi="Montserrat"/>
          <w:sz w:val="24"/>
        </w:rPr>
      </w:pPr>
      <w:r w:rsidRPr="00031083">
        <w:rPr>
          <w:rFonts w:ascii="Montserrat" w:hAnsi="Montserrat"/>
          <w:sz w:val="24"/>
        </w:rPr>
        <w:tab/>
        <w:t xml:space="preserve">This seems to take place in an exotic port side location—at least in the minds of the group. Most of the group are either students or members of an organization like the peace core. We are all there renovating a building complex. An old hotel or resort. At present it is like a dorm set up. However, something strange seems to be going on. Some of us seem to be switching bodies. That is my guess because I am in a woman's body—a girl I know from somewhere before. I know enough to understand that being this person is new to me, but I do not remember who I was before. She is an important part of the renovation effort, and most of the individuals are here as if on a sabbatical. </w:t>
      </w:r>
    </w:p>
    <w:p w:rsidR="00F20E2E" w:rsidRPr="00031083" w:rsidRDefault="00F20E2E">
      <w:pPr>
        <w:rPr>
          <w:rFonts w:ascii="Montserrat" w:hAnsi="Montserrat"/>
          <w:sz w:val="24"/>
        </w:rPr>
      </w:pPr>
      <w:r w:rsidRPr="00031083">
        <w:rPr>
          <w:rFonts w:ascii="Montserrat" w:hAnsi="Montserrat"/>
          <w:sz w:val="24"/>
        </w:rPr>
        <w:tab/>
        <w:t xml:space="preserve">The others have more to do with the cruise ship that is near at port. I have tried to fill her normal role and duties. I, for some reason write the checks and am responsible for the renovation work. The others are involved in some other business. </w:t>
      </w:r>
    </w:p>
    <w:p w:rsidR="00F20E2E" w:rsidRPr="00031083" w:rsidRDefault="00F20E2E">
      <w:pPr>
        <w:rPr>
          <w:rFonts w:ascii="Montserrat" w:hAnsi="Montserrat"/>
          <w:sz w:val="24"/>
        </w:rPr>
      </w:pPr>
      <w:r w:rsidRPr="00031083">
        <w:rPr>
          <w:rFonts w:ascii="Montserrat" w:hAnsi="Montserrat"/>
          <w:sz w:val="24"/>
        </w:rPr>
        <w:tab/>
        <w:t xml:space="preserve">Many of her habits, even her writing style have remained with me—if a bit incomplete. Her signature is unique, something Asian an embellishment on her longhand signature, and when I take too much notice of it, I cannot remember how to do it at one point. This seems to be when I become aware that I am not truly her. I become aware that I have a sense of myself as another individual. I even develop a sense that she deliberately put me in her skin. Especially when I discover I am having my period, I find myself annoyed that she would dump me into her place during such an embarrassing ordeal, and I feel as if it had been done on purpose. I even worry that I am only going to be there during this inconvenient time and she only stepped out to avoid it in order to do something more entertaining. </w:t>
      </w:r>
    </w:p>
    <w:p w:rsidR="00F20E2E" w:rsidRPr="00031083" w:rsidRDefault="00F20E2E">
      <w:pPr>
        <w:rPr>
          <w:rFonts w:ascii="Montserrat" w:hAnsi="Montserrat"/>
          <w:sz w:val="24"/>
        </w:rPr>
      </w:pPr>
      <w:r w:rsidRPr="00031083">
        <w:rPr>
          <w:rFonts w:ascii="Montserrat" w:hAnsi="Montserrat"/>
          <w:sz w:val="24"/>
        </w:rPr>
        <w:tab/>
        <w:t xml:space="preserve">I try to come to terms with my situation. I conclude that since this experience seems so unique to me I must originally been a man. And yet, I feel so comfortable, so right in this form; even the mess of bleeding, which I did not handle very gracefully, does not discomfort me. It feels natural and I accept it as part of who I am. </w:t>
      </w:r>
    </w:p>
    <w:p w:rsidR="00F20E2E" w:rsidRPr="00031083" w:rsidRDefault="00F20E2E">
      <w:pPr>
        <w:rPr>
          <w:rFonts w:ascii="Montserrat" w:hAnsi="Montserrat"/>
          <w:sz w:val="24"/>
        </w:rPr>
      </w:pPr>
      <w:r w:rsidRPr="00031083">
        <w:rPr>
          <w:rFonts w:ascii="Montserrat" w:hAnsi="Montserrat"/>
          <w:sz w:val="24"/>
        </w:rPr>
        <w:tab/>
        <w:t>Some of the others who are also switched are beginning to puzzle out this mystery. Some of them figure out that I am not who I appear to be. I begin to become afraid that I will be torn from my new identity against my will as I learn what they know about the phenomenon. The way these conversations go, I have to act like I know as much about it as they do. They will talk to me as long as they think of myself as one of them. As far as I can tell, whatever magic brought this situation about, it seems to be a part of me. If I didn't have it, I'd probably be dead right now. No one calls it magic. They don't exactly call it any one thing, but I don't know what else to call it. It annoys them whenever I do. They always correct me and say it is this art or that art.</w:t>
      </w:r>
    </w:p>
    <w:p w:rsidR="00F20E2E" w:rsidRPr="00031083" w:rsidRDefault="00F20E2E">
      <w:pPr>
        <w:rPr>
          <w:rFonts w:ascii="Montserrat" w:hAnsi="Montserrat"/>
          <w:sz w:val="24"/>
        </w:rPr>
      </w:pPr>
      <w:r w:rsidRPr="00031083">
        <w:rPr>
          <w:rFonts w:ascii="Montserrat" w:hAnsi="Montserrat"/>
          <w:sz w:val="24"/>
        </w:rPr>
        <w:tab/>
        <w:t>Well, I am in no position to say what is what, or to correct anyone. Distraught I stalk around one night, enduring the taunts of other girls who have decided I am weird. I turn my shoulder on them and an old instinct prompts me to jump the catwalk leading to the condemned part of the building, and my body cannot perform the act and I nearly kill myself; barely recovering safe ground. I am scared by this incident. The urge and the failure are two indecipherable clues to the mystery I've become.</w:t>
      </w:r>
    </w:p>
    <w:p w:rsidR="00F20E2E" w:rsidRPr="00031083" w:rsidRDefault="00F20E2E">
      <w:pPr>
        <w:rPr>
          <w:rFonts w:ascii="Montserrat" w:hAnsi="Montserrat"/>
          <w:sz w:val="24"/>
        </w:rPr>
      </w:pPr>
      <w:r w:rsidRPr="00031083">
        <w:rPr>
          <w:rFonts w:ascii="Montserrat" w:hAnsi="Montserrat"/>
          <w:sz w:val="24"/>
        </w:rPr>
        <w:tab/>
        <w:t>As the weeks go by, the other switched come to the opinion that I have decided to steal this body and begin to worry about the welfare of the girl who I must have displaced. One of the switchers (one who is ready to do it) decides to bump me along the chain for the sake of retrieving the body for the missing girl's soul. After stalking and cornering me, he strikes. I don't want to be dislodged—and lose the only identity I am sure of—but I cannot resist for the fact that I did not want to steal another's body. For some reason he cannot dislodge me even though I accept his assault. And yet my form changes, the body of a familiar stranger. A bigger person, taller, but not necessarily massive or male. The switchers realizes he has not done what he intended, but feeling that he has broken my hold on another's body, is obviously satisfied with the result of his effort. I can't tell in my moment of fear at my loss. The Japanese American body of the girl is gone, but what has replaced it? The waking body, or just waking up at that moment distorts the memory. He and his kind have become my enemies for they have robbed me of my new life. There is another mystery I must solve first, now that I am a person without name or record. Who am I really and how did I get where I was and how can my experience be explained now that the body switching trick failed on me? What really happened to the girl who's place I took? How did I know her and her habits well enough to fake some and recognize others? What will I do about her—our—sister who I love like a sister and grieve for the loss of her real sister and myself as her impostor. That was the worst part, she had to lose her twice in the moment the switchers revealed me to the world with that unwanted transformation.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 ghost entering the body of a girl who's spirit has been slain...</w:t>
      </w:r>
    </w:p>
    <w:p w:rsidR="00F20E2E" w:rsidRPr="00031083" w:rsidRDefault="00F20E2E">
      <w:pPr>
        <w:rPr>
          <w:rFonts w:ascii="Montserrat" w:hAnsi="Montserrat"/>
          <w:sz w:val="24"/>
        </w:rPr>
      </w:pPr>
      <w:r w:rsidRPr="00031083">
        <w:rPr>
          <w:rFonts w:ascii="Montserrat" w:hAnsi="Montserrat"/>
          <w:sz w:val="24"/>
        </w:rPr>
        <w:br w:type="page"/>
        <w:t>[COMPOSITES PARTIAL REDUCTION]</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In the penetration of a young woman's mind begins the unlocking of psionic potential and an epic saga of unearthly proportions. The story progresses following a typical American teenager on her journey beyond the known. For her, this path starts in an elite and prestigious school of arts and letters. The form of this thread is that of the passage of this girl through her normal life, in a normal world, peopled by perfectly natural people. Some interesting and mysterious, others less so. The paths chosen by her peers in this story encompass more in their own parts than what she herself can show us, but she is intimate enough to give us a shocking glimpse. The convolutions of their evolution distract her from recognizing her own trial; yet her impressions, and fancies give color to this slice of life which are not visible to the eye. The exotic and surreal are but a shadow within which the heart of the tale is told, while the common world is a stage, a mirror where the qualities which find highlight come to find representation. This book is more of an approach to the assumption of the first chord than a conscious pursuit of it. Those questions which vex and perplex will be surveyed, however, like is common in life, will become overshadowed and occluded by the sensibilities of living and the fancies of desire. They will mostly demonstrate the exceptional adeptness of her mind than demand their own focus. This is something of a modern day Anne Shirley. This tale is a fair sibling to its more concentrated dual, the Threshold. It too will approach the impossible, in its allusion to confirmation. It too will allow acknowledgement without forcing declarations out of itself. This tale is concerned with Angelica's point of view; her experiences and her exercise of will. We are intended to come to feel for her, not judge her. But, if we come to judge her, then perhaps we might come to judge ourselves. While this can be a difficult process, even that is useful to us in improving ourselves. To helping us wake up to ourselves.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This concept evolved out of the original inspirations for the Terminal Moment, the Second Gesture, Companion and Threshold. It is a story about awakening to true psionic power. Deliberately glancing across the surface of its three deep currents, this work focuses on one that makes less of a demand on the reader. It engages the mystery of psionics and confides, through an individual's life, the dark and twisted journey of essential self discovery. The apprehension of these greater mysteries only figures in as much as </w:t>
      </w:r>
      <w:r w:rsidRPr="00031083">
        <w:rPr>
          <w:rFonts w:ascii="Montserrat" w:hAnsi="Montserrat"/>
          <w:i/>
          <w:sz w:val="24"/>
        </w:rPr>
        <w:t xml:space="preserve">this individual, </w:t>
      </w:r>
      <w:r w:rsidRPr="00031083">
        <w:rPr>
          <w:rFonts w:ascii="Montserrat" w:hAnsi="Montserrat"/>
          <w:sz w:val="24"/>
        </w:rPr>
        <w:t>like any of us, has an opportunity to seize the meaning of it. She is witness to what each of us begins to discover once we begin to stray away from the model which we have become dedicated to supporting. What we can not help but confront in the advent of psionic revelation. All that we can know in existence is confronted in the mind. This story enters a disturbing arena where the prospect of illuminating psionic ability is a murky one at best. At present, serious investigation into the very basis of the most profound class of mental ability, has not necessarily reached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dependant nature of psionics, and the effects of basic interpretation on freeing these abilities is a prerequisite to even beginning an inquiry into the subject. It is in the interest of perusing these points that I have selected this as a possible environment for my first work of published fiction.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Marcus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She arrives at her new quarters, poorly informed and not entirely secure. Ember arrives to confront this unannounced imposition of a house 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031083">
        <w:rPr>
          <w:rFonts w:ascii="Montserrat" w:hAnsi="Montserrat"/>
          <w:i/>
          <w:sz w:val="24"/>
        </w:rPr>
        <w:t>her</w:t>
      </w:r>
      <w:r w:rsidRPr="00031083">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Angelica inquires about the source of her scholarship funding. She discovers that there are serious possibilities of a military connection, with such implied threats as becoming state property. She also discovers that she is something of a hot commodity in the interested eyes of a wide range of individual's tastes and insights. Add to her surprise her discovery of the re-assignment of the chief researcher from the Stanford medical unit who handled her sister's autopsy to the parapsychology research and development team she has been handed over to.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Amazed to discover that her sister was part of a government funded psionics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ultimate limit?</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Her older sister, Angelaelle, is one of the major ties between the leading roles. Her lover, Kelly, who is suicidally aggrieved over her loss. Her killer, Marcus, who pushed her so hard and who will seek to fulfill his desires and designs in Angelicaandrea. There is Angela herself, who lives on in the minds of those who knew her. Among the elements arriving newly to this inspiration, there is the one who is already self possessed and who acts like a muse. This is the one who knew of Angela at the last. However, most of this one's influence on the story is entirely subjective. Angelica also confronts a second mysterious death, which is the current school intrigue. Through her roommate, Ember, she is drawn into the circle of individuals who are creating the dangerous instability in what should otherwise be an observation period. They are a strange group. Angelica, a lonely soul, who deep in her heart seeks to become a confidant to God. Michael, a young man who is unwittingly the focus for a war between ageless magi. Marcus, a young man on the ultimate path of life who has reached the threshold of godhood.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Touch, it has been said, is the mother of all of the senses. So, in a world that has grown impersonal, what happens when a sensual young woman like Angelica ponders the reality of being so distant and removed as a god. What happens when faith, open mindedness, and desire are allowed to give way to an impossible quest to touch what we, in our limitation, call God. This is a map of moral, spiritual, philosophical, and existential paradoxes and questions which the vital, evolving mind must come in time to consider. Among these ideas are those which I have pondered also, which have expanded the limits of thought and perception, such as the shape of the awareness of so immense and complex a being as a god who is a part of all who are a part of him or her. As well, it demonstrates the frank candor with which I present my psyche to that which would aim to see it in its nakedness. It expresses that integrity with which I am without shame or false morality. It portrays my strength of will and responsibility to myself. It implies how, by being the best suited mind to one's self, one becomes so ideally suited to the company of gods.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elements of this story run so close to me, and my own struggle, that it is dangerous and painful for me to write. I am this divided soul who first became united in dreams as several individuals. I was placed in a situation where I had to find and cross this threshold of being and arrive at a point where I could touch this other part of myself as an equal. A free, fully developed aspect of my own self. This book must trace many of paths and revelations which I have followed myself. The appropriate theme is the dreaming of one's self into existence. It will involve many of the paradoxes of existence which I have encountered, and attempt to present them in such a way that it is removed from me to some extent, and yet reveals the sense of how such a thing is possible. It will do fairly to warn of the inherent dangers as much as entertain the wonders of possibility. Most of all, it is a book about how one can come to find oneself, and so find much more than one ever anticipated.</w:t>
      </w:r>
    </w:p>
    <w:p w:rsidR="00F20E2E" w:rsidRPr="00031083" w:rsidRDefault="00F20E2E">
      <w:pPr>
        <w:rPr>
          <w:rFonts w:ascii="Montserrat" w:hAnsi="Montserrat"/>
          <w:sz w:val="24"/>
        </w:rPr>
      </w:pPr>
      <w:r w:rsidRPr="00031083">
        <w:rPr>
          <w:rFonts w:ascii="Montserrat" w:hAnsi="Montserrat"/>
          <w:sz w:val="24"/>
        </w:rPr>
        <w:tab/>
        <w:t>One of those things which will be stressed, is just how difficult it is to approach that new direction from within the limits of the old. It is more than a test, it is a surpassing effort. For a mind with the wit to conceive of the possibilities of the story as it lives it, the passage beyond mere revelation to manifestation is within the limits of the story to relate. This book is not about the attainment of this extraordinary ascent, but a hard hitting illustration of the effort and excruciation of the attempt. All that exceeds will be easily within the convention of dreaming for the vacillating mind to take refuge. The key moment of the book is but an allusion to the piercing of the veil, what follows is the paradox of an unstated resolution. Some things will be seen, but the out come will not be told. It will be like An's smile, intimate, confiding, even conspiratorial, but visible only to the corner of the eye. Seen only by those who manage to glance in her direction. A harder thing to do than one would expect, for reasons stated in this very book.</w:t>
      </w:r>
    </w:p>
    <w:p w:rsidR="00F20E2E" w:rsidRPr="00031083" w:rsidRDefault="00F20E2E">
      <w:pPr>
        <w:rPr>
          <w:rFonts w:ascii="Montserrat" w:hAnsi="Montserrat"/>
          <w:sz w:val="24"/>
        </w:rPr>
      </w:pPr>
      <w:r w:rsidRPr="00031083">
        <w:rPr>
          <w:rFonts w:ascii="Montserrat" w:hAnsi="Montserrat"/>
          <w:sz w:val="24"/>
        </w:rPr>
        <w:tab/>
        <w:t>Like a good stalker, this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he is given a tour of his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parapsychology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Marcus virtually absorbs the key to a life long compulsion in his own part in Michael's and his exploration. He also literally absorbed the totality of Angela as a consequence of one of his uncontrolled experiments. She lives on in him and becomes the key to his triumph, and though seizing it may well cost him his present identity, it might also mean waking up to godhood.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For Michael,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Marcus fonds so useful. For years Marcus tried to fulfill his need in Michael, drawing things inn Michael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Michael and Marcus ask what it all really means, but to even consider the answer they find that the lines between reality and beyond are indeed quite thin. Thin enough for a dream to approach being far more, and a reality, so much less. The strange circumstances surrounding his death distract many of his compatriots, but the sudden discovery of an unexpected child shakes him to his foundation and opens the way for his transformation. He discovers a horrible truth about Marcus and during that confrontation the foundation of his reality cracks open beneath him. He becomes the first to transcend mortality only to assume a new mortality.</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Angelica witnesses the final confrontation between Michael and Marcus. In a demonstration of unconscionable power, Michael is beaten down. She helps Michael back to his room and watches over him for the entire night. He confides to Angelica the essence of a meeting he had with one of his old girlfriends and tries to explain how that relates to his fight with Marcus. In the morning, when he awakes, he is not himself any longer.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The breaking point, an unwise confrontation between her and her older sister's nemesis, shatters the last of Angelica's mental restraints. 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Angelica faces a tough decison, realizing that everything her sister was lives on in her killer. She begins to understand this aspect of the truth before she narrows the search down to Marcus. She eventually finds herself in the position of having to defend him from the wrath of Kelly and the researchers who consider him to blame for the death of Tony as well. This position is made even more difficult by the fact that marcus has gained an abominable lever over her through the insights of her sister. His efforts to seduce her and his instinct to use her much as he used everyone else in the project to further his own ends infuriates her.</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 xml:space="preserve">The inevitable confrontation marks a threshold point separating the mundane from the exotic. Angelica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031083">
        <w:rPr>
          <w:rFonts w:ascii="Montserrat" w:hAnsi="Montserrat"/>
          <w:i/>
          <w:sz w:val="24"/>
        </w:rPr>
        <w:t>something else</w:t>
      </w:r>
      <w:r w:rsidRPr="00031083">
        <w:rPr>
          <w:rFonts w:ascii="Montserrat" w:hAnsi="Montserrat"/>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t>
      </w:r>
      <w:r w:rsidRPr="00031083">
        <w:rPr>
          <w:rFonts w:ascii="Montserrat" w:hAnsi="Montserrat"/>
          <w:i/>
          <w:sz w:val="24"/>
        </w:rPr>
        <w:t xml:space="preserve">what is really going on. </w:t>
      </w:r>
      <w:r w:rsidRPr="00031083">
        <w:rPr>
          <w:rFonts w:ascii="Montserrat" w:hAnsi="Montserrat"/>
          <w:sz w:val="24"/>
        </w:rPr>
        <w:t xml:space="preserve">The answer is not what she expects. She begins to see a hidden architecture.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[rough excerpts]</w:t>
      </w:r>
      <w:r w:rsidRPr="00031083">
        <w:rPr>
          <w:rFonts w:ascii="Montserrat" w:hAnsi="Montserrat"/>
          <w:sz w:val="24"/>
        </w:rPr>
        <w:tab/>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[Michael] 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rsidR="00F20E2E" w:rsidRPr="00031083" w:rsidRDefault="00F20E2E">
      <w:pPr>
        <w:rPr>
          <w:rFonts w:ascii="Montserrat" w:hAnsi="Montserrat"/>
          <w:sz w:val="24"/>
        </w:rPr>
      </w:pPr>
      <w:r w:rsidRPr="00031083">
        <w:rPr>
          <w:rFonts w:ascii="Montserrat" w:hAnsi="Montserrat"/>
          <w:sz w:val="24"/>
        </w:rPr>
        <w:tab/>
        <w:t>What I can say I know is relatively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rsidR="00F20E2E" w:rsidRPr="00031083" w:rsidRDefault="00F20E2E">
      <w:pPr>
        <w:rPr>
          <w:rFonts w:ascii="Montserrat" w:hAnsi="Montserrat"/>
          <w:sz w:val="24"/>
        </w:rPr>
      </w:pPr>
      <w:r w:rsidRPr="00031083">
        <w:rPr>
          <w:rFonts w:ascii="Montserrat" w:hAnsi="Montserrat"/>
          <w:sz w:val="24"/>
        </w:rP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ab/>
        <w:t>Under subconscious control, power like this can only be described as magic.</w:t>
      </w:r>
    </w:p>
    <w:p w:rsidR="00F20E2E" w:rsidRPr="00031083" w:rsidRDefault="00F20E2E">
      <w:pPr>
        <w:rPr>
          <w:rFonts w:ascii="Montserrat" w:hAnsi="Montserrat"/>
          <w:sz w:val="24"/>
        </w:rPr>
      </w:pPr>
      <w:r w:rsidRPr="00031083">
        <w:rPr>
          <w:rFonts w:ascii="Montserrat" w:hAnsi="Montserrat"/>
          <w:sz w:val="24"/>
        </w:rPr>
        <w:tab/>
        <w:t>What do you mean?</w:t>
      </w:r>
    </w:p>
    <w:p w:rsidR="00F20E2E" w:rsidRPr="00031083" w:rsidRDefault="00F20E2E">
      <w:pPr>
        <w:rPr>
          <w:rFonts w:ascii="Montserrat" w:hAnsi="Montserrat"/>
          <w:sz w:val="24"/>
        </w:rPr>
      </w:pPr>
      <w:r w:rsidRPr="00031083">
        <w:rPr>
          <w:rFonts w:ascii="Montserrat" w:hAnsi="Montserrat"/>
          <w:sz w:val="24"/>
        </w:rPr>
        <w:tab/>
        <w:t xml:space="preserve">The whole science of psionics is about building a useful mechanism to direct and channel a monstrously unstable phenomenon. What we've accomplished so far is simply breaking down the built in restraints of our test subjects' minds. We have proved the existence of a power we have always dreamed of by just acknowledging the potential of the phenomenon our existence is based on. Unfortunately, for all we have tried to accomplish, the mechanism of psionics operates at a level that encompasses the subconscious and unconscious processes of the mind. What we think of as the conscious mind can develop the capacity to control the power, but all it literally does is approve or veto the execution of the power. Depending on the individual, a psionic can permit the manifestation of miraculous feats and events without realizing what they have done. Imagine what could result of this power being freed of rational limitations. </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br w:type="page"/>
        <w:t>Possible Exports</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Dialogues</w:t>
      </w:r>
      <w:r w:rsidRPr="00031083">
        <w:rPr>
          <w:rFonts w:ascii="Montserrat" w:hAnsi="Montserrat"/>
          <w:sz w:val="24"/>
        </w:rPr>
        <w:tab/>
        <w:t xml:space="preserve">AVATAR PROJECT \SEX &amp; DEATH · </w:t>
      </w:r>
      <w:r w:rsidRPr="00031083">
        <w:rPr>
          <w:rFonts w:ascii="Montserrat" w:hAnsi="Montserrat"/>
          <w:sz w:val="24"/>
        </w:rPr>
        <w:fldChar w:fldCharType="begin"/>
      </w:r>
      <w:r w:rsidRPr="00031083">
        <w:rPr>
          <w:rFonts w:ascii="Montserrat" w:hAnsi="Montserrat"/>
          <w:sz w:val="24"/>
        </w:rPr>
        <w:instrText xml:space="preserve"> PAGE  \* MERGEFORMAT </w:instrText>
      </w:r>
      <w:r w:rsidRPr="00031083">
        <w:rPr>
          <w:rFonts w:ascii="Montserrat" w:hAnsi="Montserrat"/>
          <w:sz w:val="24"/>
        </w:rPr>
        <w:fldChar w:fldCharType="separate"/>
      </w:r>
      <w:r w:rsidRPr="00031083">
        <w:rPr>
          <w:rFonts w:ascii="Montserrat" w:hAnsi="Montserrat"/>
          <w:noProof/>
          <w:sz w:val="24"/>
        </w:rPr>
        <w:t>516</w:t>
      </w:r>
      <w:r w:rsidRPr="00031083">
        <w:rPr>
          <w:rFonts w:ascii="Montserrat" w:hAnsi="Montserrat"/>
          <w:sz w:val="24"/>
        </w:rPr>
        <w:fldChar w:fldCharType="end"/>
      </w:r>
      <w:r w:rsidRPr="00031083">
        <w:rPr>
          <w:rFonts w:ascii="Montserrat" w:hAnsi="Montserrat"/>
          <w:sz w:val="24"/>
        </w:rPr>
        <w:t xml:space="preserve"> · </w:t>
      </w:r>
      <w:r w:rsidRPr="00031083">
        <w:rPr>
          <w:rFonts w:ascii="Montserrat" w:hAnsi="Montserrat"/>
          <w:sz w:val="24"/>
        </w:rPr>
        <w:fldChar w:fldCharType="begin"/>
      </w:r>
      <w:r w:rsidRPr="00031083">
        <w:rPr>
          <w:rFonts w:ascii="Montserrat" w:hAnsi="Montserrat"/>
          <w:sz w:val="24"/>
        </w:rPr>
        <w:instrText xml:space="preserve"> NUMWORDS  \* MERGEFORMAT </w:instrText>
      </w:r>
      <w:r w:rsidRPr="00031083">
        <w:rPr>
          <w:rFonts w:ascii="Montserrat" w:hAnsi="Montserrat"/>
          <w:sz w:val="24"/>
        </w:rPr>
        <w:fldChar w:fldCharType="separate"/>
      </w:r>
      <w:r w:rsidRPr="00031083">
        <w:rPr>
          <w:rFonts w:ascii="Montserrat" w:hAnsi="Montserrat"/>
          <w:noProof/>
          <w:sz w:val="24"/>
        </w:rPr>
        <w:t>8</w:t>
      </w:r>
      <w:r w:rsidRPr="00031083">
        <w:rPr>
          <w:rFonts w:ascii="Montserrat" w:hAnsi="Montserrat"/>
          <w:sz w:val="24"/>
        </w:rPr>
        <w:fldChar w:fldCharType="end"/>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Phoenix and Hunter · "Phoenix is not the problem."</w:t>
      </w:r>
    </w:p>
    <w:p w:rsidR="00F20E2E" w:rsidRPr="00031083" w:rsidRDefault="00F20E2E">
      <w:pPr>
        <w:rPr>
          <w:rFonts w:ascii="Montserrat" w:hAnsi="Montserrat"/>
          <w:sz w:val="24"/>
        </w:rPr>
      </w:pPr>
    </w:p>
    <w:p w:rsidR="00F20E2E" w:rsidRPr="00031083" w:rsidRDefault="00F20E2E">
      <w:pPr>
        <w:rPr>
          <w:rFonts w:ascii="Montserrat" w:hAnsi="Montserrat"/>
          <w:sz w:val="24"/>
        </w:rPr>
      </w:pPr>
      <w:r w:rsidRPr="00031083">
        <w:rPr>
          <w:rFonts w:ascii="Montserrat" w:hAnsi="Montserrat"/>
          <w:sz w:val="24"/>
        </w:rPr>
        <w:t>You've got to help me! Phoenix is out of control!</w:t>
      </w:r>
    </w:p>
    <w:p w:rsidR="00F20E2E" w:rsidRPr="00031083" w:rsidRDefault="00F20E2E">
      <w:pPr>
        <w:rPr>
          <w:rFonts w:ascii="Montserrat" w:hAnsi="Montserrat"/>
          <w:sz w:val="24"/>
        </w:rPr>
      </w:pPr>
      <w:r w:rsidRPr="00031083">
        <w:rPr>
          <w:rFonts w:ascii="Montserrat" w:hAnsi="Montserrat"/>
          <w:sz w:val="24"/>
        </w:rPr>
        <w:t>I don't see it that way.</w:t>
      </w:r>
    </w:p>
    <w:p w:rsidR="00F20E2E" w:rsidRPr="00031083" w:rsidRDefault="00F20E2E">
      <w:pPr>
        <w:rPr>
          <w:rFonts w:ascii="Montserrat" w:hAnsi="Montserrat"/>
          <w:sz w:val="24"/>
        </w:rPr>
      </w:pPr>
      <w:r w:rsidRPr="00031083">
        <w:rPr>
          <w:rFonts w:ascii="Montserrat" w:hAnsi="Montserrat"/>
          <w:sz w:val="24"/>
        </w:rPr>
        <w:t>Weren't you listening? She told you what she was planning to do. She's got to be stopped. She needs help!</w:t>
      </w:r>
    </w:p>
    <w:p w:rsidR="00F20E2E" w:rsidRPr="00031083" w:rsidRDefault="00F20E2E">
      <w:pPr>
        <w:rPr>
          <w:rFonts w:ascii="Montserrat" w:hAnsi="Montserrat"/>
          <w:sz w:val="24"/>
        </w:rPr>
      </w:pPr>
      <w:r w:rsidRPr="00031083">
        <w:rPr>
          <w:rFonts w:ascii="Montserrat" w:hAnsi="Montserrat"/>
          <w:sz w:val="24"/>
        </w:rPr>
        <w:t>Phoenix isn't the problem here.</w:t>
      </w:r>
    </w:p>
    <w:p w:rsidR="00F20E2E" w:rsidRPr="00031083" w:rsidRDefault="00F20E2E">
      <w:pPr>
        <w:rPr>
          <w:rFonts w:ascii="Montserrat" w:hAnsi="Montserrat"/>
          <w:sz w:val="24"/>
        </w:rPr>
      </w:pPr>
      <w:r w:rsidRPr="00031083">
        <w:rPr>
          <w:rFonts w:ascii="Montserrat" w:hAnsi="Montserrat"/>
          <w:sz w:val="24"/>
        </w:rPr>
        <w:t>You've got to be kidding? Phoenix has tried to kill me at least three times! She killed one of my friends to get at me, and she framed two others for rape and murder. Now she's at it again, killing one of my friends just to make people believe that I am dead! She won't stop until she has completely destroyed me!</w:t>
      </w:r>
    </w:p>
    <w:p w:rsidR="00F20E2E" w:rsidRPr="00031083" w:rsidRDefault="00F20E2E">
      <w:pPr>
        <w:rPr>
          <w:rFonts w:ascii="Montserrat" w:hAnsi="Montserrat"/>
          <w:sz w:val="24"/>
        </w:rPr>
      </w:pPr>
      <w:r w:rsidRPr="00031083">
        <w:rPr>
          <w:rFonts w:ascii="Montserrat" w:hAnsi="Montserrat"/>
          <w:sz w:val="24"/>
        </w:rPr>
        <w:t>That's because you are the problem.</w:t>
      </w:r>
    </w:p>
    <w:p w:rsidR="00F20E2E" w:rsidRPr="00031083" w:rsidRDefault="00F20E2E">
      <w:pPr>
        <w:rPr>
          <w:rFonts w:ascii="Montserrat" w:hAnsi="Montserrat"/>
          <w:sz w:val="24"/>
        </w:rPr>
      </w:pPr>
      <w:r w:rsidRPr="00031083">
        <w:rPr>
          <w:rFonts w:ascii="Montserrat" w:hAnsi="Montserrat"/>
          <w:sz w:val="24"/>
        </w:rPr>
        <w:t>I don't understand.</w:t>
      </w:r>
    </w:p>
    <w:p w:rsidR="00F20E2E" w:rsidRPr="00031083" w:rsidRDefault="00F20E2E">
      <w:pPr>
        <w:rPr>
          <w:rFonts w:ascii="Montserrat" w:hAnsi="Montserrat"/>
          <w:sz w:val="24"/>
        </w:rPr>
      </w:pPr>
      <w:r w:rsidRPr="00031083">
        <w:rPr>
          <w:rFonts w:ascii="Montserrat" w:hAnsi="Montserrat"/>
          <w:sz w:val="24"/>
        </w:rPr>
        <w:t>Obviously. Phoenix accepts that she is you. It is you who refuses to accept that you are Phoenix.</w:t>
      </w:r>
    </w:p>
    <w:p w:rsidR="00F20E2E" w:rsidRPr="00031083" w:rsidRDefault="00F20E2E">
      <w:pPr>
        <w:rPr>
          <w:rFonts w:ascii="Montserrat" w:hAnsi="Montserrat"/>
          <w:sz w:val="24"/>
        </w:rPr>
      </w:pPr>
      <w:r w:rsidRPr="00031083">
        <w:rPr>
          <w:rFonts w:ascii="Montserrat" w:hAnsi="Montserrat"/>
          <w:sz w:val="24"/>
        </w:rPr>
        <w:t>But I know that Phoenix and I are the same person.</w:t>
      </w:r>
    </w:p>
    <w:p w:rsidR="00F20E2E" w:rsidRPr="00031083" w:rsidRDefault="00F20E2E">
      <w:pPr>
        <w:rPr>
          <w:rFonts w:ascii="Montserrat" w:hAnsi="Montserrat"/>
          <w:sz w:val="24"/>
        </w:rPr>
      </w:pPr>
      <w:r w:rsidRPr="00031083">
        <w:rPr>
          <w:rFonts w:ascii="Montserrat" w:hAnsi="Montserrat"/>
          <w:sz w:val="24"/>
        </w:rPr>
        <w:t xml:space="preserve">No, you deduce that Phoenix and you are the same person. That's not the same thing. In order for you to truly accept that you are Phoenix, you would have to accept the experiences that make Phoenix who she is as your own. That is what Phoenix did before she ever became independent of you. She never had the luxury of denying what happened to her, and as a result she grew from those experiences. That's why she's more powerful than you are. </w:t>
      </w:r>
    </w:p>
    <w:p w:rsidR="00F20E2E" w:rsidRPr="00031083" w:rsidRDefault="00F20E2E">
      <w:pPr>
        <w:rPr>
          <w:rFonts w:ascii="Montserrat" w:hAnsi="Montserrat"/>
          <w:sz w:val="24"/>
        </w:rPr>
      </w:pPr>
      <w:r w:rsidRPr="00031083">
        <w:rPr>
          <w:rFonts w:ascii="Montserrat" w:hAnsi="Montserrat"/>
          <w:sz w:val="24"/>
        </w:rPr>
        <w:t>How can I accept her experience when I don't even know what happened to her? What did happen to her?</w:t>
      </w:r>
    </w:p>
    <w:p w:rsidR="00F20E2E" w:rsidRPr="00031083" w:rsidRDefault="00F20E2E">
      <w:pPr>
        <w:rPr>
          <w:rFonts w:ascii="Montserrat" w:hAnsi="Montserrat"/>
          <w:sz w:val="24"/>
        </w:rPr>
      </w:pPr>
      <w:r w:rsidRPr="00031083">
        <w:rPr>
          <w:rFonts w:ascii="Montserrat" w:hAnsi="Montserrat"/>
          <w:sz w:val="24"/>
        </w:rPr>
        <w:t xml:space="preserve">You know. That's the problem. You know and you refuse to accept that it happened. You block it out. I could tell you until I was blue in the face, but you will never accept that it happened to you. So, I won't tell you. </w:t>
      </w:r>
    </w:p>
    <w:p w:rsidR="00F20E2E" w:rsidRPr="00031083" w:rsidRDefault="00F20E2E">
      <w:pPr>
        <w:rPr>
          <w:rFonts w:ascii="Montserrat" w:hAnsi="Montserrat"/>
          <w:sz w:val="24"/>
        </w:rPr>
      </w:pPr>
      <w:r w:rsidRPr="00031083">
        <w:rPr>
          <w:rFonts w:ascii="Montserrat" w:hAnsi="Montserrat"/>
          <w:sz w:val="24"/>
        </w:rPr>
        <w:t>So, you are refusing to help.</w:t>
      </w:r>
    </w:p>
    <w:p w:rsidR="00F20E2E" w:rsidRPr="00031083" w:rsidRDefault="00F20E2E">
      <w:pPr>
        <w:rPr>
          <w:rFonts w:ascii="Montserrat" w:hAnsi="Montserrat"/>
          <w:sz w:val="24"/>
        </w:rPr>
      </w:pPr>
      <w:r w:rsidRPr="00031083">
        <w:rPr>
          <w:rFonts w:ascii="Montserrat" w:hAnsi="Montserrat"/>
          <w:sz w:val="24"/>
        </w:rPr>
        <w:t xml:space="preserve">I can only help you help yourself. I am just saying that what makes you you is your stubborn denial. In a sense, you have a strength that Phoenix never had. You have so much confidence in yourself that you are justified in believing that what happened to her can never happen to you. You had it as a child, and you could say that Phoenix is derived from learning the hard way that it could. </w:t>
      </w:r>
    </w:p>
    <w:p w:rsidR="00F20E2E" w:rsidRPr="00031083" w:rsidRDefault="00F20E2E">
      <w:pPr>
        <w:rPr>
          <w:rFonts w:ascii="Montserrat" w:hAnsi="Montserrat"/>
          <w:sz w:val="24"/>
        </w:rPr>
      </w:pPr>
      <w:r w:rsidRPr="00031083">
        <w:rPr>
          <w:rFonts w:ascii="Montserrat" w:hAnsi="Montserrat"/>
          <w:sz w:val="24"/>
        </w:rPr>
        <w:t>If that's true, then how did Phoenix ever manage to accept that she is me? I mean, if my confidence is what defines me, and she never had it, then how can you say she is whole and I am not?</w:t>
      </w:r>
    </w:p>
    <w:p w:rsidR="00F20E2E" w:rsidRPr="00031083" w:rsidRDefault="00F20E2E">
      <w:pPr>
        <w:rPr>
          <w:rFonts w:ascii="Montserrat" w:hAnsi="Montserrat"/>
          <w:sz w:val="24"/>
        </w:rPr>
      </w:pPr>
      <w:r w:rsidRPr="00031083">
        <w:rPr>
          <w:rFonts w:ascii="Montserrat" w:hAnsi="Montserrat"/>
          <w:sz w:val="24"/>
        </w:rPr>
        <w:t xml:space="preserve">You keep missing the point. She does accept that she is you, but on a level so deep that it reinforces your own defiance. She accepts that she is you apart from herself. You are her confidence. The embodiment of it. </w:t>
      </w:r>
    </w:p>
    <w:p w:rsidR="00F20E2E" w:rsidRPr="00031083" w:rsidRDefault="00F20E2E">
      <w:pPr>
        <w:rPr>
          <w:rFonts w:ascii="Montserrat" w:hAnsi="Montserrat"/>
          <w:sz w:val="24"/>
        </w:rPr>
      </w:pPr>
      <w:r w:rsidRPr="00031083">
        <w:rPr>
          <w:rFonts w:ascii="Montserrat" w:hAnsi="Montserrat"/>
          <w:sz w:val="24"/>
        </w:rPr>
        <w:t>Then how can I be the problem when she is contributing to me as much as I am.</w:t>
      </w:r>
    </w:p>
    <w:p w:rsidR="00F20E2E" w:rsidRPr="00031083" w:rsidRDefault="00F20E2E">
      <w:pPr>
        <w:rPr>
          <w:rFonts w:ascii="Montserrat" w:hAnsi="Montserrat"/>
          <w:sz w:val="24"/>
        </w:rPr>
      </w:pPr>
      <w:r w:rsidRPr="00031083">
        <w:rPr>
          <w:rFonts w:ascii="Montserrat" w:hAnsi="Montserrat"/>
          <w:sz w:val="24"/>
        </w:rPr>
        <w:t xml:space="preserve">Because you are the same person. In her understanding, she has to be two people to be whole. On one hand, she hates herself for allowing her to suffer as she did, and that's why she tried to kill you. You are stronger than she is and she resents you for it. She has to, because from her side of your existence, you hate her with all your heart. You would not see it that way, but only hatred is powerful enough to tear a soul apart—to divide you from yourself. The key to her self acceptance lies with you. You loved her on sight. You loved her as a person, you saw her as a unique and worthwhile being, and she sensed that immediately. You taught her to love her self. You made her realize that love was not incompatible with hate, it could be just as strong, just as passionate and fixed on exactly the same thing. She eventually realized that the hatred she always felt you had toward her was actually hatred for something that happened to her, and she too hated it. She could hate it without denying it. You healed her, and that is why she is whole, even though you are not. </w:t>
      </w:r>
    </w:p>
    <w:p w:rsidR="00F20E2E" w:rsidRPr="00031083" w:rsidRDefault="00F20E2E">
      <w:pPr>
        <w:rPr>
          <w:rFonts w:ascii="Montserrat" w:hAnsi="Montserrat"/>
          <w:sz w:val="24"/>
        </w:rPr>
      </w:pPr>
      <w:r w:rsidRPr="00031083">
        <w:rPr>
          <w:rFonts w:ascii="Montserrat" w:hAnsi="Montserrat"/>
          <w:sz w:val="24"/>
        </w:rPr>
        <w:t>So, how do we make it work the other way? I don't want to be the problem. I want to be healed too. I want to be whole.</w:t>
      </w:r>
    </w:p>
    <w:p w:rsidR="00F20E2E" w:rsidRPr="00031083" w:rsidRDefault="00F20E2E">
      <w:pPr>
        <w:rPr>
          <w:rFonts w:ascii="Montserrat" w:hAnsi="Montserrat"/>
          <w:sz w:val="24"/>
        </w:rPr>
      </w:pPr>
      <w:r w:rsidRPr="00031083">
        <w:rPr>
          <w:rFonts w:ascii="Montserrat" w:hAnsi="Montserrat"/>
          <w:sz w:val="24"/>
        </w:rPr>
        <w:t>I am sure you do. Unfortunately, it can't be that easy for you.</w:t>
      </w:r>
    </w:p>
    <w:p w:rsidR="00F20E2E" w:rsidRPr="00031083" w:rsidRDefault="00F20E2E">
      <w:pPr>
        <w:rPr>
          <w:rFonts w:ascii="Montserrat" w:hAnsi="Montserrat"/>
          <w:sz w:val="24"/>
        </w:rPr>
      </w:pPr>
      <w:r w:rsidRPr="00031083">
        <w:rPr>
          <w:rFonts w:ascii="Montserrat" w:hAnsi="Montserrat"/>
          <w:sz w:val="24"/>
        </w:rPr>
        <w:t>Why not?</w:t>
      </w:r>
    </w:p>
    <w:p w:rsidR="00F20E2E" w:rsidRPr="00031083" w:rsidRDefault="00F20E2E">
      <w:pPr>
        <w:rPr>
          <w:rFonts w:ascii="Montserrat" w:hAnsi="Montserrat"/>
          <w:sz w:val="24"/>
        </w:rPr>
      </w:pPr>
      <w:r w:rsidRPr="00031083">
        <w:rPr>
          <w:rFonts w:ascii="Montserrat" w:hAnsi="Montserrat"/>
          <w:sz w:val="24"/>
        </w:rPr>
        <w:t xml:space="preserve">Because the only way to heal you is to break you. To hurt you worse than you can imagine being hurt. </w:t>
      </w:r>
    </w:p>
    <w:p w:rsidR="00F20E2E" w:rsidRPr="00031083" w:rsidRDefault="00F20E2E">
      <w:pPr>
        <w:rPr>
          <w:rFonts w:ascii="Montserrat" w:hAnsi="Montserrat"/>
          <w:sz w:val="24"/>
        </w:rPr>
      </w:pPr>
      <w:r w:rsidRPr="00031083">
        <w:rPr>
          <w:rFonts w:ascii="Montserrat" w:hAnsi="Montserrat"/>
          <w:sz w:val="24"/>
        </w:rPr>
        <w:t>That's insane.</w:t>
      </w:r>
    </w:p>
    <w:p w:rsidR="00F20E2E" w:rsidRPr="00031083" w:rsidRDefault="00F20E2E">
      <w:pPr>
        <w:rPr>
          <w:rFonts w:ascii="Montserrat" w:hAnsi="Montserrat"/>
          <w:sz w:val="24"/>
        </w:rPr>
      </w:pPr>
      <w:r w:rsidRPr="00031083">
        <w:rPr>
          <w:rFonts w:ascii="Montserrat" w:hAnsi="Montserrat"/>
          <w:sz w:val="24"/>
        </w:rPr>
        <w:t xml:space="preserve">That's a necessity of evolution. You can't be whole until you catch up with your self. </w:t>
      </w:r>
    </w:p>
    <w:p w:rsidR="00F20E2E" w:rsidRPr="00031083" w:rsidRDefault="00F20E2E">
      <w:pPr>
        <w:rPr>
          <w:rFonts w:ascii="Montserrat" w:hAnsi="Montserrat"/>
          <w:sz w:val="24"/>
        </w:rPr>
      </w:pPr>
      <w:r w:rsidRPr="00031083">
        <w:rPr>
          <w:rFonts w:ascii="Montserrat" w:hAnsi="Montserrat"/>
          <w:sz w:val="24"/>
        </w:rPr>
        <w:t xml:space="preserve">That's not what I meant. I've never been afraid of being hurt. I don't object to being hurt for a reason, but I don't believe that any kind of true healing can involve—require—hurting a person. If a person knows what they are doing, they can heal anything without causing unnecessary pain. </w:t>
      </w:r>
    </w:p>
    <w:p w:rsidR="00F20E2E" w:rsidRPr="00031083" w:rsidRDefault="00F20E2E">
      <w:pPr>
        <w:rPr>
          <w:rFonts w:ascii="Montserrat" w:hAnsi="Montserrat"/>
          <w:sz w:val="24"/>
        </w:rPr>
      </w:pPr>
      <w:r w:rsidRPr="00031083">
        <w:rPr>
          <w:rFonts w:ascii="Montserrat" w:hAnsi="Montserrat"/>
          <w:sz w:val="24"/>
        </w:rPr>
        <w:t>Who ever said that pain was unnecessary?</w:t>
      </w:r>
    </w:p>
    <w:p w:rsidR="00F20E2E" w:rsidRPr="00031083" w:rsidRDefault="00F20E2E">
      <w:pPr>
        <w:rPr>
          <w:rFonts w:ascii="Montserrat" w:hAnsi="Montserrat"/>
          <w:sz w:val="24"/>
        </w:rPr>
      </w:pPr>
      <w:r w:rsidRPr="00031083">
        <w:rPr>
          <w:rFonts w:ascii="Montserrat" w:hAnsi="Montserrat"/>
          <w:sz w:val="24"/>
        </w:rPr>
        <w:t>I do!</w:t>
      </w:r>
    </w:p>
    <w:p w:rsidR="00F20E2E" w:rsidRPr="00031083" w:rsidRDefault="00F20E2E">
      <w:pPr>
        <w:rPr>
          <w:rFonts w:ascii="Montserrat" w:hAnsi="Montserrat"/>
          <w:sz w:val="24"/>
        </w:rPr>
      </w:pPr>
      <w:r w:rsidRPr="00031083">
        <w:rPr>
          <w:rFonts w:ascii="Montserrat" w:hAnsi="Montserrat"/>
          <w:sz w:val="24"/>
        </w:rPr>
        <w:t xml:space="preserve">And that's my point. You have never been hurt. You always turn agony into victory, and cheat yourself of the things you could have learned. </w:t>
      </w:r>
    </w:p>
    <w:p w:rsidR="00F20E2E" w:rsidRPr="00031083" w:rsidRDefault="00F20E2E">
      <w:pPr>
        <w:rPr>
          <w:rFonts w:ascii="Montserrat" w:hAnsi="Montserrat"/>
          <w:sz w:val="24"/>
        </w:rPr>
      </w:pPr>
      <w:r w:rsidRPr="00031083">
        <w:rPr>
          <w:rFonts w:ascii="Montserrat" w:hAnsi="Montserrat"/>
          <w:sz w:val="24"/>
        </w:rPr>
        <w:t>I don't believe that.</w:t>
      </w:r>
    </w:p>
    <w:p w:rsidR="00F20E2E" w:rsidRPr="00031083" w:rsidRDefault="00F20E2E">
      <w:pPr>
        <w:rPr>
          <w:rFonts w:ascii="Montserrat" w:hAnsi="Montserrat"/>
          <w:sz w:val="24"/>
        </w:rPr>
      </w:pPr>
      <w:r w:rsidRPr="00031083">
        <w:rPr>
          <w:rFonts w:ascii="Montserrat" w:hAnsi="Montserrat"/>
          <w:sz w:val="24"/>
        </w:rPr>
        <w:t xml:space="preserve">I know. Phoenix, you are going to make this almost too easy. </w:t>
      </w: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rPr>
          <w:rFonts w:ascii="Montserrat" w:hAnsi="Montserrat"/>
          <w:sz w:val="24"/>
        </w:rPr>
      </w:pPr>
    </w:p>
    <w:p w:rsidR="00F20E2E" w:rsidRPr="00031083" w:rsidRDefault="00F20E2E">
      <w:pPr>
        <w:numPr>
          <w:ins w:id="10" w:author="Unknown"/>
        </w:numPr>
        <w:rPr>
          <w:rFonts w:ascii="Montserrat" w:hAnsi="Montserrat"/>
          <w:sz w:val="24"/>
        </w:rPr>
      </w:pPr>
    </w:p>
    <w:sectPr w:rsidR="00F20E2E" w:rsidRPr="0003108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0E2E" w:rsidRDefault="00F20E2E">
      <w:pPr>
        <w:spacing w:line="240" w:lineRule="auto"/>
      </w:pPr>
      <w:r>
        <w:separator/>
      </w:r>
    </w:p>
  </w:endnote>
  <w:endnote w:type="continuationSeparator" w:id="0">
    <w:p w:rsidR="00F20E2E" w:rsidRDefault="00F20E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0E2E" w:rsidRDefault="00F20E2E">
      <w:pPr>
        <w:spacing w:line="240" w:lineRule="auto"/>
      </w:pPr>
      <w:r>
        <w:separator/>
      </w:r>
    </w:p>
  </w:footnote>
  <w:footnote w:type="continuationSeparator" w:id="0">
    <w:p w:rsidR="00F20E2E" w:rsidRDefault="00F20E2E">
      <w:pPr>
        <w:spacing w:line="240" w:lineRule="auto"/>
      </w:pPr>
      <w:r>
        <w:continuationSeparator/>
      </w:r>
    </w:p>
  </w:footnote>
  <w:footnote w:id="1">
    <w:p w:rsidR="00F20E2E" w:rsidRDefault="00F20E2E">
      <w:pPr>
        <w:numPr>
          <w:ins w:id="3" w:author="Unknown"/>
        </w:numPr>
        <w:rPr>
          <w:ins w:id="4" w:author="David Roberson" w:date="2005-05-30T20:39:00Z"/>
        </w:rPr>
      </w:pPr>
      <w:ins w:id="5" w:author="David Roberson" w:date="2005-05-30T20:39:00Z">
        <w:r>
          <w:footnoteRef/>
        </w:r>
        <w:r>
          <w:t xml:space="preserve"> this designation is temporary pending the articulation of appropriate ranks and duties of officers of the Psionic Corps. Psionic Cops personnel are attached to Naval ships in much the same way as the Marine Corps and are an independant branch of the IAS.</w:t>
        </w:r>
      </w:ins>
    </w:p>
  </w:footnote>
  <w:footnote w:id="2">
    <w:p w:rsidR="00F20E2E" w:rsidRDefault="00F20E2E">
      <w:pPr>
        <w:numPr>
          <w:ins w:id="7" w:author="Unknown"/>
        </w:numPr>
        <w:rPr>
          <w:ins w:id="8" w:author="David Roberson" w:date="2005-05-30T20:39:00Z"/>
        </w:rPr>
      </w:pPr>
      <w:ins w:id="9" w:author="David Roberson" w:date="2005-05-30T20:39:00Z">
        <w:r>
          <w:footnoteRef/>
        </w:r>
        <w:r>
          <w:t xml:space="preserve"> The intrface current they encountered was the opening, or realignment pulse created when the node reassigned itself to the translation net. Confirmation and tuning pulses will follow for a reletively short period making low AOI dives very dangerous for up to a month. Similar if lesser pulses accompany any actual translation in the network, which is as much as the Fleet knows about the phenominon.</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926B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C064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FB042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68C9EC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9C39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58B5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74EF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527E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C1278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D651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670984684">
    <w:abstractNumId w:val="9"/>
  </w:num>
  <w:num w:numId="2" w16cid:durableId="786123704">
    <w:abstractNumId w:val="8"/>
  </w:num>
  <w:num w:numId="3" w16cid:durableId="255284089">
    <w:abstractNumId w:val="0"/>
  </w:num>
  <w:num w:numId="4" w16cid:durableId="50466797">
    <w:abstractNumId w:val="1"/>
  </w:num>
  <w:num w:numId="5" w16cid:durableId="444429145">
    <w:abstractNumId w:val="2"/>
  </w:num>
  <w:num w:numId="6" w16cid:durableId="1845699995">
    <w:abstractNumId w:val="3"/>
  </w:num>
  <w:num w:numId="7" w16cid:durableId="1449277989">
    <w:abstractNumId w:val="4"/>
  </w:num>
  <w:num w:numId="8" w16cid:durableId="1496915316">
    <w:abstractNumId w:val="5"/>
  </w:num>
  <w:num w:numId="9" w16cid:durableId="867764052">
    <w:abstractNumId w:val="6"/>
  </w:num>
  <w:num w:numId="10" w16cid:durableId="1291976753">
    <w:abstractNumId w:val="7"/>
  </w:num>
  <w:num w:numId="11" w16cid:durableId="2078236753">
    <w:abstractNumId w:val="12"/>
  </w:num>
  <w:num w:numId="12" w16cid:durableId="1054163412">
    <w:abstractNumId w:val="11"/>
  </w:num>
  <w:num w:numId="13" w16cid:durableId="869104811">
    <w:abstractNumId w:val="10"/>
  </w:num>
  <w:num w:numId="14" w16cid:durableId="2138527631">
    <w:abstractNumId w:val="10"/>
  </w:num>
  <w:num w:numId="15" w16cid:durableId="1229926595">
    <w:abstractNumId w:val="10"/>
  </w:num>
  <w:num w:numId="16" w16cid:durableId="1635520414">
    <w:abstractNumId w:val="10"/>
  </w:num>
  <w:num w:numId="17" w16cid:durableId="1267157646">
    <w:abstractNumId w:val="10"/>
  </w:num>
  <w:num w:numId="18" w16cid:durableId="1962879256">
    <w:abstractNumId w:val="10"/>
  </w:num>
  <w:num w:numId="19" w16cid:durableId="72314520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berson">
    <w15:presenceInfo w15:providerId="Windows Live" w15:userId="0bded853d814c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3F43"/>
    <w:rsid w:val="00013F43"/>
    <w:rsid w:val="00031083"/>
    <w:rsid w:val="00330574"/>
    <w:rsid w:val="00F20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9C1FB6E-ACB1-4C72-8F3C-E1DE33B8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083"/>
    <w:pPr>
      <w:spacing w:after="240" w:line="276" w:lineRule="auto"/>
    </w:pPr>
    <w:rPr>
      <w:rFonts w:cstheme="minorHAnsi"/>
      <w:sz w:val="28"/>
      <w:szCs w:val="28"/>
    </w:rPr>
  </w:style>
  <w:style w:type="paragraph" w:styleId="Heading1">
    <w:name w:val="heading 1"/>
    <w:basedOn w:val="NoSpacing"/>
    <w:next w:val="Normal"/>
    <w:link w:val="Heading1Char"/>
    <w:qFormat/>
    <w:rsid w:val="0003108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31083"/>
    <w:pPr>
      <w:numPr>
        <w:ilvl w:val="1"/>
        <w:numId w:val="19"/>
      </w:numPr>
      <w:outlineLvl w:val="1"/>
    </w:pPr>
    <w:rPr>
      <w:rFonts w:ascii="Montserrat" w:hAnsi="Montserrat"/>
      <w:sz w:val="48"/>
      <w:szCs w:val="48"/>
    </w:rPr>
  </w:style>
  <w:style w:type="paragraph" w:styleId="Heading3">
    <w:name w:val="heading 3"/>
    <w:basedOn w:val="Heading2"/>
    <w:next w:val="Normal"/>
    <w:link w:val="Heading3Char"/>
    <w:qFormat/>
    <w:rsid w:val="00031083"/>
    <w:pPr>
      <w:outlineLvl w:val="2"/>
    </w:pPr>
    <w:rPr>
      <w:sz w:val="40"/>
    </w:rPr>
  </w:style>
  <w:style w:type="paragraph" w:styleId="Heading4">
    <w:name w:val="heading 4"/>
    <w:basedOn w:val="Heading3"/>
    <w:next w:val="Normal"/>
    <w:link w:val="Heading4Char"/>
    <w:qFormat/>
    <w:rsid w:val="00031083"/>
    <w:pPr>
      <w:numPr>
        <w:ilvl w:val="3"/>
      </w:numPr>
      <w:outlineLvl w:val="3"/>
    </w:pPr>
    <w:rPr>
      <w:sz w:val="32"/>
    </w:rPr>
  </w:style>
  <w:style w:type="paragraph" w:styleId="Heading5">
    <w:name w:val="heading 5"/>
    <w:basedOn w:val="Heading4"/>
    <w:next w:val="Normal"/>
    <w:link w:val="Heading5Char"/>
    <w:qFormat/>
    <w:rsid w:val="00031083"/>
    <w:pPr>
      <w:numPr>
        <w:ilvl w:val="4"/>
      </w:numPr>
      <w:outlineLvl w:val="4"/>
    </w:pPr>
    <w:rPr>
      <w:sz w:val="28"/>
    </w:rPr>
  </w:style>
  <w:style w:type="paragraph" w:styleId="Heading6">
    <w:name w:val="heading 6"/>
    <w:basedOn w:val="Heading5"/>
    <w:next w:val="Normal"/>
    <w:link w:val="Heading6Char"/>
    <w:qFormat/>
    <w:rsid w:val="00031083"/>
    <w:pPr>
      <w:numPr>
        <w:ilvl w:val="5"/>
      </w:numPr>
      <w:outlineLvl w:val="5"/>
    </w:pPr>
    <w:rPr>
      <w:bCs/>
      <w:sz w:val="24"/>
      <w:szCs w:val="24"/>
      <w:u w:val="single"/>
    </w:rPr>
  </w:style>
  <w:style w:type="paragraph" w:styleId="Heading7">
    <w:name w:val="heading 7"/>
    <w:basedOn w:val="Heading6"/>
    <w:next w:val="Normal"/>
    <w:link w:val="Heading7Char"/>
    <w:qFormat/>
    <w:rsid w:val="00031083"/>
    <w:pPr>
      <w:keepNext w:val="0"/>
      <w:numPr>
        <w:ilvl w:val="0"/>
        <w:numId w:val="0"/>
      </w:numPr>
      <w:outlineLvl w:val="6"/>
    </w:pPr>
    <w:rPr>
      <w:b w:val="0"/>
      <w:kern w:val="0"/>
    </w:rPr>
  </w:style>
  <w:style w:type="paragraph" w:styleId="Heading8">
    <w:name w:val="heading 8"/>
    <w:basedOn w:val="Heading6"/>
    <w:next w:val="Normal"/>
    <w:link w:val="Heading8Char"/>
    <w:qFormat/>
    <w:rsid w:val="00031083"/>
    <w:pPr>
      <w:outlineLvl w:val="7"/>
    </w:pPr>
    <w:rPr>
      <w:i/>
      <w:iCs/>
      <w:u w:val="none"/>
    </w:rPr>
  </w:style>
  <w:style w:type="paragraph" w:styleId="Heading9">
    <w:name w:val="heading 9"/>
    <w:basedOn w:val="Heading8"/>
    <w:next w:val="Normal"/>
    <w:link w:val="Heading9Char"/>
    <w:qFormat/>
    <w:rsid w:val="0003108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03108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3108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31083"/>
    <w:rPr>
      <w:rFonts w:eastAsia="Times New Roman" w:cstheme="minorHAnsi"/>
      <w:b/>
      <w:kern w:val="28"/>
      <w:sz w:val="56"/>
      <w:szCs w:val="28"/>
    </w:rPr>
  </w:style>
  <w:style w:type="paragraph" w:customStyle="1" w:styleId="Subheading2">
    <w:name w:val="Subheading 2"/>
    <w:basedOn w:val="Subheading1"/>
    <w:next w:val="Normal"/>
    <w:link w:val="Subheading2Char"/>
    <w:qFormat/>
    <w:rsid w:val="00031083"/>
  </w:style>
  <w:style w:type="character" w:customStyle="1" w:styleId="Subheading2Char">
    <w:name w:val="Subheading 2 Char"/>
    <w:link w:val="Subheading2"/>
    <w:rsid w:val="0003108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31083"/>
    <w:rPr>
      <w:sz w:val="40"/>
      <w:szCs w:val="40"/>
    </w:rPr>
  </w:style>
  <w:style w:type="character" w:customStyle="1" w:styleId="Subheading3Char">
    <w:name w:val="Subheading 3 Char"/>
    <w:link w:val="Subheading3"/>
    <w:rsid w:val="0003108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31083"/>
    <w:pPr>
      <w:spacing w:before="240" w:line="240" w:lineRule="auto"/>
    </w:pPr>
    <w:rPr>
      <w:vertAlign w:val="subscript"/>
    </w:rPr>
  </w:style>
  <w:style w:type="character" w:customStyle="1" w:styleId="SuptitleChar">
    <w:name w:val="Suptitle Char"/>
    <w:link w:val="Suptitle"/>
    <w:rsid w:val="0003108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31083"/>
    <w:rPr>
      <w:b w:val="0"/>
      <w:bCs w:val="0"/>
      <w:color w:val="7F7F7F"/>
      <w:vertAlign w:val="superscript"/>
    </w:rPr>
  </w:style>
  <w:style w:type="character" w:customStyle="1" w:styleId="SubtitleChar">
    <w:name w:val="Subtitle Char"/>
    <w:link w:val="Subtitle"/>
    <w:uiPriority w:val="11"/>
    <w:rsid w:val="0003108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31083"/>
    <w:pPr>
      <w:spacing w:after="0"/>
    </w:pPr>
  </w:style>
  <w:style w:type="character" w:customStyle="1" w:styleId="Heading2Char">
    <w:name w:val="Heading 2 Char"/>
    <w:link w:val="Heading2"/>
    <w:rsid w:val="00031083"/>
    <w:rPr>
      <w:rFonts w:ascii="Montserrat" w:eastAsia="Times New Roman" w:hAnsi="Montserrat" w:cstheme="minorHAnsi"/>
      <w:b/>
      <w:kern w:val="28"/>
      <w:sz w:val="48"/>
      <w:szCs w:val="48"/>
    </w:rPr>
  </w:style>
  <w:style w:type="character" w:customStyle="1" w:styleId="Heading3Char">
    <w:name w:val="Heading 3 Char"/>
    <w:link w:val="Heading3"/>
    <w:rsid w:val="00031083"/>
    <w:rPr>
      <w:rFonts w:ascii="Montserrat" w:eastAsia="Times New Roman" w:hAnsi="Montserrat" w:cstheme="minorHAnsi"/>
      <w:b/>
      <w:kern w:val="28"/>
      <w:sz w:val="40"/>
      <w:szCs w:val="48"/>
    </w:rPr>
  </w:style>
  <w:style w:type="character" w:customStyle="1" w:styleId="Heading4Char">
    <w:name w:val="Heading 4 Char"/>
    <w:link w:val="Heading4"/>
    <w:rsid w:val="00031083"/>
    <w:rPr>
      <w:rFonts w:ascii="Montserrat" w:eastAsia="Times New Roman" w:hAnsi="Montserrat" w:cstheme="minorHAnsi"/>
      <w:b/>
      <w:kern w:val="28"/>
      <w:sz w:val="32"/>
      <w:szCs w:val="48"/>
    </w:rPr>
  </w:style>
  <w:style w:type="character" w:customStyle="1" w:styleId="Heading5Char">
    <w:name w:val="Heading 5 Char"/>
    <w:link w:val="Heading5"/>
    <w:rsid w:val="00031083"/>
    <w:rPr>
      <w:rFonts w:ascii="Montserrat" w:eastAsia="Times New Roman" w:hAnsi="Montserrat" w:cstheme="minorHAnsi"/>
      <w:b/>
      <w:kern w:val="28"/>
      <w:sz w:val="28"/>
      <w:szCs w:val="48"/>
    </w:rPr>
  </w:style>
  <w:style w:type="character" w:customStyle="1" w:styleId="Heading6Char">
    <w:name w:val="Heading 6 Char"/>
    <w:link w:val="Heading6"/>
    <w:rsid w:val="00031083"/>
    <w:rPr>
      <w:rFonts w:ascii="Montserrat" w:eastAsia="Times New Roman" w:hAnsi="Montserrat" w:cstheme="minorHAnsi"/>
      <w:b/>
      <w:bCs/>
      <w:kern w:val="28"/>
      <w:sz w:val="24"/>
      <w:szCs w:val="24"/>
      <w:u w:val="single"/>
    </w:rPr>
  </w:style>
  <w:style w:type="character" w:customStyle="1" w:styleId="Heading7Char">
    <w:name w:val="Heading 7 Char"/>
    <w:link w:val="Heading7"/>
    <w:rsid w:val="00031083"/>
    <w:rPr>
      <w:rFonts w:ascii="Montserrat" w:eastAsia="Times New Roman" w:hAnsi="Montserrat" w:cstheme="minorHAnsi"/>
      <w:bCs/>
      <w:sz w:val="24"/>
      <w:szCs w:val="24"/>
      <w:u w:val="single"/>
    </w:rPr>
  </w:style>
  <w:style w:type="character" w:customStyle="1" w:styleId="Heading8Char">
    <w:name w:val="Heading 8 Char"/>
    <w:link w:val="Heading8"/>
    <w:rsid w:val="00031083"/>
    <w:rPr>
      <w:rFonts w:ascii="Montserrat" w:eastAsia="Times New Roman" w:hAnsi="Montserrat" w:cstheme="minorHAnsi"/>
      <w:b/>
      <w:bCs/>
      <w:i/>
      <w:iCs/>
      <w:kern w:val="28"/>
      <w:sz w:val="24"/>
      <w:szCs w:val="24"/>
    </w:rPr>
  </w:style>
  <w:style w:type="character" w:customStyle="1" w:styleId="Heading9Char">
    <w:name w:val="Heading 9 Char"/>
    <w:link w:val="Heading9"/>
    <w:rsid w:val="0003108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3108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3108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31083"/>
    <w:rPr>
      <w:rFonts w:ascii="Montserrat" w:eastAsia="Times New Roman" w:hAnsi="Montserrat" w:cs="Times New Roman"/>
      <w:b/>
      <w:bCs/>
      <w:spacing w:val="-10"/>
      <w:kern w:val="28"/>
      <w:sz w:val="72"/>
      <w:szCs w:val="72"/>
    </w:rPr>
  </w:style>
  <w:style w:type="character" w:styleId="Strong">
    <w:name w:val="Strong"/>
    <w:uiPriority w:val="22"/>
    <w:qFormat/>
    <w:rsid w:val="00031083"/>
    <w:rPr>
      <w:b/>
      <w:bCs/>
    </w:rPr>
  </w:style>
  <w:style w:type="character" w:styleId="Emphasis">
    <w:name w:val="Emphasis"/>
    <w:uiPriority w:val="20"/>
    <w:qFormat/>
    <w:rsid w:val="00031083"/>
    <w:rPr>
      <w:rFonts w:asciiTheme="minorHAnsi" w:hAnsiTheme="minorHAnsi" w:cstheme="minorHAnsi"/>
      <w:i/>
      <w:iCs/>
      <w:sz w:val="28"/>
      <w:szCs w:val="28"/>
    </w:rPr>
  </w:style>
  <w:style w:type="paragraph" w:styleId="ListParagraph">
    <w:name w:val="List Paragraph"/>
    <w:basedOn w:val="Normal"/>
    <w:uiPriority w:val="34"/>
    <w:qFormat/>
    <w:rsid w:val="00031083"/>
    <w:pPr>
      <w:ind w:left="720"/>
      <w:contextualSpacing/>
    </w:pPr>
    <w:rPr>
      <w:rFonts w:eastAsia="Times New Roman"/>
    </w:rPr>
  </w:style>
  <w:style w:type="paragraph" w:styleId="Quote">
    <w:name w:val="Quote"/>
    <w:basedOn w:val="Normal"/>
    <w:next w:val="Normal"/>
    <w:link w:val="QuoteChar"/>
    <w:uiPriority w:val="29"/>
    <w:qFormat/>
    <w:rsid w:val="0003108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31083"/>
    <w:rPr>
      <w:rFonts w:cstheme="minorHAnsi"/>
      <w:sz w:val="28"/>
      <w:szCs w:val="28"/>
    </w:rPr>
  </w:style>
  <w:style w:type="paragraph" w:styleId="IntenseQuote">
    <w:name w:val="Intense Quote"/>
    <w:basedOn w:val="Quote"/>
    <w:next w:val="Normal"/>
    <w:link w:val="IntenseQuoteChar"/>
    <w:uiPriority w:val="30"/>
    <w:qFormat/>
    <w:rsid w:val="00031083"/>
    <w:pPr>
      <w:pBdr>
        <w:left w:val="single" w:sz="18" w:space="7" w:color="auto"/>
      </w:pBdr>
    </w:pPr>
    <w:rPr>
      <w:b/>
      <w:bCs/>
    </w:rPr>
  </w:style>
  <w:style w:type="character" w:customStyle="1" w:styleId="IntenseQuoteChar">
    <w:name w:val="Intense Quote Char"/>
    <w:link w:val="IntenseQuote"/>
    <w:uiPriority w:val="30"/>
    <w:rsid w:val="00031083"/>
    <w:rPr>
      <w:rFonts w:cstheme="minorHAnsi"/>
      <w:b/>
      <w:bCs/>
      <w:sz w:val="28"/>
      <w:szCs w:val="28"/>
    </w:rPr>
  </w:style>
  <w:style w:type="character" w:styleId="SubtleEmphasis">
    <w:name w:val="Subtle Emphasis"/>
    <w:uiPriority w:val="19"/>
    <w:qFormat/>
    <w:rsid w:val="0003108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31083"/>
    <w:rPr>
      <w:rFonts w:asciiTheme="minorHAnsi" w:hAnsiTheme="minorHAnsi" w:cstheme="minorHAnsi"/>
      <w:b/>
      <w:bCs/>
      <w:i/>
      <w:iCs/>
      <w:sz w:val="28"/>
      <w:szCs w:val="28"/>
    </w:rPr>
  </w:style>
  <w:style w:type="character" w:styleId="SubtleReference">
    <w:name w:val="Subtle Reference"/>
    <w:uiPriority w:val="31"/>
    <w:qFormat/>
    <w:rsid w:val="00031083"/>
    <w:rPr>
      <w:caps/>
      <w:color w:val="7F7F7F" w:themeColor="text1" w:themeTint="80"/>
      <w:sz w:val="22"/>
      <w:szCs w:val="22"/>
    </w:rPr>
  </w:style>
  <w:style w:type="character" w:styleId="IntenseReference">
    <w:name w:val="Intense Reference"/>
    <w:uiPriority w:val="32"/>
    <w:qFormat/>
    <w:rsid w:val="00031083"/>
    <w:rPr>
      <w:b/>
      <w:bCs/>
      <w:caps/>
      <w:color w:val="7F7F7F" w:themeColor="text1" w:themeTint="80"/>
      <w:sz w:val="22"/>
      <w:szCs w:val="22"/>
    </w:rPr>
  </w:style>
  <w:style w:type="character" w:styleId="BookTitle">
    <w:name w:val="Book Title"/>
    <w:uiPriority w:val="33"/>
    <w:qFormat/>
    <w:rsid w:val="0003108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184255</Words>
  <Characters>860476</Characters>
  <Application>Microsoft Office Word</Application>
  <DocSecurity>0</DocSecurity>
  <Lines>19556</Lines>
  <Paragraphs>2068</Paragraphs>
  <ScaleCrop>false</ScaleCrop>
  <HeadingPairs>
    <vt:vector size="2" baseType="variant">
      <vt:variant>
        <vt:lpstr>Title</vt:lpstr>
      </vt:variant>
      <vt:variant>
        <vt:i4>1</vt:i4>
      </vt:variant>
    </vt:vector>
  </HeadingPairs>
  <TitlesOfParts>
    <vt:vector size="1" baseType="lpstr">
      <vt:lpstr>AV-0000-D-DaughterSelves</vt:lpstr>
    </vt:vector>
  </TitlesOfParts>
  <Company/>
  <LinksUpToDate>false</LinksUpToDate>
  <CharactersWithSpaces>1042663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AV-0000-D-DaughterSelves</dc:title>
  <dc:subject/>
  <dc:creator>David Roberson</dc:creator>
  <cp:keywords/>
  <dc:description/>
  <cp:lastModifiedBy>David Roberson</cp:lastModifiedBy>
  <cp:revision>3</cp:revision>
  <dcterms:created xsi:type="dcterms:W3CDTF">2025-11-12T04:51:00Z</dcterms:created>
  <dcterms:modified xsi:type="dcterms:W3CDTF">2025-11-12T07:09:00Z</dcterms:modified>
</cp:coreProperties>
</file>